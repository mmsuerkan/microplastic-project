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F4D34" w14:textId="77777777" w:rsidR="00A43844" w:rsidRPr="000335C5" w:rsidRDefault="00A43844" w:rsidP="00391EBD">
      <w:pPr>
        <w:keepNext/>
        <w:numPr>
          <w:ilvl w:val="0"/>
          <w:numId w:val="4"/>
        </w:numPr>
        <w:shd w:val="clear" w:color="auto" w:fill="C0C0C0"/>
        <w:tabs>
          <w:tab w:val="left" w:pos="0"/>
        </w:tabs>
        <w:ind w:right="-36"/>
        <w:contextualSpacing/>
        <w:jc w:val="center"/>
        <w:outlineLvl w:val="0"/>
        <w:rPr>
          <w:rFonts w:ascii="Arial" w:hAnsi="Arial" w:cs="Arial"/>
          <w:b/>
          <w:bCs/>
          <w:sz w:val="18"/>
          <w:szCs w:val="18"/>
          <w:lang w:val="tr-TR"/>
        </w:rPr>
      </w:pPr>
      <w:r w:rsidRPr="000335C5">
        <w:rPr>
          <w:rFonts w:ascii="Arial" w:hAnsi="Arial" w:cs="Arial"/>
          <w:b/>
          <w:bCs/>
          <w:sz w:val="18"/>
          <w:szCs w:val="18"/>
          <w:lang w:val="tr-TR"/>
        </w:rPr>
        <w:t>1001 – BİLİMSEL VE TEKNOLOJİK ARAŞTIRMA PROJELERİNİ DESTEKLEME PROGRAMI</w:t>
      </w:r>
    </w:p>
    <w:p w14:paraId="6761A0F3" w14:textId="77777777" w:rsidR="00A43844" w:rsidRPr="000335C5" w:rsidRDefault="00A43844" w:rsidP="00391EBD">
      <w:pPr>
        <w:keepNext/>
        <w:numPr>
          <w:ilvl w:val="0"/>
          <w:numId w:val="4"/>
        </w:numPr>
        <w:shd w:val="clear" w:color="auto" w:fill="C0C0C0"/>
        <w:tabs>
          <w:tab w:val="left" w:pos="0"/>
        </w:tabs>
        <w:ind w:right="-36"/>
        <w:contextualSpacing/>
        <w:jc w:val="center"/>
        <w:outlineLvl w:val="0"/>
        <w:rPr>
          <w:rFonts w:ascii="Arial" w:hAnsi="Arial" w:cs="Arial"/>
          <w:b/>
          <w:bCs/>
          <w:sz w:val="18"/>
          <w:szCs w:val="18"/>
          <w:lang w:val="tr-TR"/>
        </w:rPr>
      </w:pPr>
      <w:r w:rsidRPr="000335C5">
        <w:rPr>
          <w:rFonts w:ascii="Arial" w:hAnsi="Arial" w:cs="Arial"/>
          <w:b/>
          <w:bCs/>
          <w:sz w:val="18"/>
          <w:szCs w:val="18"/>
          <w:lang w:val="tr-TR"/>
        </w:rPr>
        <w:t>PROJE BAŞVURU FORMU</w:t>
      </w:r>
    </w:p>
    <w:p w14:paraId="27687B0C" w14:textId="77777777" w:rsidR="00994BEF" w:rsidRPr="000335C5" w:rsidRDefault="00994BEF" w:rsidP="00373BFD">
      <w:pPr>
        <w:pStyle w:val="WW-NormalWeb1"/>
        <w:spacing w:before="0" w:after="0"/>
        <w:contextualSpacing/>
        <w:jc w:val="both"/>
        <w:rPr>
          <w:rFonts w:ascii="Arial" w:hAnsi="Arial" w:cs="Arial"/>
          <w:b/>
          <w:bCs/>
          <w:sz w:val="18"/>
          <w:szCs w:val="18"/>
        </w:rPr>
      </w:pPr>
    </w:p>
    <w:p w14:paraId="6E453CFE" w14:textId="77777777" w:rsidR="00BB4D28" w:rsidRPr="000335C5" w:rsidRDefault="006A3CAB" w:rsidP="00373BFD">
      <w:pPr>
        <w:pStyle w:val="WW-NormalWeb1"/>
        <w:spacing w:before="0" w:after="0"/>
        <w:contextualSpacing/>
        <w:jc w:val="both"/>
        <w:rPr>
          <w:rFonts w:ascii="Arial" w:hAnsi="Arial" w:cs="Arial"/>
          <w:b/>
          <w:bCs/>
          <w:color w:val="FF0000"/>
          <w:sz w:val="18"/>
          <w:szCs w:val="18"/>
        </w:rPr>
      </w:pPr>
      <w:r w:rsidRPr="000335C5">
        <w:rPr>
          <w:rFonts w:ascii="Arial" w:hAnsi="Arial" w:cs="Arial"/>
          <w:b/>
          <w:bCs/>
          <w:color w:val="FF0000"/>
          <w:sz w:val="18"/>
          <w:szCs w:val="18"/>
        </w:rPr>
        <w:t xml:space="preserve">Başvuru formunun </w:t>
      </w:r>
      <w:proofErr w:type="spellStart"/>
      <w:r w:rsidRPr="000335C5">
        <w:rPr>
          <w:rFonts w:ascii="Arial" w:hAnsi="Arial" w:cs="Arial"/>
          <w:b/>
          <w:bCs/>
          <w:color w:val="FF0000"/>
          <w:sz w:val="18"/>
          <w:szCs w:val="18"/>
        </w:rPr>
        <w:t>Arial</w:t>
      </w:r>
      <w:proofErr w:type="spellEnd"/>
      <w:r w:rsidRPr="000335C5">
        <w:rPr>
          <w:rFonts w:ascii="Arial" w:hAnsi="Arial" w:cs="Arial"/>
          <w:b/>
          <w:bCs/>
          <w:color w:val="FF0000"/>
          <w:sz w:val="18"/>
          <w:szCs w:val="18"/>
        </w:rPr>
        <w:t xml:space="preserve"> 9 yazı tipinde, her bir konu başlığı altında verilen açıklamalar göz önünde bulundurularak hazırlanması ve ekler hariç toplam 2</w:t>
      </w:r>
      <w:r w:rsidR="005660AD" w:rsidRPr="000335C5">
        <w:rPr>
          <w:rFonts w:ascii="Arial" w:hAnsi="Arial" w:cs="Arial"/>
          <w:b/>
          <w:bCs/>
          <w:color w:val="FF0000"/>
          <w:sz w:val="18"/>
          <w:szCs w:val="18"/>
        </w:rPr>
        <w:t>5</w:t>
      </w:r>
      <w:r w:rsidRPr="000335C5">
        <w:rPr>
          <w:rFonts w:ascii="Arial" w:hAnsi="Arial" w:cs="Arial"/>
          <w:b/>
          <w:bCs/>
          <w:color w:val="FF0000"/>
          <w:sz w:val="18"/>
          <w:szCs w:val="18"/>
        </w:rPr>
        <w:t xml:space="preserve"> sayfayı geçmemesi beklenir. Değerlendirme </w:t>
      </w:r>
      <w:r w:rsidR="000B31AE" w:rsidRPr="000335C5">
        <w:rPr>
          <w:rFonts w:ascii="Arial" w:hAnsi="Arial" w:cs="Arial"/>
          <w:b/>
          <w:bCs/>
          <w:color w:val="FF0000"/>
          <w:sz w:val="18"/>
          <w:szCs w:val="18"/>
        </w:rPr>
        <w:t xml:space="preserve">projenin </w:t>
      </w:r>
      <w:r w:rsidRPr="000335C5">
        <w:rPr>
          <w:rFonts w:ascii="Arial" w:hAnsi="Arial" w:cs="Arial"/>
          <w:b/>
          <w:bCs/>
          <w:color w:val="FF0000"/>
          <w:sz w:val="18"/>
          <w:szCs w:val="18"/>
        </w:rPr>
        <w:t>özgün değeri, yöntemi, yönetimi ve yaygın etkisi başlıkları altında yapılacaktır. Araştırma proje önerisi değerlendirme formuna ulaşmak için</w:t>
      </w:r>
      <w:r w:rsidRPr="000335C5">
        <w:rPr>
          <w:rFonts w:ascii="Arial" w:hAnsi="Arial" w:cs="Arial"/>
          <w:b/>
          <w:bCs/>
          <w:sz w:val="18"/>
          <w:szCs w:val="18"/>
        </w:rPr>
        <w:t xml:space="preserve"> </w:t>
      </w:r>
      <w:hyperlink r:id="rId8" w:history="1">
        <w:r w:rsidRPr="000335C5">
          <w:rPr>
            <w:rStyle w:val="Hyperlink"/>
            <w:rFonts w:ascii="Arial" w:hAnsi="Arial" w:cs="Arial"/>
            <w:b/>
            <w:bCs/>
            <w:sz w:val="18"/>
            <w:szCs w:val="18"/>
          </w:rPr>
          <w:t>tıklayınız</w:t>
        </w:r>
      </w:hyperlink>
      <w:r w:rsidRPr="000335C5">
        <w:rPr>
          <w:rFonts w:ascii="Arial" w:hAnsi="Arial" w:cs="Arial"/>
          <w:b/>
          <w:bCs/>
          <w:color w:val="FF0000"/>
          <w:sz w:val="18"/>
          <w:szCs w:val="18"/>
        </w:rPr>
        <w:t>.</w:t>
      </w:r>
    </w:p>
    <w:p w14:paraId="7141E0F8" w14:textId="77777777" w:rsidR="00A5590C" w:rsidRPr="000335C5" w:rsidRDefault="00A5590C" w:rsidP="00373BFD">
      <w:pPr>
        <w:pStyle w:val="WW-NormalWeb1"/>
        <w:spacing w:before="0" w:after="0"/>
        <w:contextualSpacing/>
        <w:jc w:val="both"/>
        <w:rPr>
          <w:rFonts w:ascii="Arial" w:hAnsi="Arial" w:cs="Arial"/>
          <w:b/>
          <w:sz w:val="18"/>
          <w:szCs w:val="18"/>
        </w:rPr>
      </w:pPr>
    </w:p>
    <w:tbl>
      <w:tblPr>
        <w:tblW w:w="491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6"/>
      </w:tblGrid>
      <w:tr w:rsidR="00BB4D28" w:rsidRPr="000335C5" w14:paraId="1BDA6C0D" w14:textId="77777777" w:rsidTr="00391EBD">
        <w:trPr>
          <w:trHeight w:val="418"/>
        </w:trPr>
        <w:tc>
          <w:tcPr>
            <w:tcW w:w="5000" w:type="pct"/>
            <w:vAlign w:val="center"/>
          </w:tcPr>
          <w:p w14:paraId="07607E50" w14:textId="7B9F7A58" w:rsidR="00BB4D28" w:rsidRPr="000335C5" w:rsidRDefault="00BB4D28" w:rsidP="00AA2233">
            <w:pPr>
              <w:pStyle w:val="WW-NormalWeb1"/>
              <w:spacing w:before="0" w:after="0"/>
              <w:ind w:right="242"/>
              <w:contextualSpacing/>
              <w:rPr>
                <w:rFonts w:ascii="Arial" w:hAnsi="Arial" w:cs="Arial"/>
                <w:color w:val="000000"/>
                <w:sz w:val="18"/>
                <w:szCs w:val="18"/>
              </w:rPr>
            </w:pPr>
            <w:r w:rsidRPr="000335C5">
              <w:rPr>
                <w:rFonts w:ascii="Arial" w:hAnsi="Arial" w:cs="Arial"/>
                <w:b/>
                <w:color w:val="000000"/>
                <w:sz w:val="18"/>
                <w:szCs w:val="18"/>
              </w:rPr>
              <w:t>Proje Başlığı:</w:t>
            </w:r>
            <w:r w:rsidR="004025F6">
              <w:rPr>
                <w:rFonts w:ascii="Arial" w:hAnsi="Arial" w:cs="Arial"/>
                <w:b/>
                <w:color w:val="000000"/>
                <w:sz w:val="18"/>
                <w:szCs w:val="18"/>
              </w:rPr>
              <w:t xml:space="preserve"> </w:t>
            </w:r>
            <w:bookmarkStart w:id="0" w:name="OLE_LINK1"/>
            <w:r w:rsidR="004025F6">
              <w:rPr>
                <w:rFonts w:ascii="Arial" w:hAnsi="Arial" w:cs="Arial"/>
                <w:b/>
                <w:color w:val="000000"/>
                <w:sz w:val="18"/>
                <w:szCs w:val="18"/>
              </w:rPr>
              <w:t>Düzenli ve</w:t>
            </w:r>
            <w:r w:rsidR="000A444C">
              <w:rPr>
                <w:rFonts w:ascii="Arial" w:hAnsi="Arial" w:cs="Arial"/>
                <w:b/>
                <w:color w:val="000000"/>
                <w:sz w:val="18"/>
                <w:szCs w:val="18"/>
              </w:rPr>
              <w:t xml:space="preserve"> Düzensiz Şekilli </w:t>
            </w:r>
            <w:proofErr w:type="spellStart"/>
            <w:r w:rsidR="000A444C">
              <w:rPr>
                <w:rFonts w:ascii="Arial" w:hAnsi="Arial" w:cs="Arial"/>
                <w:b/>
                <w:color w:val="000000"/>
                <w:sz w:val="18"/>
                <w:szCs w:val="18"/>
              </w:rPr>
              <w:t>Mikroplastik</w:t>
            </w:r>
            <w:proofErr w:type="spellEnd"/>
            <w:r w:rsidR="000A444C">
              <w:rPr>
                <w:rFonts w:ascii="Arial" w:hAnsi="Arial" w:cs="Arial"/>
                <w:b/>
                <w:color w:val="000000"/>
                <w:sz w:val="18"/>
                <w:szCs w:val="18"/>
              </w:rPr>
              <w:t xml:space="preserve"> Parçacıkların </w:t>
            </w:r>
            <w:r w:rsidR="00ED7137">
              <w:rPr>
                <w:rFonts w:ascii="Arial" w:hAnsi="Arial" w:cs="Arial"/>
                <w:b/>
                <w:color w:val="000000"/>
                <w:sz w:val="18"/>
                <w:szCs w:val="18"/>
              </w:rPr>
              <w:t xml:space="preserve">Çökelme Hızlarının </w:t>
            </w:r>
            <w:r w:rsidR="0055227A">
              <w:rPr>
                <w:rFonts w:ascii="Arial" w:hAnsi="Arial" w:cs="Arial"/>
                <w:b/>
                <w:color w:val="000000"/>
                <w:sz w:val="18"/>
                <w:szCs w:val="18"/>
              </w:rPr>
              <w:t>Deneysel</w:t>
            </w:r>
            <w:r w:rsidR="00D95302">
              <w:rPr>
                <w:rFonts w:ascii="Arial" w:hAnsi="Arial" w:cs="Arial"/>
                <w:b/>
                <w:color w:val="000000"/>
                <w:sz w:val="18"/>
                <w:szCs w:val="18"/>
              </w:rPr>
              <w:t>,</w:t>
            </w:r>
            <w:r w:rsidR="0055227A">
              <w:rPr>
                <w:rFonts w:ascii="Arial" w:hAnsi="Arial" w:cs="Arial"/>
                <w:b/>
                <w:color w:val="000000"/>
                <w:sz w:val="18"/>
                <w:szCs w:val="18"/>
              </w:rPr>
              <w:t xml:space="preserve"> </w:t>
            </w:r>
            <w:r w:rsidR="00ED7137">
              <w:rPr>
                <w:rFonts w:ascii="Arial" w:hAnsi="Arial" w:cs="Arial"/>
                <w:b/>
                <w:color w:val="000000"/>
                <w:sz w:val="18"/>
                <w:szCs w:val="18"/>
              </w:rPr>
              <w:t xml:space="preserve"> Sayı</w:t>
            </w:r>
            <w:r w:rsidR="00D95302">
              <w:rPr>
                <w:rFonts w:ascii="Arial" w:hAnsi="Arial" w:cs="Arial"/>
                <w:b/>
                <w:color w:val="000000"/>
                <w:sz w:val="18"/>
                <w:szCs w:val="18"/>
              </w:rPr>
              <w:t>sal</w:t>
            </w:r>
            <w:r w:rsidR="008E2D03">
              <w:rPr>
                <w:rFonts w:ascii="Arial" w:hAnsi="Arial" w:cs="Arial"/>
                <w:b/>
                <w:color w:val="000000"/>
                <w:sz w:val="18"/>
                <w:szCs w:val="18"/>
              </w:rPr>
              <w:t xml:space="preserve"> </w:t>
            </w:r>
            <w:r w:rsidR="00D95302">
              <w:rPr>
                <w:rFonts w:ascii="Arial" w:hAnsi="Arial" w:cs="Arial"/>
                <w:b/>
                <w:color w:val="000000"/>
                <w:sz w:val="18"/>
                <w:szCs w:val="18"/>
              </w:rPr>
              <w:t>ve Derin Öğrenme</w:t>
            </w:r>
            <w:r w:rsidR="00A02274">
              <w:rPr>
                <w:rFonts w:ascii="Arial" w:hAnsi="Arial" w:cs="Arial"/>
                <w:b/>
                <w:color w:val="000000"/>
                <w:sz w:val="18"/>
                <w:szCs w:val="18"/>
              </w:rPr>
              <w:t xml:space="preserve">ye Dayanan </w:t>
            </w:r>
            <w:r w:rsidR="0055227A">
              <w:rPr>
                <w:rFonts w:ascii="Arial" w:hAnsi="Arial" w:cs="Arial"/>
                <w:b/>
                <w:color w:val="000000"/>
                <w:sz w:val="18"/>
                <w:szCs w:val="18"/>
              </w:rPr>
              <w:t xml:space="preserve">Yöntemlerle </w:t>
            </w:r>
            <w:r w:rsidR="00ED7137">
              <w:rPr>
                <w:rFonts w:ascii="Arial" w:hAnsi="Arial" w:cs="Arial"/>
                <w:b/>
                <w:color w:val="000000"/>
                <w:sz w:val="18"/>
                <w:szCs w:val="18"/>
              </w:rPr>
              <w:t>Araştırılması</w:t>
            </w:r>
            <w:bookmarkEnd w:id="0"/>
          </w:p>
        </w:tc>
      </w:tr>
      <w:tr w:rsidR="00BB4D28" w:rsidRPr="000335C5" w14:paraId="52539888" w14:textId="77777777" w:rsidTr="00391EBD">
        <w:trPr>
          <w:trHeight w:val="418"/>
        </w:trPr>
        <w:tc>
          <w:tcPr>
            <w:tcW w:w="5000" w:type="pct"/>
            <w:vAlign w:val="center"/>
          </w:tcPr>
          <w:p w14:paraId="256FEFEA" w14:textId="77777777" w:rsidR="00BB4D28" w:rsidRPr="000335C5" w:rsidRDefault="00BB4D28" w:rsidP="00AA2233">
            <w:pPr>
              <w:pStyle w:val="WW-NormalWeb1"/>
              <w:spacing w:before="0" w:after="0"/>
              <w:ind w:right="242"/>
              <w:contextualSpacing/>
              <w:rPr>
                <w:rFonts w:ascii="Arial" w:hAnsi="Arial" w:cs="Arial"/>
                <w:b/>
                <w:color w:val="000000"/>
                <w:sz w:val="18"/>
                <w:szCs w:val="18"/>
              </w:rPr>
            </w:pPr>
            <w:r w:rsidRPr="000335C5">
              <w:rPr>
                <w:rFonts w:ascii="Arial" w:hAnsi="Arial" w:cs="Arial"/>
                <w:b/>
                <w:color w:val="000000"/>
                <w:sz w:val="18"/>
                <w:szCs w:val="18"/>
              </w:rPr>
              <w:t>Proje Yürütücüsü:</w:t>
            </w:r>
            <w:r w:rsidR="00111DAF" w:rsidRPr="000335C5">
              <w:rPr>
                <w:rFonts w:ascii="Arial" w:hAnsi="Arial" w:cs="Arial"/>
                <w:b/>
                <w:color w:val="000000"/>
                <w:sz w:val="18"/>
                <w:szCs w:val="18"/>
              </w:rPr>
              <w:t xml:space="preserve"> </w:t>
            </w:r>
            <w:proofErr w:type="spellStart"/>
            <w:r w:rsidR="00111DAF" w:rsidRPr="000335C5">
              <w:rPr>
                <w:rFonts w:ascii="Arial" w:hAnsi="Arial" w:cs="Arial"/>
                <w:b/>
                <w:color w:val="000000"/>
                <w:sz w:val="18"/>
                <w:szCs w:val="18"/>
              </w:rPr>
              <w:t>Doç.Dr</w:t>
            </w:r>
            <w:proofErr w:type="spellEnd"/>
            <w:r w:rsidR="00111DAF" w:rsidRPr="000335C5">
              <w:rPr>
                <w:rFonts w:ascii="Arial" w:hAnsi="Arial" w:cs="Arial"/>
                <w:b/>
                <w:color w:val="000000"/>
                <w:sz w:val="18"/>
                <w:szCs w:val="18"/>
              </w:rPr>
              <w:t>. Aslı Numanoğlu Genç</w:t>
            </w:r>
          </w:p>
        </w:tc>
      </w:tr>
      <w:tr w:rsidR="00BB4D28" w:rsidRPr="000335C5" w14:paraId="29AAD3B4" w14:textId="77777777" w:rsidTr="00391EBD">
        <w:trPr>
          <w:trHeight w:val="412"/>
        </w:trPr>
        <w:tc>
          <w:tcPr>
            <w:tcW w:w="5000" w:type="pct"/>
            <w:vAlign w:val="center"/>
          </w:tcPr>
          <w:p w14:paraId="6C0F7FE8" w14:textId="77777777" w:rsidR="00BB4D28" w:rsidRPr="000335C5" w:rsidRDefault="00BB4D28" w:rsidP="00AA2233">
            <w:pPr>
              <w:pStyle w:val="WW-NormalWeb1"/>
              <w:snapToGrid w:val="0"/>
              <w:spacing w:before="0" w:after="0"/>
              <w:ind w:right="242"/>
              <w:contextualSpacing/>
              <w:rPr>
                <w:rFonts w:ascii="Arial" w:hAnsi="Arial" w:cs="Arial"/>
                <w:b/>
                <w:color w:val="000000"/>
                <w:sz w:val="18"/>
                <w:szCs w:val="18"/>
              </w:rPr>
            </w:pPr>
            <w:r w:rsidRPr="000335C5">
              <w:rPr>
                <w:rFonts w:ascii="Arial" w:hAnsi="Arial" w:cs="Arial"/>
                <w:b/>
                <w:color w:val="000000"/>
                <w:sz w:val="18"/>
                <w:szCs w:val="18"/>
              </w:rPr>
              <w:t>Projenin Yürütüleceği Kurum/Kuruluş:</w:t>
            </w:r>
            <w:r w:rsidR="00111DAF" w:rsidRPr="000335C5">
              <w:rPr>
                <w:rFonts w:ascii="Arial" w:hAnsi="Arial" w:cs="Arial"/>
                <w:b/>
                <w:color w:val="000000"/>
                <w:sz w:val="18"/>
                <w:szCs w:val="18"/>
              </w:rPr>
              <w:t xml:space="preserve"> TED Üniversitesi</w:t>
            </w:r>
          </w:p>
        </w:tc>
      </w:tr>
    </w:tbl>
    <w:p w14:paraId="198873F0" w14:textId="77777777" w:rsidR="00BB4D28" w:rsidRPr="000335C5" w:rsidRDefault="00BB4D28" w:rsidP="00373BFD">
      <w:pPr>
        <w:pStyle w:val="WW-NormalWeb1"/>
        <w:spacing w:before="0" w:after="0"/>
        <w:contextualSpacing/>
        <w:jc w:val="both"/>
        <w:rPr>
          <w:rFonts w:ascii="Arial" w:hAnsi="Arial" w:cs="Arial"/>
          <w:b/>
          <w:sz w:val="18"/>
          <w:szCs w:val="18"/>
        </w:rPr>
      </w:pPr>
    </w:p>
    <w:p w14:paraId="22D485F9" w14:textId="77777777" w:rsidR="00BB4D28" w:rsidRPr="000335C5" w:rsidRDefault="00BB4D28" w:rsidP="00373BFD">
      <w:pPr>
        <w:pStyle w:val="Heading1"/>
        <w:numPr>
          <w:ilvl w:val="0"/>
          <w:numId w:val="0"/>
        </w:numPr>
        <w:tabs>
          <w:tab w:val="left" w:pos="284"/>
        </w:tabs>
        <w:contextualSpacing/>
        <w:jc w:val="both"/>
        <w:rPr>
          <w:rFonts w:ascii="Arial" w:hAnsi="Arial" w:cs="Arial"/>
          <w:sz w:val="18"/>
          <w:szCs w:val="18"/>
        </w:rPr>
      </w:pPr>
      <w:r w:rsidRPr="000335C5">
        <w:rPr>
          <w:rFonts w:ascii="Arial" w:hAnsi="Arial" w:cs="Arial"/>
          <w:sz w:val="18"/>
          <w:szCs w:val="18"/>
        </w:rPr>
        <w:t>ÖZET</w:t>
      </w:r>
    </w:p>
    <w:p w14:paraId="4E245562" w14:textId="77777777" w:rsidR="00BB4D28" w:rsidRPr="000335C5" w:rsidRDefault="00BB4D28" w:rsidP="00373BFD">
      <w:pPr>
        <w:pStyle w:val="MediumGrid1-Accent21"/>
        <w:spacing w:after="0" w:line="240" w:lineRule="auto"/>
        <w:ind w:left="0"/>
        <w:jc w:val="both"/>
        <w:rPr>
          <w:rFonts w:ascii="Arial" w:hAnsi="Arial" w:cs="Arial"/>
          <w:sz w:val="18"/>
          <w:szCs w:val="18"/>
          <w:lang w:val="tr-TR"/>
        </w:rPr>
      </w:pPr>
    </w:p>
    <w:p w14:paraId="62EC65B8" w14:textId="77777777" w:rsidR="00BB4D28" w:rsidRPr="000335C5" w:rsidRDefault="00BB4D28" w:rsidP="00373BFD">
      <w:pPr>
        <w:pStyle w:val="MediumGrid1-Accent21"/>
        <w:spacing w:after="0" w:line="240" w:lineRule="auto"/>
        <w:ind w:left="0"/>
        <w:jc w:val="both"/>
        <w:rPr>
          <w:rFonts w:ascii="Arial" w:hAnsi="Arial" w:cs="Arial"/>
          <w:sz w:val="18"/>
          <w:szCs w:val="18"/>
          <w:lang w:val="tr-TR"/>
        </w:rPr>
      </w:pPr>
      <w:r w:rsidRPr="000335C5">
        <w:rPr>
          <w:rFonts w:ascii="Arial" w:hAnsi="Arial" w:cs="Arial"/>
          <w:sz w:val="18"/>
          <w:szCs w:val="18"/>
          <w:lang w:val="tr-TR"/>
        </w:rPr>
        <w:t xml:space="preserve">Türkçe ve İngilizce özetlerin projenin (a) özgün değeri, </w:t>
      </w:r>
      <w:r w:rsidR="00EC451C" w:rsidRPr="000335C5">
        <w:rPr>
          <w:rFonts w:ascii="Arial" w:hAnsi="Arial" w:cs="Arial"/>
          <w:sz w:val="18"/>
          <w:szCs w:val="18"/>
          <w:lang w:val="tr-TR"/>
        </w:rPr>
        <w:t xml:space="preserve">(b) yöntemi, </w:t>
      </w:r>
      <w:r w:rsidRPr="000335C5">
        <w:rPr>
          <w:rFonts w:ascii="Arial" w:hAnsi="Arial" w:cs="Arial"/>
          <w:sz w:val="18"/>
          <w:szCs w:val="18"/>
          <w:lang w:val="tr-TR"/>
        </w:rPr>
        <w:t xml:space="preserve">(c) </w:t>
      </w:r>
      <w:r w:rsidR="00EC451C" w:rsidRPr="000335C5">
        <w:rPr>
          <w:rFonts w:ascii="Arial" w:hAnsi="Arial" w:cs="Arial"/>
          <w:sz w:val="18"/>
          <w:szCs w:val="18"/>
          <w:lang w:val="tr-TR"/>
        </w:rPr>
        <w:t>yönetimi ve</w:t>
      </w:r>
      <w:r w:rsidRPr="000335C5">
        <w:rPr>
          <w:rFonts w:ascii="Arial" w:hAnsi="Arial" w:cs="Arial"/>
          <w:sz w:val="18"/>
          <w:szCs w:val="18"/>
          <w:lang w:val="tr-TR"/>
        </w:rPr>
        <w:t xml:space="preserve"> (d) yaygın etkisinin ana hatlarını kapsaması beklenir. Her bir özet </w:t>
      </w:r>
      <w:r w:rsidR="00E53AD0" w:rsidRPr="000335C5">
        <w:rPr>
          <w:rFonts w:ascii="Arial" w:hAnsi="Arial" w:cs="Arial"/>
          <w:sz w:val="18"/>
          <w:szCs w:val="18"/>
          <w:lang w:val="tr-TR"/>
        </w:rPr>
        <w:t>600</w:t>
      </w:r>
      <w:r w:rsidRPr="000335C5">
        <w:rPr>
          <w:rFonts w:ascii="Arial" w:hAnsi="Arial" w:cs="Arial"/>
          <w:sz w:val="18"/>
          <w:szCs w:val="18"/>
          <w:lang w:val="tr-TR"/>
        </w:rPr>
        <w:t xml:space="preserve"> kelime ile sınırlandırılmalıdır. Bu bölümün en son yazılması önerilir.</w:t>
      </w:r>
    </w:p>
    <w:p w14:paraId="22072ADF" w14:textId="77777777" w:rsidR="00BB4D28" w:rsidRPr="000335C5" w:rsidRDefault="00BB4D28" w:rsidP="00373BFD">
      <w:pPr>
        <w:pStyle w:val="WW-NormalWeb1"/>
        <w:spacing w:before="0" w:after="0"/>
        <w:contextualSpacing/>
        <w:jc w:val="both"/>
        <w:rPr>
          <w:rFonts w:ascii="Arial" w:hAnsi="Arial" w:cs="Arial"/>
          <w:b/>
          <w:color w:val="000000"/>
          <w:sz w:val="18"/>
          <w:szCs w:val="18"/>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81"/>
      </w:tblGrid>
      <w:tr w:rsidR="00BB4D28" w:rsidRPr="000335C5" w14:paraId="1B1DED98" w14:textId="77777777" w:rsidTr="00391EBD">
        <w:trPr>
          <w:trHeight w:val="945"/>
        </w:trPr>
        <w:tc>
          <w:tcPr>
            <w:tcW w:w="9781" w:type="dxa"/>
            <w:vAlign w:val="center"/>
          </w:tcPr>
          <w:p w14:paraId="08047D7D" w14:textId="77777777" w:rsidR="00BB4D28" w:rsidRPr="000335C5" w:rsidRDefault="00BB4D28" w:rsidP="00373BFD">
            <w:pPr>
              <w:pStyle w:val="WW-NormalWeb1"/>
              <w:snapToGrid w:val="0"/>
              <w:spacing w:before="0" w:after="0"/>
              <w:contextualSpacing/>
              <w:jc w:val="center"/>
              <w:rPr>
                <w:rFonts w:ascii="Arial" w:hAnsi="Arial" w:cs="Arial"/>
                <w:b/>
                <w:color w:val="000000"/>
                <w:sz w:val="18"/>
                <w:szCs w:val="18"/>
              </w:rPr>
            </w:pPr>
            <w:r w:rsidRPr="000335C5">
              <w:rPr>
                <w:rFonts w:ascii="Arial" w:hAnsi="Arial" w:cs="Arial"/>
                <w:b/>
                <w:color w:val="000000"/>
                <w:sz w:val="18"/>
                <w:szCs w:val="18"/>
              </w:rPr>
              <w:t>Proje Özeti</w:t>
            </w:r>
          </w:p>
          <w:p w14:paraId="2F4EDB09" w14:textId="77777777" w:rsidR="00BB4D28" w:rsidRPr="000335C5" w:rsidRDefault="00BB4D28" w:rsidP="00373BFD">
            <w:pPr>
              <w:pStyle w:val="WW-NormalWeb1"/>
              <w:snapToGrid w:val="0"/>
              <w:spacing w:before="0" w:after="0"/>
              <w:contextualSpacing/>
              <w:jc w:val="center"/>
              <w:rPr>
                <w:rFonts w:ascii="Arial" w:hAnsi="Arial" w:cs="Arial"/>
                <w:b/>
                <w:color w:val="000000"/>
                <w:sz w:val="18"/>
                <w:szCs w:val="18"/>
              </w:rPr>
            </w:pPr>
          </w:p>
          <w:p w14:paraId="5FAF8E71" w14:textId="16C9E01B" w:rsidR="00484A36" w:rsidRDefault="00484A36" w:rsidP="00484A36">
            <w:pPr>
              <w:pStyle w:val="WW-NormalWeb1"/>
              <w:snapToGrid w:val="0"/>
              <w:spacing w:before="0" w:after="0"/>
              <w:jc w:val="both"/>
              <w:rPr>
                <w:rFonts w:ascii="Arial" w:hAnsi="Arial" w:cs="Arial"/>
                <w:bCs/>
                <w:color w:val="000000"/>
                <w:sz w:val="18"/>
                <w:szCs w:val="18"/>
                <w:lang w:val="en-US"/>
              </w:rPr>
            </w:pPr>
            <w:proofErr w:type="spellStart"/>
            <w:r w:rsidRPr="00C93F5B">
              <w:rPr>
                <w:rFonts w:ascii="Arial" w:hAnsi="Arial" w:cs="Arial"/>
                <w:color w:val="000000"/>
                <w:sz w:val="18"/>
                <w:szCs w:val="18"/>
                <w:lang w:val="en-US"/>
              </w:rPr>
              <w:t>Plastikler</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karbon</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bazlı</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malzemelerin</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parçalanmasından</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elde</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edilen</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çok</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çeşitli</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polimerlerden</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oluşan</w:t>
            </w:r>
            <w:proofErr w:type="spellEnd"/>
            <w:r w:rsidRPr="00C93F5B">
              <w:rPr>
                <w:rFonts w:ascii="Arial" w:hAnsi="Arial" w:cs="Arial"/>
                <w:color w:val="000000"/>
                <w:sz w:val="18"/>
                <w:szCs w:val="18"/>
                <w:lang w:val="en-US"/>
              </w:rPr>
              <w:t xml:space="preserve"> </w:t>
            </w:r>
            <w:proofErr w:type="spellStart"/>
            <w:r w:rsidRPr="00C93F5B">
              <w:rPr>
                <w:rFonts w:ascii="Arial" w:hAnsi="Arial" w:cs="Arial"/>
                <w:color w:val="000000"/>
                <w:sz w:val="18"/>
                <w:szCs w:val="18"/>
                <w:lang w:val="en-US"/>
              </w:rPr>
              <w:t>ürünlerdir</w:t>
            </w:r>
            <w:proofErr w:type="spellEnd"/>
            <w:r w:rsidRPr="00C93F5B">
              <w:rPr>
                <w:rFonts w:ascii="Arial" w:hAnsi="Arial" w:cs="Arial"/>
                <w:color w:val="000000"/>
                <w:sz w:val="18"/>
                <w:szCs w:val="18"/>
                <w:lang w:val="en-US"/>
              </w:rPr>
              <w:t>.</w:t>
            </w:r>
            <w:r>
              <w:rPr>
                <w:rFonts w:ascii="Arial" w:hAnsi="Arial" w:cs="Arial"/>
                <w:color w:val="000000"/>
                <w:sz w:val="18"/>
                <w:szCs w:val="18"/>
                <w:lang w:val="en-US"/>
              </w:rPr>
              <w:t xml:space="preserve"> </w:t>
            </w:r>
            <w:r w:rsidRPr="00C93F5B">
              <w:rPr>
                <w:rFonts w:ascii="Arial" w:hAnsi="Arial" w:cs="Arial"/>
                <w:color w:val="000000"/>
                <w:sz w:val="18"/>
                <w:szCs w:val="18"/>
              </w:rPr>
              <w:t xml:space="preserve">Plastikleri oluşturan hammadde çeşitliliği, verimli ve çeşitli ürün tasarımını sağlamakta olup bu durum kullanım alanlarının genişliğini getirmektedir. </w:t>
            </w:r>
            <w:r>
              <w:rPr>
                <w:rFonts w:ascii="Arial" w:hAnsi="Arial" w:cs="Arial"/>
                <w:color w:val="000000"/>
                <w:sz w:val="18"/>
                <w:szCs w:val="18"/>
              </w:rPr>
              <w:t xml:space="preserve">Bu çeşitlilik </w:t>
            </w:r>
            <w:proofErr w:type="spellStart"/>
            <w:r>
              <w:rPr>
                <w:rFonts w:ascii="Arial" w:hAnsi="Arial" w:cs="Arial"/>
                <w:color w:val="000000"/>
                <w:sz w:val="18"/>
                <w:szCs w:val="18"/>
                <w:lang w:val="en-US"/>
              </w:rPr>
              <w:t>k</w:t>
            </w:r>
            <w:r w:rsidRPr="000335C5">
              <w:rPr>
                <w:rFonts w:ascii="Arial" w:hAnsi="Arial" w:cs="Arial"/>
                <w:color w:val="000000"/>
                <w:sz w:val="18"/>
                <w:szCs w:val="18"/>
                <w:lang w:val="en-US"/>
              </w:rPr>
              <w:t>üresel</w:t>
            </w:r>
            <w:proofErr w:type="spellEnd"/>
            <w:r w:rsidRPr="000335C5">
              <w:rPr>
                <w:rFonts w:ascii="Arial" w:hAnsi="Arial" w:cs="Arial"/>
                <w:color w:val="000000"/>
                <w:sz w:val="18"/>
                <w:szCs w:val="18"/>
                <w:lang w:val="en-US"/>
              </w:rPr>
              <w:t xml:space="preserve"> </w:t>
            </w:r>
            <w:proofErr w:type="spellStart"/>
            <w:r w:rsidRPr="000335C5">
              <w:rPr>
                <w:rFonts w:ascii="Arial" w:hAnsi="Arial" w:cs="Arial"/>
                <w:color w:val="000000"/>
                <w:sz w:val="18"/>
                <w:szCs w:val="18"/>
                <w:lang w:val="en-US"/>
              </w:rPr>
              <w:t>plastik</w:t>
            </w:r>
            <w:proofErr w:type="spellEnd"/>
            <w:r w:rsidRPr="000335C5">
              <w:rPr>
                <w:rFonts w:ascii="Arial" w:hAnsi="Arial" w:cs="Arial"/>
                <w:color w:val="000000"/>
                <w:sz w:val="18"/>
                <w:szCs w:val="18"/>
                <w:lang w:val="en-US"/>
              </w:rPr>
              <w:t xml:space="preserve"> </w:t>
            </w:r>
            <w:proofErr w:type="spellStart"/>
            <w:r w:rsidRPr="000335C5">
              <w:rPr>
                <w:rFonts w:ascii="Arial" w:hAnsi="Arial" w:cs="Arial"/>
                <w:color w:val="000000"/>
                <w:sz w:val="18"/>
                <w:szCs w:val="18"/>
                <w:lang w:val="en-US"/>
              </w:rPr>
              <w:t>üretiminin</w:t>
            </w:r>
            <w:proofErr w:type="spellEnd"/>
            <w:r w:rsidRPr="000335C5">
              <w:rPr>
                <w:rFonts w:ascii="Arial" w:hAnsi="Arial" w:cs="Arial"/>
                <w:color w:val="000000"/>
                <w:sz w:val="18"/>
                <w:szCs w:val="18"/>
                <w:lang w:val="en-US"/>
              </w:rPr>
              <w:t xml:space="preserve"> 20</w:t>
            </w:r>
            <w:r>
              <w:rPr>
                <w:rFonts w:ascii="Arial" w:hAnsi="Arial" w:cs="Arial"/>
                <w:color w:val="000000"/>
                <w:sz w:val="18"/>
                <w:szCs w:val="18"/>
                <w:lang w:val="en-US"/>
              </w:rPr>
              <w:t>20</w:t>
            </w:r>
            <w:r w:rsidRPr="000335C5">
              <w:rPr>
                <w:rFonts w:ascii="Arial" w:hAnsi="Arial" w:cs="Arial"/>
                <w:color w:val="000000"/>
                <w:sz w:val="18"/>
                <w:szCs w:val="18"/>
                <w:lang w:val="en-US"/>
              </w:rPr>
              <w:t xml:space="preserve"> </w:t>
            </w:r>
            <w:proofErr w:type="spellStart"/>
            <w:r w:rsidRPr="000335C5">
              <w:rPr>
                <w:rFonts w:ascii="Arial" w:hAnsi="Arial" w:cs="Arial"/>
                <w:color w:val="000000"/>
                <w:sz w:val="18"/>
                <w:szCs w:val="18"/>
                <w:lang w:val="en-US"/>
              </w:rPr>
              <w:t>yılında</w:t>
            </w:r>
            <w:proofErr w:type="spellEnd"/>
            <w:r w:rsidRPr="000335C5">
              <w:rPr>
                <w:rFonts w:ascii="Arial" w:hAnsi="Arial" w:cs="Arial"/>
                <w:color w:val="000000"/>
                <w:sz w:val="18"/>
                <w:szCs w:val="18"/>
                <w:lang w:val="en-US"/>
              </w:rPr>
              <w:t xml:space="preserve"> 36</w:t>
            </w:r>
            <w:r>
              <w:rPr>
                <w:rFonts w:ascii="Arial" w:hAnsi="Arial" w:cs="Arial"/>
                <w:color w:val="000000"/>
                <w:sz w:val="18"/>
                <w:szCs w:val="18"/>
                <w:lang w:val="en-US"/>
              </w:rPr>
              <w:t>7</w:t>
            </w:r>
            <w:r w:rsidRPr="000335C5">
              <w:rPr>
                <w:rFonts w:ascii="Arial" w:hAnsi="Arial" w:cs="Arial"/>
                <w:color w:val="000000"/>
                <w:sz w:val="18"/>
                <w:szCs w:val="18"/>
                <w:lang w:val="en-US"/>
              </w:rPr>
              <w:t xml:space="preserve"> </w:t>
            </w:r>
            <w:proofErr w:type="spellStart"/>
            <w:r w:rsidRPr="000335C5">
              <w:rPr>
                <w:rFonts w:ascii="Arial" w:hAnsi="Arial" w:cs="Arial"/>
                <w:color w:val="000000"/>
                <w:sz w:val="18"/>
                <w:szCs w:val="18"/>
                <w:lang w:val="en-US"/>
              </w:rPr>
              <w:t>milyon</w:t>
            </w:r>
            <w:proofErr w:type="spellEnd"/>
            <w:r w:rsidRPr="000335C5">
              <w:rPr>
                <w:rFonts w:ascii="Arial" w:hAnsi="Arial" w:cs="Arial"/>
                <w:color w:val="000000"/>
                <w:sz w:val="18"/>
                <w:szCs w:val="18"/>
                <w:lang w:val="en-US"/>
              </w:rPr>
              <w:t xml:space="preserve"> </w:t>
            </w:r>
            <w:proofErr w:type="spellStart"/>
            <w:r w:rsidRPr="000335C5">
              <w:rPr>
                <w:rFonts w:ascii="Arial" w:hAnsi="Arial" w:cs="Arial"/>
                <w:color w:val="000000"/>
                <w:sz w:val="18"/>
                <w:szCs w:val="18"/>
                <w:lang w:val="en-US"/>
              </w:rPr>
              <w:t>tona</w:t>
            </w:r>
            <w:proofErr w:type="spellEnd"/>
            <w:r w:rsidRPr="000335C5">
              <w:rPr>
                <w:rFonts w:ascii="Arial" w:hAnsi="Arial" w:cs="Arial"/>
                <w:color w:val="000000"/>
                <w:sz w:val="18"/>
                <w:szCs w:val="18"/>
                <w:lang w:val="en-US"/>
              </w:rPr>
              <w:t xml:space="preserve"> </w:t>
            </w:r>
            <w:proofErr w:type="spellStart"/>
            <w:r w:rsidRPr="000335C5">
              <w:rPr>
                <w:rFonts w:ascii="Arial" w:hAnsi="Arial" w:cs="Arial"/>
                <w:color w:val="000000"/>
                <w:sz w:val="18"/>
                <w:szCs w:val="18"/>
                <w:lang w:val="en-US"/>
              </w:rPr>
              <w:t>ulaş</w:t>
            </w:r>
            <w:r>
              <w:rPr>
                <w:rFonts w:ascii="Arial" w:hAnsi="Arial" w:cs="Arial"/>
                <w:color w:val="000000"/>
                <w:sz w:val="18"/>
                <w:szCs w:val="18"/>
                <w:lang w:val="en-US"/>
              </w:rPr>
              <w:t>masına</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neden</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olmuştur</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Plastikler</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ile</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ilgili</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temel</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sorun</w:t>
            </w:r>
            <w:proofErr w:type="spellEnd"/>
            <w:r>
              <w:rPr>
                <w:rFonts w:ascii="Arial" w:hAnsi="Arial" w:cs="Arial"/>
                <w:color w:val="000000"/>
                <w:sz w:val="18"/>
                <w:szCs w:val="18"/>
                <w:lang w:val="en-US"/>
              </w:rPr>
              <w:t xml:space="preserve"> </w:t>
            </w:r>
            <w:r w:rsidRPr="000335C5">
              <w:rPr>
                <w:rFonts w:ascii="Arial" w:hAnsi="Arial" w:cs="Arial"/>
                <w:color w:val="000000"/>
                <w:sz w:val="18"/>
                <w:szCs w:val="18"/>
              </w:rPr>
              <w:t xml:space="preserve">plastik atıkların nasıl değerlendirileceği, depolanacağı ya da yok edileceği noktasında oluşmaktadır. </w:t>
            </w:r>
            <w:proofErr w:type="spellStart"/>
            <w:r w:rsidRPr="007219A6">
              <w:rPr>
                <w:rFonts w:ascii="Arial" w:hAnsi="Arial" w:cs="Arial"/>
                <w:bCs/>
                <w:color w:val="000000"/>
                <w:sz w:val="18"/>
                <w:szCs w:val="18"/>
                <w:lang w:val="en-US"/>
              </w:rPr>
              <w:t>Plastik</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atıklar</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özellikle</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su</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ekosistemleri</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için</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ciddi</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bir</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tehdit</w:t>
            </w:r>
            <w:proofErr w:type="spellEnd"/>
            <w:r w:rsidRPr="007219A6">
              <w:rPr>
                <w:rFonts w:ascii="Arial" w:hAnsi="Arial" w:cs="Arial"/>
                <w:bCs/>
                <w:color w:val="000000"/>
                <w:sz w:val="18"/>
                <w:szCs w:val="18"/>
                <w:lang w:val="en-US"/>
              </w:rPr>
              <w:t xml:space="preserve"> </w:t>
            </w:r>
            <w:proofErr w:type="spellStart"/>
            <w:r w:rsidRPr="007219A6">
              <w:rPr>
                <w:rFonts w:ascii="Arial" w:hAnsi="Arial" w:cs="Arial"/>
                <w:bCs/>
                <w:color w:val="000000"/>
                <w:sz w:val="18"/>
                <w:szCs w:val="18"/>
                <w:lang w:val="en-US"/>
              </w:rPr>
              <w:t>oluşturmaktadır</w:t>
            </w:r>
            <w:proofErr w:type="spellEnd"/>
            <w:r w:rsidRPr="007219A6">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Plastik</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atıkların</w:t>
            </w:r>
            <w:proofErr w:type="spellEnd"/>
            <w:r>
              <w:rPr>
                <w:rFonts w:ascii="Arial" w:hAnsi="Arial" w:cs="Arial"/>
                <w:bCs/>
                <w:color w:val="000000"/>
                <w:sz w:val="18"/>
                <w:szCs w:val="18"/>
                <w:lang w:val="en-US"/>
              </w:rPr>
              <w:t xml:space="preserve"> </w:t>
            </w:r>
            <w:proofErr w:type="spellStart"/>
            <w:r w:rsidR="0084125C">
              <w:rPr>
                <w:rFonts w:ascii="Arial" w:hAnsi="Arial" w:cs="Arial"/>
                <w:bCs/>
                <w:color w:val="000000"/>
                <w:sz w:val="18"/>
                <w:szCs w:val="18"/>
                <w:lang w:val="en-US"/>
              </w:rPr>
              <w:t>sucul</w:t>
            </w:r>
            <w:proofErr w:type="spellEnd"/>
            <w:r w:rsidR="0084125C">
              <w:rPr>
                <w:rFonts w:ascii="Arial" w:hAnsi="Arial" w:cs="Arial"/>
                <w:bCs/>
                <w:color w:val="000000"/>
                <w:sz w:val="18"/>
                <w:szCs w:val="18"/>
                <w:lang w:val="en-US"/>
              </w:rPr>
              <w:t xml:space="preserve"> </w:t>
            </w:r>
            <w:proofErr w:type="spellStart"/>
            <w:r w:rsidR="0084125C">
              <w:rPr>
                <w:rFonts w:ascii="Arial" w:hAnsi="Arial" w:cs="Arial"/>
                <w:bCs/>
                <w:color w:val="000000"/>
                <w:sz w:val="18"/>
                <w:szCs w:val="18"/>
                <w:lang w:val="en-US"/>
              </w:rPr>
              <w:t>ortamlarda</w:t>
            </w:r>
            <w:proofErr w:type="spellEnd"/>
            <w:r w:rsidR="0084125C">
              <w:rPr>
                <w:rFonts w:ascii="Arial" w:hAnsi="Arial" w:cs="Arial"/>
                <w:bCs/>
                <w:color w:val="000000"/>
                <w:sz w:val="18"/>
                <w:szCs w:val="18"/>
                <w:lang w:val="en-US"/>
              </w:rPr>
              <w:t xml:space="preserve"> </w:t>
            </w:r>
            <w:proofErr w:type="spellStart"/>
            <w:r w:rsidR="0084125C">
              <w:rPr>
                <w:rFonts w:ascii="Arial" w:hAnsi="Arial" w:cs="Arial"/>
                <w:bCs/>
                <w:color w:val="000000"/>
                <w:sz w:val="18"/>
                <w:szCs w:val="18"/>
                <w:lang w:val="en-US"/>
              </w:rPr>
              <w:t>taşınımı</w:t>
            </w:r>
            <w:proofErr w:type="spellEnd"/>
            <w:r w:rsidR="0084125C">
              <w:rPr>
                <w:rFonts w:ascii="Arial" w:hAnsi="Arial" w:cs="Arial"/>
                <w:bCs/>
                <w:color w:val="000000"/>
                <w:sz w:val="18"/>
                <w:szCs w:val="18"/>
                <w:lang w:val="en-US"/>
              </w:rPr>
              <w:t xml:space="preserve"> </w:t>
            </w:r>
            <w:proofErr w:type="spellStart"/>
            <w:r w:rsidR="0084125C">
              <w:rPr>
                <w:rFonts w:ascii="Arial" w:hAnsi="Arial" w:cs="Arial"/>
                <w:bCs/>
                <w:color w:val="000000"/>
                <w:sz w:val="18"/>
                <w:szCs w:val="18"/>
                <w:lang w:val="en-US"/>
              </w:rPr>
              <w:t>ve</w:t>
            </w:r>
            <w:proofErr w:type="spellEnd"/>
            <w:r w:rsidR="0084125C">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birikme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noktalarının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belirlenmesinde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taşınım</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modellerinin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kullanılması</w:t>
            </w:r>
            <w:proofErr w:type="spellEnd"/>
            <w:r>
              <w:rPr>
                <w:rFonts w:ascii="Arial" w:hAnsi="Arial" w:cs="Arial"/>
                <w:bCs/>
                <w:color w:val="000000"/>
                <w:sz w:val="18"/>
                <w:szCs w:val="18"/>
                <w:lang w:val="en-US"/>
              </w:rPr>
              <w:t xml:space="preserve"> </w:t>
            </w:r>
            <w:proofErr w:type="spellStart"/>
            <w:r w:rsidR="0084125C">
              <w:rPr>
                <w:rFonts w:ascii="Arial" w:hAnsi="Arial" w:cs="Arial"/>
                <w:bCs/>
                <w:color w:val="000000"/>
                <w:sz w:val="18"/>
                <w:szCs w:val="18"/>
                <w:lang w:val="en-US"/>
              </w:rPr>
              <w:t>yönetim</w:t>
            </w:r>
            <w:proofErr w:type="spellEnd"/>
            <w:r w:rsidR="0084125C">
              <w:rPr>
                <w:rFonts w:ascii="Arial" w:hAnsi="Arial" w:cs="Arial"/>
                <w:bCs/>
                <w:color w:val="000000"/>
                <w:sz w:val="18"/>
                <w:szCs w:val="18"/>
                <w:lang w:val="en-US"/>
              </w:rPr>
              <w:t xml:space="preserve"> </w:t>
            </w:r>
            <w:proofErr w:type="spellStart"/>
            <w:r w:rsidR="0084125C">
              <w:rPr>
                <w:rFonts w:ascii="Arial" w:hAnsi="Arial" w:cs="Arial"/>
                <w:bCs/>
                <w:color w:val="000000"/>
                <w:sz w:val="18"/>
                <w:szCs w:val="18"/>
                <w:lang w:val="en-US"/>
              </w:rPr>
              <w:t>planları</w:t>
            </w:r>
            <w:proofErr w:type="spellEnd"/>
            <w:r w:rsidR="0084125C">
              <w:rPr>
                <w:rFonts w:ascii="Arial" w:hAnsi="Arial" w:cs="Arial"/>
                <w:bCs/>
                <w:color w:val="000000"/>
                <w:sz w:val="18"/>
                <w:szCs w:val="18"/>
                <w:lang w:val="en-US"/>
              </w:rPr>
              <w:t xml:space="preserve"> </w:t>
            </w:r>
            <w:proofErr w:type="spellStart"/>
            <w:r w:rsidR="0084125C">
              <w:rPr>
                <w:rFonts w:ascii="Arial" w:hAnsi="Arial" w:cs="Arial"/>
                <w:bCs/>
                <w:color w:val="000000"/>
                <w:sz w:val="18"/>
                <w:szCs w:val="18"/>
                <w:lang w:val="en-US"/>
              </w:rPr>
              <w:t>açısından</w:t>
            </w:r>
            <w:proofErr w:type="spellEnd"/>
            <w:r w:rsidR="0084125C">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önemli</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bir</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araçtır</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Taşınım</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modellerinde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kullanılan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tekil</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bir</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plastik</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parçacığın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durgun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sudaki</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çökelme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hızı</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ve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bu</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hıza</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etkiyen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en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önemli</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parametrelerden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birisi</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olan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tane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şekil</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faktörü</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karşımıza</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çıkmaktadır</w:t>
            </w:r>
            <w:proofErr w:type="spellEnd"/>
            <w:r>
              <w:rPr>
                <w:rFonts w:ascii="Arial" w:hAnsi="Arial" w:cs="Arial"/>
                <w:bCs/>
                <w:color w:val="000000"/>
                <w:sz w:val="18"/>
                <w:szCs w:val="18"/>
                <w:lang w:val="en-US"/>
              </w:rPr>
              <w:t xml:space="preserve">. Tane </w:t>
            </w:r>
            <w:proofErr w:type="spellStart"/>
            <w:r>
              <w:rPr>
                <w:rFonts w:ascii="Arial" w:hAnsi="Arial" w:cs="Arial"/>
                <w:bCs/>
                <w:color w:val="000000"/>
                <w:sz w:val="18"/>
                <w:szCs w:val="18"/>
                <w:lang w:val="en-US"/>
              </w:rPr>
              <w:t>şekil</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faktörü</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konusunda</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çalışmaların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büyük</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bölümü</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doğal</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taneler</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üzerinde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yapılmış</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çalışmalardır</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Ancak</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plastik</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tanelerin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şekilerindeki</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çeşitlilik</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doğal</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tanelere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göre</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çok</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daha</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fazla</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olması</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doğal</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tanelerdeki</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çalışmaların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önemini</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azaltmasa</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dahi</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plastikler</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için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bu</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alanda</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daha</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çok</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çalışmaların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yapılmasını</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zorunlu</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kılmaktadır</w:t>
            </w:r>
            <w:proofErr w:type="spellEnd"/>
            <w:r>
              <w:rPr>
                <w:rFonts w:ascii="Arial" w:hAnsi="Arial" w:cs="Arial"/>
                <w:bCs/>
                <w:color w:val="000000"/>
                <w:sz w:val="18"/>
                <w:szCs w:val="18"/>
                <w:lang w:val="en-US"/>
              </w:rPr>
              <w:t xml:space="preserve">. </w:t>
            </w:r>
          </w:p>
          <w:p w14:paraId="6CF87285" w14:textId="77777777" w:rsidR="00484A36" w:rsidRPr="00B83D9E" w:rsidRDefault="00484A36" w:rsidP="00484A36">
            <w:pPr>
              <w:pStyle w:val="WW-NormalWeb1"/>
              <w:snapToGrid w:val="0"/>
              <w:spacing w:before="0" w:after="0"/>
              <w:jc w:val="both"/>
              <w:rPr>
                <w:rFonts w:ascii="Arial" w:hAnsi="Arial" w:cs="Arial"/>
                <w:bCs/>
                <w:color w:val="000000"/>
                <w:sz w:val="10"/>
                <w:szCs w:val="10"/>
                <w:lang w:val="en-US"/>
              </w:rPr>
            </w:pPr>
          </w:p>
          <w:p w14:paraId="6B151AB8" w14:textId="0F8C4067" w:rsidR="007E1327" w:rsidRDefault="00484A36" w:rsidP="00484A36">
            <w:pPr>
              <w:pStyle w:val="WW-NormalWeb1"/>
              <w:snapToGrid w:val="0"/>
              <w:spacing w:before="0" w:after="0"/>
              <w:contextualSpacing/>
              <w:jc w:val="both"/>
              <w:rPr>
                <w:rFonts w:ascii="Arial" w:hAnsi="Arial" w:cs="Arial"/>
                <w:bCs/>
                <w:color w:val="000000"/>
                <w:sz w:val="18"/>
                <w:szCs w:val="18"/>
              </w:rPr>
            </w:pPr>
            <w:proofErr w:type="spellStart"/>
            <w:r w:rsidRPr="00A31ACB">
              <w:rPr>
                <w:rFonts w:ascii="Arial" w:hAnsi="Arial" w:cs="Arial"/>
                <w:bCs/>
                <w:color w:val="000000"/>
                <w:sz w:val="18"/>
                <w:szCs w:val="18"/>
                <w:lang w:val="en-US"/>
              </w:rPr>
              <w:t>Önerilen</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projenin</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temel</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amacı</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farklı</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polimer</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tipindeki</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düzenli</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ve</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düzensiz</w:t>
            </w:r>
            <w:proofErr w:type="spellEnd"/>
            <w:r w:rsidRPr="00A31ACB">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şekildeki</w:t>
            </w:r>
            <w:proofErr w:type="spellEnd"/>
            <w:r>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mikroplastik</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parçacıkların</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çökelme</w:t>
            </w:r>
            <w:proofErr w:type="spellEnd"/>
            <w:r w:rsidRPr="00A31ACB">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hızları</w:t>
            </w:r>
            <w:proofErr w:type="spellEnd"/>
            <w:r w:rsidRPr="00A31ACB">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ve</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çökelme</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esnasındaki</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davranışlarını</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deneysel</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sayısal</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ve</w:t>
            </w:r>
            <w:proofErr w:type="spellEnd"/>
            <w:r w:rsidR="00FE5520">
              <w:rPr>
                <w:rFonts w:ascii="Arial" w:hAnsi="Arial" w:cs="Arial"/>
                <w:bCs/>
                <w:color w:val="000000"/>
                <w:sz w:val="18"/>
                <w:szCs w:val="18"/>
                <w:lang w:val="en-US"/>
              </w:rPr>
              <w:t xml:space="preserve"> </w:t>
            </w:r>
            <w:proofErr w:type="spellStart"/>
            <w:r w:rsidR="001341A8">
              <w:rPr>
                <w:rFonts w:ascii="Arial" w:hAnsi="Arial" w:cs="Arial"/>
                <w:bCs/>
                <w:color w:val="000000"/>
                <w:sz w:val="18"/>
                <w:szCs w:val="18"/>
                <w:lang w:val="en-US"/>
              </w:rPr>
              <w:t>derin</w:t>
            </w:r>
            <w:proofErr w:type="spellEnd"/>
            <w:r w:rsidR="001341A8">
              <w:rPr>
                <w:rFonts w:ascii="Arial" w:hAnsi="Arial" w:cs="Arial"/>
                <w:bCs/>
                <w:color w:val="000000"/>
                <w:sz w:val="18"/>
                <w:szCs w:val="18"/>
                <w:lang w:val="en-US"/>
              </w:rPr>
              <w:t xml:space="preserve"> </w:t>
            </w:r>
            <w:proofErr w:type="spellStart"/>
            <w:r w:rsidR="001341A8">
              <w:rPr>
                <w:rFonts w:ascii="Arial" w:hAnsi="Arial" w:cs="Arial"/>
                <w:bCs/>
                <w:color w:val="000000"/>
                <w:sz w:val="18"/>
                <w:szCs w:val="18"/>
                <w:lang w:val="en-US"/>
              </w:rPr>
              <w:t>öğrenmeye</w:t>
            </w:r>
            <w:proofErr w:type="spellEnd"/>
            <w:r w:rsidR="001341A8">
              <w:rPr>
                <w:rFonts w:ascii="Arial" w:hAnsi="Arial" w:cs="Arial"/>
                <w:bCs/>
                <w:color w:val="000000"/>
                <w:sz w:val="18"/>
                <w:szCs w:val="18"/>
                <w:lang w:val="en-US"/>
              </w:rPr>
              <w:t xml:space="preserve"> </w:t>
            </w:r>
            <w:proofErr w:type="spellStart"/>
            <w:r w:rsidR="001341A8">
              <w:rPr>
                <w:rFonts w:ascii="Arial" w:hAnsi="Arial" w:cs="Arial"/>
                <w:bCs/>
                <w:color w:val="000000"/>
                <w:sz w:val="18"/>
                <w:szCs w:val="18"/>
                <w:lang w:val="en-US"/>
              </w:rPr>
              <w:t>dayanan</w:t>
            </w:r>
            <w:proofErr w:type="spellEnd"/>
            <w:r w:rsidR="001341A8">
              <w:rPr>
                <w:rFonts w:ascii="Arial" w:hAnsi="Arial" w:cs="Arial"/>
                <w:bCs/>
                <w:color w:val="000000"/>
                <w:sz w:val="18"/>
                <w:szCs w:val="18"/>
                <w:lang w:val="en-US"/>
              </w:rPr>
              <w:t xml:space="preserve"> </w:t>
            </w:r>
            <w:proofErr w:type="spellStart"/>
            <w:r w:rsidR="001341A8">
              <w:rPr>
                <w:rFonts w:ascii="Arial" w:hAnsi="Arial" w:cs="Arial"/>
                <w:bCs/>
                <w:color w:val="000000"/>
                <w:sz w:val="18"/>
                <w:szCs w:val="18"/>
                <w:lang w:val="en-US"/>
              </w:rPr>
              <w:t>yöntemlerle</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belirlemektir</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Deneysel</w:t>
            </w:r>
            <w:proofErr w:type="spellEnd"/>
            <w:r w:rsidR="00FE5520">
              <w:rPr>
                <w:rFonts w:ascii="Arial" w:hAnsi="Arial" w:cs="Arial"/>
                <w:bCs/>
                <w:color w:val="000000"/>
                <w:sz w:val="18"/>
                <w:szCs w:val="18"/>
                <w:lang w:val="en-US"/>
              </w:rPr>
              <w:t xml:space="preserve"> </w:t>
            </w:r>
            <w:proofErr w:type="spellStart"/>
            <w:r w:rsidR="00FE5520">
              <w:rPr>
                <w:rFonts w:ascii="Arial" w:hAnsi="Arial" w:cs="Arial"/>
                <w:bCs/>
                <w:color w:val="000000"/>
                <w:sz w:val="18"/>
                <w:szCs w:val="18"/>
                <w:lang w:val="en-US"/>
              </w:rPr>
              <w:t>çalışma</w:t>
            </w:r>
            <w:proofErr w:type="spellEnd"/>
            <w:r w:rsidR="009465A9">
              <w:rPr>
                <w:rFonts w:ascii="Arial" w:hAnsi="Arial" w:cs="Arial"/>
                <w:bCs/>
                <w:color w:val="000000"/>
                <w:sz w:val="18"/>
                <w:szCs w:val="18"/>
                <w:lang w:val="en-US"/>
              </w:rPr>
              <w:t xml:space="preserve"> </w:t>
            </w:r>
            <w:proofErr w:type="spellStart"/>
            <w:r w:rsidRPr="00A31ACB">
              <w:rPr>
                <w:rFonts w:ascii="Arial" w:hAnsi="Arial" w:cs="Arial"/>
                <w:bCs/>
                <w:color w:val="000000"/>
                <w:sz w:val="18"/>
                <w:szCs w:val="18"/>
                <w:lang w:val="en-US"/>
              </w:rPr>
              <w:t>için</w:t>
            </w:r>
            <w:r w:rsidR="009465A9">
              <w:rPr>
                <w:rFonts w:ascii="Arial" w:hAnsi="Arial" w:cs="Arial"/>
                <w:bCs/>
                <w:color w:val="000000"/>
                <w:sz w:val="18"/>
                <w:szCs w:val="18"/>
                <w:lang w:val="en-US"/>
              </w:rPr>
              <w:t>de</w:t>
            </w:r>
            <w:proofErr w:type="spellEnd"/>
            <w:r w:rsidR="009465A9">
              <w:rPr>
                <w:rFonts w:ascii="Arial" w:hAnsi="Arial" w:cs="Arial"/>
                <w:bCs/>
                <w:color w:val="000000"/>
                <w:sz w:val="18"/>
                <w:szCs w:val="18"/>
                <w:lang w:val="en-US"/>
              </w:rPr>
              <w:t xml:space="preserve"> </w:t>
            </w:r>
            <w:r w:rsidR="009465A9" w:rsidRPr="007219A6">
              <w:rPr>
                <w:rFonts w:ascii="Arial" w:hAnsi="Arial" w:cs="Arial"/>
                <w:bCs/>
                <w:color w:val="000000"/>
                <w:sz w:val="18"/>
                <w:szCs w:val="18"/>
              </w:rPr>
              <w:t xml:space="preserve">boyutları 2-5 mm arasında değişen düzenli ve düzensiz şekilli </w:t>
            </w:r>
            <w:proofErr w:type="spellStart"/>
            <w:r w:rsidR="009465A9">
              <w:rPr>
                <w:rFonts w:ascii="Arial" w:hAnsi="Arial" w:cs="Arial"/>
                <w:bCs/>
                <w:color w:val="000000"/>
                <w:sz w:val="18"/>
                <w:szCs w:val="18"/>
              </w:rPr>
              <w:t>m</w:t>
            </w:r>
            <w:r w:rsidR="009465A9" w:rsidRPr="007219A6">
              <w:rPr>
                <w:rFonts w:ascii="Arial" w:hAnsi="Arial" w:cs="Arial"/>
                <w:bCs/>
                <w:color w:val="000000"/>
                <w:sz w:val="18"/>
                <w:szCs w:val="18"/>
              </w:rPr>
              <w:t>ikroplastik</w:t>
            </w:r>
            <w:proofErr w:type="spellEnd"/>
            <w:r w:rsidR="009465A9" w:rsidRPr="007219A6">
              <w:rPr>
                <w:rFonts w:ascii="Arial" w:hAnsi="Arial" w:cs="Arial"/>
                <w:bCs/>
                <w:color w:val="000000"/>
                <w:sz w:val="18"/>
                <w:szCs w:val="18"/>
              </w:rPr>
              <w:t xml:space="preserve"> parçacık</w:t>
            </w:r>
            <w:r w:rsidR="009465A9">
              <w:rPr>
                <w:rFonts w:ascii="Arial" w:hAnsi="Arial" w:cs="Arial"/>
                <w:bCs/>
                <w:color w:val="000000"/>
                <w:sz w:val="18"/>
                <w:szCs w:val="18"/>
              </w:rPr>
              <w:t xml:space="preserve"> numunelerinin</w:t>
            </w:r>
            <w:r w:rsidR="009465A9" w:rsidRPr="007219A6">
              <w:rPr>
                <w:rFonts w:ascii="Arial" w:hAnsi="Arial" w:cs="Arial"/>
                <w:bCs/>
                <w:color w:val="000000"/>
                <w:sz w:val="18"/>
                <w:szCs w:val="18"/>
              </w:rPr>
              <w:t xml:space="preserve"> hazırlanmasında polimer tabakaların </w:t>
            </w:r>
            <w:proofErr w:type="spellStart"/>
            <w:r w:rsidR="009465A9" w:rsidRPr="007219A6">
              <w:rPr>
                <w:rFonts w:ascii="Arial" w:hAnsi="Arial" w:cs="Arial"/>
                <w:bCs/>
                <w:color w:val="000000"/>
                <w:sz w:val="18"/>
                <w:szCs w:val="18"/>
              </w:rPr>
              <w:t>kriyomil</w:t>
            </w:r>
            <w:proofErr w:type="spellEnd"/>
            <w:r w:rsidR="009465A9" w:rsidRPr="007219A6">
              <w:rPr>
                <w:rFonts w:ascii="Arial" w:hAnsi="Arial" w:cs="Arial"/>
                <w:bCs/>
                <w:color w:val="000000"/>
                <w:sz w:val="18"/>
                <w:szCs w:val="18"/>
              </w:rPr>
              <w:t xml:space="preserve"> cihazı ile öğütülmesi ve solvent yöntemi</w:t>
            </w:r>
            <w:r w:rsidR="00381F21">
              <w:rPr>
                <w:rFonts w:ascii="Arial" w:hAnsi="Arial" w:cs="Arial"/>
                <w:bCs/>
                <w:color w:val="000000"/>
                <w:sz w:val="18"/>
                <w:szCs w:val="18"/>
              </w:rPr>
              <w:t xml:space="preserve"> </w:t>
            </w:r>
            <w:r w:rsidR="009465A9" w:rsidRPr="007219A6">
              <w:rPr>
                <w:rFonts w:ascii="Arial" w:hAnsi="Arial" w:cs="Arial"/>
                <w:bCs/>
                <w:color w:val="000000"/>
                <w:sz w:val="18"/>
                <w:szCs w:val="18"/>
              </w:rPr>
              <w:t>kullanılacaktır</w:t>
            </w:r>
            <w:r w:rsidR="00933672">
              <w:rPr>
                <w:rFonts w:ascii="Arial" w:hAnsi="Arial" w:cs="Arial"/>
                <w:bCs/>
                <w:color w:val="000000"/>
                <w:sz w:val="18"/>
                <w:szCs w:val="18"/>
              </w:rPr>
              <w:t xml:space="preserve"> (İP-1)</w:t>
            </w:r>
            <w:r w:rsidR="009465A9" w:rsidRPr="007219A6">
              <w:rPr>
                <w:rFonts w:ascii="Arial" w:hAnsi="Arial" w:cs="Arial"/>
                <w:bCs/>
                <w:color w:val="000000"/>
                <w:sz w:val="18"/>
                <w:szCs w:val="18"/>
              </w:rPr>
              <w:t>.</w:t>
            </w:r>
            <w:r w:rsidR="009465A9">
              <w:rPr>
                <w:rFonts w:ascii="Arial" w:hAnsi="Arial" w:cs="Arial"/>
                <w:bCs/>
                <w:color w:val="000000"/>
                <w:sz w:val="18"/>
                <w:szCs w:val="18"/>
              </w:rPr>
              <w:t xml:space="preserve"> Hazırlanan deney numuneleri </w:t>
            </w:r>
            <w:r w:rsidR="002A24D8" w:rsidRPr="007219A6">
              <w:rPr>
                <w:rFonts w:ascii="Arial" w:hAnsi="Arial" w:cs="Arial"/>
                <w:bCs/>
                <w:color w:val="000000"/>
                <w:sz w:val="18"/>
                <w:szCs w:val="18"/>
              </w:rPr>
              <w:t xml:space="preserve">TED Üniversitesi </w:t>
            </w:r>
            <w:r w:rsidR="002A24D8">
              <w:rPr>
                <w:rFonts w:ascii="Arial" w:hAnsi="Arial" w:cs="Arial"/>
                <w:bCs/>
                <w:color w:val="000000"/>
                <w:sz w:val="18"/>
                <w:szCs w:val="18"/>
              </w:rPr>
              <w:t xml:space="preserve">Akışkanlar Mekaniği Laboratuvarında </w:t>
            </w:r>
            <w:r w:rsidR="002A24D8" w:rsidRPr="007219A6">
              <w:rPr>
                <w:rFonts w:ascii="Arial" w:hAnsi="Arial" w:cs="Arial"/>
                <w:bCs/>
                <w:color w:val="000000"/>
                <w:sz w:val="18"/>
                <w:szCs w:val="18"/>
              </w:rPr>
              <w:t xml:space="preserve">bulunan </w:t>
            </w:r>
            <w:r w:rsidR="009465A9">
              <w:rPr>
                <w:rFonts w:ascii="Arial" w:hAnsi="Arial" w:cs="Arial"/>
                <w:bCs/>
                <w:color w:val="000000"/>
                <w:sz w:val="18"/>
                <w:szCs w:val="18"/>
              </w:rPr>
              <w:t>çökelme kolonundaki durgun suya tek tek atılarak çökelme hızının sabit olduğu bölge</w:t>
            </w:r>
            <w:r w:rsidR="002A24D8">
              <w:rPr>
                <w:rFonts w:ascii="Arial" w:hAnsi="Arial" w:cs="Arial"/>
                <w:bCs/>
                <w:color w:val="000000"/>
                <w:sz w:val="18"/>
                <w:szCs w:val="18"/>
              </w:rPr>
              <w:t>nin karşısına</w:t>
            </w:r>
            <w:r w:rsidR="009465A9">
              <w:rPr>
                <w:rFonts w:ascii="Arial" w:hAnsi="Arial" w:cs="Arial"/>
                <w:bCs/>
                <w:color w:val="000000"/>
                <w:sz w:val="18"/>
                <w:szCs w:val="18"/>
              </w:rPr>
              <w:t xml:space="preserve"> </w:t>
            </w:r>
            <w:r w:rsidR="00381F21">
              <w:rPr>
                <w:rFonts w:ascii="Arial" w:hAnsi="Arial" w:cs="Arial"/>
                <w:bCs/>
                <w:color w:val="000000"/>
                <w:sz w:val="18"/>
                <w:szCs w:val="18"/>
              </w:rPr>
              <w:t>birbirine dik yerleştirilmiş</w:t>
            </w:r>
            <w:r w:rsidR="009465A9">
              <w:rPr>
                <w:rFonts w:ascii="Arial" w:hAnsi="Arial" w:cs="Arial"/>
                <w:bCs/>
                <w:color w:val="000000"/>
                <w:sz w:val="18"/>
                <w:szCs w:val="18"/>
              </w:rPr>
              <w:t xml:space="preserve"> </w:t>
            </w:r>
            <w:r w:rsidR="002A24D8" w:rsidRPr="007219A6">
              <w:rPr>
                <w:rFonts w:ascii="Arial" w:hAnsi="Arial" w:cs="Arial"/>
                <w:bCs/>
                <w:color w:val="000000"/>
                <w:sz w:val="18"/>
                <w:szCs w:val="18"/>
              </w:rPr>
              <w:t xml:space="preserve">yüksek çözünürlüklü </w:t>
            </w:r>
            <w:r w:rsidR="00381F21">
              <w:rPr>
                <w:rFonts w:ascii="Arial" w:hAnsi="Arial" w:cs="Arial"/>
                <w:bCs/>
                <w:color w:val="000000"/>
                <w:sz w:val="18"/>
                <w:szCs w:val="18"/>
              </w:rPr>
              <w:t xml:space="preserve">iki adet </w:t>
            </w:r>
            <w:proofErr w:type="spellStart"/>
            <w:r w:rsidR="002A24D8" w:rsidRPr="007219A6">
              <w:rPr>
                <w:rFonts w:ascii="Arial" w:hAnsi="Arial" w:cs="Arial"/>
                <w:bCs/>
                <w:color w:val="000000"/>
                <w:sz w:val="18"/>
                <w:szCs w:val="18"/>
              </w:rPr>
              <w:t>polarlens</w:t>
            </w:r>
            <w:proofErr w:type="spellEnd"/>
            <w:r w:rsidR="002A24D8" w:rsidRPr="007219A6">
              <w:rPr>
                <w:rFonts w:ascii="Arial" w:hAnsi="Arial" w:cs="Arial"/>
                <w:bCs/>
                <w:color w:val="000000"/>
                <w:sz w:val="18"/>
                <w:szCs w:val="18"/>
              </w:rPr>
              <w:t xml:space="preserve"> kamera ile </w:t>
            </w:r>
            <w:r w:rsidR="009465A9">
              <w:rPr>
                <w:rFonts w:ascii="Arial" w:hAnsi="Arial" w:cs="Arial"/>
                <w:bCs/>
                <w:color w:val="000000"/>
                <w:sz w:val="18"/>
                <w:szCs w:val="18"/>
              </w:rPr>
              <w:t>video kayıtları alınacaktır</w:t>
            </w:r>
            <w:r w:rsidR="00933672">
              <w:rPr>
                <w:rFonts w:ascii="Arial" w:hAnsi="Arial" w:cs="Arial"/>
                <w:bCs/>
                <w:color w:val="000000"/>
                <w:sz w:val="18"/>
                <w:szCs w:val="18"/>
              </w:rPr>
              <w:t xml:space="preserve"> (İP-2)</w:t>
            </w:r>
            <w:r w:rsidR="009465A9">
              <w:rPr>
                <w:rFonts w:ascii="Arial" w:hAnsi="Arial" w:cs="Arial"/>
                <w:bCs/>
                <w:color w:val="000000"/>
                <w:sz w:val="18"/>
                <w:szCs w:val="18"/>
              </w:rPr>
              <w:t>.</w:t>
            </w:r>
            <w:r w:rsidR="007E1327">
              <w:rPr>
                <w:rFonts w:ascii="Arial" w:hAnsi="Arial" w:cs="Arial"/>
                <w:bCs/>
                <w:color w:val="000000"/>
                <w:sz w:val="18"/>
                <w:szCs w:val="18"/>
              </w:rPr>
              <w:t xml:space="preserve"> </w:t>
            </w:r>
            <w:r w:rsidR="002A24D8">
              <w:rPr>
                <w:rFonts w:ascii="Arial" w:hAnsi="Arial" w:cs="Arial"/>
                <w:bCs/>
                <w:color w:val="000000"/>
                <w:sz w:val="18"/>
                <w:szCs w:val="18"/>
              </w:rPr>
              <w:t xml:space="preserve">Video kayıtlarının </w:t>
            </w:r>
            <w:r w:rsidR="002A24D8" w:rsidRPr="007219A6">
              <w:rPr>
                <w:rFonts w:ascii="Arial" w:hAnsi="Arial" w:cs="Arial"/>
                <w:bCs/>
                <w:color w:val="000000"/>
                <w:sz w:val="18"/>
                <w:szCs w:val="18"/>
              </w:rPr>
              <w:t>analizi ile</w:t>
            </w:r>
            <w:r w:rsidR="007E1327">
              <w:rPr>
                <w:rFonts w:ascii="Arial" w:hAnsi="Arial" w:cs="Arial"/>
                <w:bCs/>
                <w:color w:val="000000"/>
                <w:sz w:val="18"/>
                <w:szCs w:val="18"/>
              </w:rPr>
              <w:t>;</w:t>
            </w:r>
          </w:p>
          <w:p w14:paraId="3361A379" w14:textId="77777777" w:rsidR="002A24D8" w:rsidRPr="00B83D9E" w:rsidRDefault="002A24D8" w:rsidP="00484A36">
            <w:pPr>
              <w:pStyle w:val="WW-NormalWeb1"/>
              <w:snapToGrid w:val="0"/>
              <w:spacing w:before="0" w:after="0"/>
              <w:contextualSpacing/>
              <w:jc w:val="both"/>
              <w:rPr>
                <w:rFonts w:ascii="Arial" w:hAnsi="Arial" w:cs="Arial"/>
                <w:bCs/>
                <w:color w:val="000000"/>
                <w:sz w:val="10"/>
                <w:szCs w:val="10"/>
              </w:rPr>
            </w:pPr>
          </w:p>
          <w:p w14:paraId="3E9B6EF7" w14:textId="463C169D" w:rsidR="007E1327" w:rsidRPr="00963A91" w:rsidRDefault="007E1327" w:rsidP="00963A91">
            <w:pPr>
              <w:pStyle w:val="WW-NormalWeb1"/>
              <w:numPr>
                <w:ilvl w:val="0"/>
                <w:numId w:val="47"/>
              </w:numPr>
              <w:snapToGrid w:val="0"/>
              <w:spacing w:before="0" w:after="0"/>
              <w:contextualSpacing/>
              <w:jc w:val="both"/>
              <w:rPr>
                <w:rFonts w:ascii="Arial" w:hAnsi="Arial" w:cs="Arial"/>
                <w:bCs/>
                <w:color w:val="000000"/>
                <w:sz w:val="18"/>
                <w:szCs w:val="18"/>
                <w:lang w:val="en-US"/>
              </w:rPr>
            </w:pPr>
            <w:r>
              <w:rPr>
                <w:rFonts w:ascii="Arial" w:hAnsi="Arial" w:cs="Arial"/>
                <w:bCs/>
                <w:color w:val="000000"/>
                <w:sz w:val="18"/>
                <w:szCs w:val="18"/>
              </w:rPr>
              <w:t>Çökelme</w:t>
            </w:r>
            <w:r w:rsidR="009465A9">
              <w:rPr>
                <w:rFonts w:ascii="Arial" w:hAnsi="Arial" w:cs="Arial"/>
                <w:bCs/>
                <w:color w:val="000000"/>
                <w:sz w:val="18"/>
                <w:szCs w:val="18"/>
              </w:rPr>
              <w:t xml:space="preserve"> davranışı (</w:t>
            </w:r>
            <w:r>
              <w:rPr>
                <w:rFonts w:ascii="Arial" w:hAnsi="Arial" w:cs="Arial"/>
                <w:bCs/>
                <w:color w:val="000000"/>
                <w:sz w:val="18"/>
                <w:szCs w:val="18"/>
              </w:rPr>
              <w:t xml:space="preserve">parçacığın </w:t>
            </w:r>
            <w:r w:rsidR="009465A9">
              <w:rPr>
                <w:rFonts w:ascii="Arial" w:hAnsi="Arial" w:cs="Arial"/>
                <w:bCs/>
                <w:color w:val="000000"/>
                <w:sz w:val="18"/>
                <w:szCs w:val="18"/>
              </w:rPr>
              <w:t>çökelme esnasında</w:t>
            </w:r>
            <w:r>
              <w:rPr>
                <w:rFonts w:ascii="Arial" w:hAnsi="Arial" w:cs="Arial"/>
                <w:bCs/>
                <w:color w:val="000000"/>
                <w:sz w:val="18"/>
                <w:szCs w:val="18"/>
              </w:rPr>
              <w:t>ki</w:t>
            </w:r>
            <w:r w:rsidR="009465A9">
              <w:rPr>
                <w:rFonts w:ascii="Arial" w:hAnsi="Arial" w:cs="Arial"/>
                <w:bCs/>
                <w:color w:val="000000"/>
                <w:sz w:val="18"/>
                <w:szCs w:val="18"/>
              </w:rPr>
              <w:t xml:space="preserve"> yatay ve düşey eksen</w:t>
            </w:r>
            <w:r>
              <w:rPr>
                <w:rFonts w:ascii="Arial" w:hAnsi="Arial" w:cs="Arial"/>
                <w:bCs/>
                <w:color w:val="000000"/>
                <w:sz w:val="18"/>
                <w:szCs w:val="18"/>
              </w:rPr>
              <w:t>lerde</w:t>
            </w:r>
            <w:r w:rsidR="009465A9">
              <w:rPr>
                <w:rFonts w:ascii="Arial" w:hAnsi="Arial" w:cs="Arial"/>
                <w:bCs/>
                <w:color w:val="000000"/>
                <w:sz w:val="18"/>
                <w:szCs w:val="18"/>
              </w:rPr>
              <w:t xml:space="preserve">ki hareketleri) </w:t>
            </w:r>
          </w:p>
          <w:p w14:paraId="60300A77" w14:textId="77777777" w:rsidR="002A24D8" w:rsidRPr="00963A91" w:rsidRDefault="007E1327" w:rsidP="00963A91">
            <w:pPr>
              <w:pStyle w:val="WW-NormalWeb1"/>
              <w:numPr>
                <w:ilvl w:val="0"/>
                <w:numId w:val="47"/>
              </w:numPr>
              <w:snapToGrid w:val="0"/>
              <w:spacing w:before="0" w:after="0"/>
              <w:contextualSpacing/>
              <w:jc w:val="both"/>
              <w:rPr>
                <w:rFonts w:ascii="Arial" w:hAnsi="Arial" w:cs="Arial"/>
                <w:bCs/>
                <w:color w:val="000000"/>
                <w:sz w:val="18"/>
                <w:szCs w:val="18"/>
                <w:lang w:val="en-US"/>
              </w:rPr>
            </w:pPr>
            <w:r>
              <w:rPr>
                <w:rFonts w:ascii="Arial" w:hAnsi="Arial" w:cs="Arial"/>
                <w:bCs/>
                <w:color w:val="000000"/>
                <w:sz w:val="18"/>
                <w:szCs w:val="18"/>
              </w:rPr>
              <w:t>Çökelme</w:t>
            </w:r>
            <w:r w:rsidR="009465A9">
              <w:rPr>
                <w:rFonts w:ascii="Arial" w:hAnsi="Arial" w:cs="Arial"/>
                <w:bCs/>
                <w:color w:val="000000"/>
                <w:sz w:val="18"/>
                <w:szCs w:val="18"/>
              </w:rPr>
              <w:t xml:space="preserve"> hızı </w:t>
            </w:r>
          </w:p>
          <w:p w14:paraId="78A775EC" w14:textId="77777777" w:rsidR="002A24D8" w:rsidRDefault="002A24D8" w:rsidP="002A24D8">
            <w:pPr>
              <w:pStyle w:val="WW-NormalWeb1"/>
              <w:snapToGrid w:val="0"/>
              <w:spacing w:before="0" w:after="0"/>
              <w:contextualSpacing/>
              <w:jc w:val="both"/>
              <w:rPr>
                <w:rFonts w:ascii="Arial" w:hAnsi="Arial" w:cs="Arial"/>
                <w:bCs/>
                <w:color w:val="000000"/>
                <w:sz w:val="18"/>
                <w:szCs w:val="18"/>
              </w:rPr>
            </w:pPr>
          </w:p>
          <w:p w14:paraId="437C8EB8" w14:textId="5CAB5FED" w:rsidR="007E1327" w:rsidRDefault="009465A9" w:rsidP="002A24D8">
            <w:pPr>
              <w:pStyle w:val="WW-NormalWeb1"/>
              <w:snapToGrid w:val="0"/>
              <w:spacing w:before="0" w:after="0"/>
              <w:contextualSpacing/>
              <w:jc w:val="both"/>
              <w:rPr>
                <w:rFonts w:ascii="Arial" w:hAnsi="Arial" w:cs="Arial"/>
                <w:bCs/>
                <w:color w:val="000000"/>
                <w:sz w:val="18"/>
                <w:szCs w:val="18"/>
                <w:lang w:val="en-US"/>
              </w:rPr>
            </w:pPr>
            <w:r>
              <w:rPr>
                <w:rFonts w:ascii="Arial" w:hAnsi="Arial" w:cs="Arial"/>
                <w:bCs/>
                <w:color w:val="000000"/>
                <w:sz w:val="18"/>
                <w:szCs w:val="18"/>
              </w:rPr>
              <w:t>veri</w:t>
            </w:r>
            <w:r w:rsidR="002A24D8">
              <w:rPr>
                <w:rFonts w:ascii="Arial" w:hAnsi="Arial" w:cs="Arial"/>
                <w:bCs/>
                <w:color w:val="000000"/>
                <w:sz w:val="18"/>
                <w:szCs w:val="18"/>
              </w:rPr>
              <w:t>leri</w:t>
            </w:r>
            <w:r>
              <w:rPr>
                <w:rFonts w:ascii="Arial" w:hAnsi="Arial" w:cs="Arial"/>
                <w:bCs/>
                <w:color w:val="000000"/>
                <w:sz w:val="18"/>
                <w:szCs w:val="18"/>
              </w:rPr>
              <w:t xml:space="preserve"> elde edilecektir. </w:t>
            </w:r>
          </w:p>
          <w:p w14:paraId="43C92A1B" w14:textId="77777777" w:rsidR="002A24D8" w:rsidRPr="00B83D9E" w:rsidRDefault="002A24D8" w:rsidP="007E1327">
            <w:pPr>
              <w:pStyle w:val="WW-NormalWeb1"/>
              <w:snapToGrid w:val="0"/>
              <w:spacing w:before="0" w:after="0"/>
              <w:contextualSpacing/>
              <w:jc w:val="both"/>
              <w:rPr>
                <w:rFonts w:ascii="Arial" w:hAnsi="Arial" w:cs="Arial"/>
                <w:bCs/>
                <w:color w:val="000000"/>
                <w:sz w:val="10"/>
                <w:szCs w:val="10"/>
              </w:rPr>
            </w:pPr>
          </w:p>
          <w:p w14:paraId="35C21180" w14:textId="51BD107A" w:rsidR="002A24D8" w:rsidRDefault="002A24D8" w:rsidP="007E1327">
            <w:pPr>
              <w:pStyle w:val="WW-NormalWeb1"/>
              <w:snapToGrid w:val="0"/>
              <w:spacing w:before="0" w:after="0"/>
              <w:contextualSpacing/>
              <w:jc w:val="both"/>
              <w:rPr>
                <w:rFonts w:ascii="Arial" w:hAnsi="Arial" w:cs="Arial"/>
                <w:bCs/>
                <w:color w:val="000000"/>
                <w:sz w:val="18"/>
                <w:szCs w:val="18"/>
              </w:rPr>
            </w:pPr>
            <w:r>
              <w:rPr>
                <w:rFonts w:ascii="Arial" w:hAnsi="Arial" w:cs="Arial"/>
                <w:bCs/>
                <w:color w:val="000000"/>
                <w:sz w:val="18"/>
                <w:szCs w:val="18"/>
              </w:rPr>
              <w:t xml:space="preserve">Çökelme davranışı verisi </w:t>
            </w:r>
            <w:r w:rsidR="00201BE6">
              <w:rPr>
                <w:rFonts w:ascii="Arial" w:hAnsi="Arial" w:cs="Arial"/>
                <w:bCs/>
                <w:color w:val="000000"/>
                <w:sz w:val="18"/>
                <w:szCs w:val="18"/>
              </w:rPr>
              <w:t xml:space="preserve">öncelikle </w:t>
            </w:r>
            <w:proofErr w:type="spellStart"/>
            <w:r w:rsidR="00201BE6">
              <w:rPr>
                <w:rFonts w:ascii="Arial" w:hAnsi="Arial" w:cs="Arial"/>
                <w:bCs/>
                <w:color w:val="000000"/>
                <w:sz w:val="18"/>
                <w:szCs w:val="18"/>
              </w:rPr>
              <w:t>mikroplastik</w:t>
            </w:r>
            <w:proofErr w:type="spellEnd"/>
            <w:r w:rsidR="00201BE6">
              <w:rPr>
                <w:rFonts w:ascii="Arial" w:hAnsi="Arial" w:cs="Arial"/>
                <w:bCs/>
                <w:color w:val="000000"/>
                <w:sz w:val="18"/>
                <w:szCs w:val="18"/>
              </w:rPr>
              <w:t xml:space="preserve"> parçacıkların yörüngesel hareketlerinin parçacık türü, şekli, büyüklüğü, yoğun</w:t>
            </w:r>
            <w:r w:rsidR="003F457B">
              <w:rPr>
                <w:rFonts w:ascii="Arial" w:hAnsi="Arial" w:cs="Arial"/>
                <w:bCs/>
                <w:color w:val="000000"/>
                <w:sz w:val="18"/>
                <w:szCs w:val="18"/>
              </w:rPr>
              <w:t>l</w:t>
            </w:r>
            <w:r w:rsidR="00201BE6">
              <w:rPr>
                <w:rFonts w:ascii="Arial" w:hAnsi="Arial" w:cs="Arial"/>
                <w:bCs/>
                <w:color w:val="000000"/>
                <w:sz w:val="18"/>
                <w:szCs w:val="18"/>
              </w:rPr>
              <w:t xml:space="preserve">uğu gibi özelliklerine göre tarif ve sınıflandırılması için kullanılacaktır. Ayrıca </w:t>
            </w:r>
            <w:r w:rsidR="00111533">
              <w:rPr>
                <w:rFonts w:ascii="Arial" w:hAnsi="Arial" w:cs="Arial"/>
                <w:bCs/>
                <w:color w:val="000000"/>
                <w:sz w:val="18"/>
                <w:szCs w:val="18"/>
              </w:rPr>
              <w:t>sayısal simülasyon</w:t>
            </w:r>
            <w:r w:rsidR="00201BE6">
              <w:rPr>
                <w:rFonts w:ascii="Arial" w:hAnsi="Arial" w:cs="Arial"/>
                <w:bCs/>
                <w:color w:val="000000"/>
                <w:sz w:val="18"/>
                <w:szCs w:val="18"/>
              </w:rPr>
              <w:t>dan çıkan</w:t>
            </w:r>
            <w:r w:rsidR="00111533">
              <w:rPr>
                <w:rFonts w:ascii="Arial" w:hAnsi="Arial" w:cs="Arial"/>
                <w:bCs/>
                <w:color w:val="000000"/>
                <w:sz w:val="18"/>
                <w:szCs w:val="18"/>
              </w:rPr>
              <w:t xml:space="preserve"> sonu</w:t>
            </w:r>
            <w:r w:rsidR="00201BE6">
              <w:rPr>
                <w:rFonts w:ascii="Arial" w:hAnsi="Arial" w:cs="Arial"/>
                <w:bCs/>
                <w:color w:val="000000"/>
                <w:sz w:val="18"/>
                <w:szCs w:val="18"/>
              </w:rPr>
              <w:t>çların (İP-3) kalibrasyon</w:t>
            </w:r>
            <w:r w:rsidR="00111533">
              <w:rPr>
                <w:rFonts w:ascii="Arial" w:hAnsi="Arial" w:cs="Arial"/>
                <w:bCs/>
                <w:color w:val="000000"/>
                <w:sz w:val="18"/>
                <w:szCs w:val="18"/>
              </w:rPr>
              <w:t xml:space="preserve"> ve doğrulama</w:t>
            </w:r>
            <w:r w:rsidR="00201BE6">
              <w:rPr>
                <w:rFonts w:ascii="Arial" w:hAnsi="Arial" w:cs="Arial"/>
                <w:bCs/>
                <w:color w:val="000000"/>
                <w:sz w:val="18"/>
                <w:szCs w:val="18"/>
              </w:rPr>
              <w:t>sı</w:t>
            </w:r>
            <w:r w:rsidR="00111533">
              <w:rPr>
                <w:rFonts w:ascii="Arial" w:hAnsi="Arial" w:cs="Arial"/>
                <w:bCs/>
                <w:color w:val="000000"/>
                <w:sz w:val="18"/>
                <w:szCs w:val="18"/>
              </w:rPr>
              <w:t xml:space="preserve"> ama</w:t>
            </w:r>
            <w:r w:rsidR="003F457B">
              <w:rPr>
                <w:rFonts w:ascii="Arial" w:hAnsi="Arial" w:cs="Arial"/>
                <w:bCs/>
                <w:color w:val="000000"/>
                <w:sz w:val="18"/>
                <w:szCs w:val="18"/>
              </w:rPr>
              <w:t>c</w:t>
            </w:r>
            <w:r w:rsidR="00111533">
              <w:rPr>
                <w:rFonts w:ascii="Arial" w:hAnsi="Arial" w:cs="Arial"/>
                <w:bCs/>
                <w:color w:val="000000"/>
                <w:sz w:val="18"/>
                <w:szCs w:val="18"/>
              </w:rPr>
              <w:t>ı</w:t>
            </w:r>
            <w:r w:rsidR="00201BE6">
              <w:rPr>
                <w:rFonts w:ascii="Arial" w:hAnsi="Arial" w:cs="Arial"/>
                <w:bCs/>
                <w:color w:val="000000"/>
                <w:sz w:val="18"/>
                <w:szCs w:val="18"/>
              </w:rPr>
              <w:t>yla da</w:t>
            </w:r>
            <w:r w:rsidR="00111533">
              <w:rPr>
                <w:rFonts w:ascii="Arial" w:hAnsi="Arial" w:cs="Arial"/>
                <w:bCs/>
                <w:color w:val="000000"/>
                <w:sz w:val="18"/>
                <w:szCs w:val="18"/>
              </w:rPr>
              <w:t xml:space="preserve"> </w:t>
            </w:r>
            <w:r w:rsidR="00201BE6">
              <w:rPr>
                <w:rFonts w:ascii="Arial" w:hAnsi="Arial" w:cs="Arial"/>
                <w:bCs/>
                <w:color w:val="000000"/>
                <w:sz w:val="18"/>
                <w:szCs w:val="18"/>
              </w:rPr>
              <w:t>değerlendirilecektir. Sayısal simülasyondan çıkan çökelme hızı verisi</w:t>
            </w:r>
            <w:r w:rsidR="00381F21">
              <w:rPr>
                <w:rFonts w:ascii="Arial" w:hAnsi="Arial" w:cs="Arial"/>
                <w:bCs/>
                <w:color w:val="000000"/>
                <w:sz w:val="18"/>
                <w:szCs w:val="18"/>
              </w:rPr>
              <w:t xml:space="preserve"> </w:t>
            </w:r>
            <w:r w:rsidR="00201BE6">
              <w:rPr>
                <w:rFonts w:ascii="Arial" w:hAnsi="Arial" w:cs="Arial"/>
                <w:bCs/>
                <w:color w:val="000000"/>
                <w:sz w:val="18"/>
                <w:szCs w:val="18"/>
              </w:rPr>
              <w:t xml:space="preserve">de aynı şekilde </w:t>
            </w:r>
            <w:r w:rsidR="00967FB5">
              <w:rPr>
                <w:rFonts w:ascii="Arial" w:hAnsi="Arial" w:cs="Arial"/>
                <w:bCs/>
                <w:color w:val="000000"/>
                <w:sz w:val="18"/>
                <w:szCs w:val="18"/>
              </w:rPr>
              <w:t>deneysel veriyle kalibre edilecektir. Elde edilen d</w:t>
            </w:r>
            <w:r w:rsidR="00201BE6">
              <w:rPr>
                <w:rFonts w:ascii="Arial" w:hAnsi="Arial" w:cs="Arial"/>
                <w:bCs/>
                <w:color w:val="000000"/>
                <w:sz w:val="18"/>
                <w:szCs w:val="18"/>
              </w:rPr>
              <w:t xml:space="preserve">oğrulanmış </w:t>
            </w:r>
            <w:r w:rsidR="00967FB5">
              <w:rPr>
                <w:rFonts w:ascii="Arial" w:hAnsi="Arial" w:cs="Arial"/>
                <w:bCs/>
                <w:color w:val="000000"/>
                <w:sz w:val="18"/>
                <w:szCs w:val="18"/>
              </w:rPr>
              <w:t>s</w:t>
            </w:r>
            <w:r w:rsidR="00201BE6">
              <w:rPr>
                <w:rFonts w:ascii="Arial" w:hAnsi="Arial" w:cs="Arial"/>
                <w:bCs/>
                <w:color w:val="000000"/>
                <w:sz w:val="18"/>
                <w:szCs w:val="18"/>
              </w:rPr>
              <w:t>ayısal simülasyon m</w:t>
            </w:r>
            <w:r w:rsidR="00967FB5">
              <w:rPr>
                <w:rFonts w:ascii="Arial" w:hAnsi="Arial" w:cs="Arial"/>
                <w:bCs/>
                <w:color w:val="000000"/>
                <w:sz w:val="18"/>
                <w:szCs w:val="18"/>
              </w:rPr>
              <w:t xml:space="preserve">odelini kullanarak </w:t>
            </w:r>
            <w:r w:rsidR="00201BE6">
              <w:rPr>
                <w:rFonts w:ascii="Arial" w:hAnsi="Arial" w:cs="Arial"/>
                <w:bCs/>
                <w:color w:val="000000"/>
                <w:sz w:val="18"/>
                <w:szCs w:val="18"/>
              </w:rPr>
              <w:t xml:space="preserve">üretilecek herhangi bir sanal </w:t>
            </w:r>
            <w:proofErr w:type="spellStart"/>
            <w:r w:rsidR="00201BE6">
              <w:rPr>
                <w:rFonts w:ascii="Arial" w:hAnsi="Arial" w:cs="Arial"/>
                <w:bCs/>
                <w:color w:val="000000"/>
                <w:sz w:val="18"/>
                <w:szCs w:val="18"/>
              </w:rPr>
              <w:t>mikroplastik</w:t>
            </w:r>
            <w:proofErr w:type="spellEnd"/>
            <w:r w:rsidR="00201BE6">
              <w:rPr>
                <w:rFonts w:ascii="Arial" w:hAnsi="Arial" w:cs="Arial"/>
                <w:bCs/>
                <w:color w:val="000000"/>
                <w:sz w:val="18"/>
                <w:szCs w:val="18"/>
              </w:rPr>
              <w:t xml:space="preserve"> </w:t>
            </w:r>
            <w:r w:rsidR="00967FB5">
              <w:rPr>
                <w:rFonts w:ascii="Arial" w:hAnsi="Arial" w:cs="Arial"/>
                <w:bCs/>
                <w:color w:val="000000"/>
                <w:sz w:val="18"/>
                <w:szCs w:val="18"/>
              </w:rPr>
              <w:t xml:space="preserve">parçacığın sayısal ortamda hem çökelme davranışı hem de çökelme hızı tahmin edilebilecektir. Böylelikle </w:t>
            </w:r>
            <w:proofErr w:type="spellStart"/>
            <w:r w:rsidR="00967FB5">
              <w:rPr>
                <w:rFonts w:ascii="Arial" w:hAnsi="Arial" w:cs="Arial"/>
                <w:bCs/>
                <w:color w:val="000000"/>
                <w:sz w:val="18"/>
                <w:szCs w:val="18"/>
              </w:rPr>
              <w:t>mikroplastik</w:t>
            </w:r>
            <w:r w:rsidR="00967FB5" w:rsidRPr="00967FB5">
              <w:rPr>
                <w:rFonts w:ascii="Arial" w:hAnsi="Arial" w:cs="Arial"/>
                <w:bCs/>
                <w:color w:val="000000"/>
                <w:sz w:val="18"/>
                <w:szCs w:val="18"/>
              </w:rPr>
              <w:t>lerin</w:t>
            </w:r>
            <w:proofErr w:type="spellEnd"/>
            <w:r w:rsidR="00967FB5" w:rsidRPr="00967FB5">
              <w:rPr>
                <w:rFonts w:ascii="Arial" w:hAnsi="Arial" w:cs="Arial"/>
                <w:bCs/>
                <w:color w:val="000000"/>
                <w:sz w:val="18"/>
                <w:szCs w:val="18"/>
              </w:rPr>
              <w:t xml:space="preserve"> çökelme davranışı ve hızını belirleyen sayısal simülasyon yöntemi</w:t>
            </w:r>
            <w:r w:rsidR="00967FB5">
              <w:rPr>
                <w:rFonts w:ascii="Arial" w:hAnsi="Arial" w:cs="Arial"/>
                <w:bCs/>
                <w:color w:val="000000"/>
                <w:sz w:val="18"/>
                <w:szCs w:val="18"/>
              </w:rPr>
              <w:t xml:space="preserve"> bu projenin çıktılarından birisi olacaktır.</w:t>
            </w:r>
          </w:p>
          <w:p w14:paraId="42723B81" w14:textId="77777777" w:rsidR="002A24D8" w:rsidRPr="00B83D9E" w:rsidRDefault="002A24D8" w:rsidP="007E1327">
            <w:pPr>
              <w:pStyle w:val="WW-NormalWeb1"/>
              <w:snapToGrid w:val="0"/>
              <w:spacing w:before="0" w:after="0"/>
              <w:contextualSpacing/>
              <w:jc w:val="both"/>
              <w:rPr>
                <w:rFonts w:ascii="Arial" w:hAnsi="Arial" w:cs="Arial"/>
                <w:bCs/>
                <w:color w:val="000000"/>
                <w:sz w:val="10"/>
                <w:szCs w:val="10"/>
              </w:rPr>
            </w:pPr>
          </w:p>
          <w:p w14:paraId="58F71CEF" w14:textId="3AEE60F8" w:rsidR="00BB4D28" w:rsidRPr="000335C5" w:rsidRDefault="002A24D8" w:rsidP="002A24D8">
            <w:pPr>
              <w:pStyle w:val="WW-NormalWeb1"/>
              <w:snapToGrid w:val="0"/>
              <w:spacing w:before="0" w:after="0"/>
              <w:contextualSpacing/>
              <w:jc w:val="both"/>
              <w:rPr>
                <w:rFonts w:ascii="Arial" w:hAnsi="Arial" w:cs="Arial"/>
                <w:b/>
                <w:color w:val="000000"/>
                <w:sz w:val="18"/>
                <w:szCs w:val="18"/>
              </w:rPr>
            </w:pPr>
            <w:r>
              <w:rPr>
                <w:rFonts w:ascii="Arial" w:hAnsi="Arial" w:cs="Arial"/>
                <w:bCs/>
                <w:color w:val="000000"/>
                <w:sz w:val="18"/>
                <w:szCs w:val="18"/>
              </w:rPr>
              <w:t>Çökelme hızının d</w:t>
            </w:r>
            <w:r w:rsidR="007E1327">
              <w:rPr>
                <w:rFonts w:ascii="Arial" w:hAnsi="Arial" w:cs="Arial"/>
                <w:bCs/>
                <w:color w:val="000000"/>
                <w:sz w:val="18"/>
                <w:szCs w:val="18"/>
              </w:rPr>
              <w:t>eneysel verilerin</w:t>
            </w:r>
            <w:r>
              <w:rPr>
                <w:rFonts w:ascii="Arial" w:hAnsi="Arial" w:cs="Arial"/>
                <w:bCs/>
                <w:color w:val="000000"/>
                <w:sz w:val="18"/>
                <w:szCs w:val="18"/>
              </w:rPr>
              <w:t>in</w:t>
            </w:r>
            <w:r w:rsidR="007E1327">
              <w:rPr>
                <w:rFonts w:ascii="Arial" w:hAnsi="Arial" w:cs="Arial"/>
                <w:bCs/>
                <w:color w:val="000000"/>
                <w:sz w:val="18"/>
                <w:szCs w:val="18"/>
              </w:rPr>
              <w:t xml:space="preserve"> analizi </w:t>
            </w:r>
            <w:r>
              <w:rPr>
                <w:rFonts w:ascii="Arial" w:hAnsi="Arial" w:cs="Arial"/>
                <w:bCs/>
                <w:color w:val="000000"/>
                <w:sz w:val="18"/>
                <w:szCs w:val="18"/>
              </w:rPr>
              <w:t xml:space="preserve">ise </w:t>
            </w:r>
            <w:r w:rsidR="007E1327">
              <w:rPr>
                <w:rFonts w:ascii="Arial" w:hAnsi="Arial" w:cs="Arial"/>
                <w:bCs/>
                <w:color w:val="000000"/>
                <w:sz w:val="18"/>
                <w:szCs w:val="18"/>
              </w:rPr>
              <w:t>g</w:t>
            </w:r>
            <w:r w:rsidR="00153D57" w:rsidRPr="007E1327">
              <w:rPr>
                <w:rFonts w:ascii="Arial" w:hAnsi="Arial" w:cs="Arial"/>
                <w:bCs/>
                <w:color w:val="000000"/>
                <w:sz w:val="18"/>
                <w:szCs w:val="18"/>
              </w:rPr>
              <w:t xml:space="preserve">erçek parçacığın dönüştürülmüş </w:t>
            </w:r>
            <w:r w:rsidR="00FF0315" w:rsidRPr="007E1327">
              <w:rPr>
                <w:rFonts w:ascii="Arial" w:hAnsi="Arial" w:cs="Arial"/>
                <w:bCs/>
                <w:color w:val="000000"/>
                <w:sz w:val="18"/>
                <w:szCs w:val="18"/>
              </w:rPr>
              <w:t xml:space="preserve">yeni </w:t>
            </w:r>
            <w:r w:rsidR="007E1327">
              <w:rPr>
                <w:rFonts w:ascii="Arial" w:hAnsi="Arial" w:cs="Arial"/>
                <w:bCs/>
                <w:color w:val="000000"/>
                <w:sz w:val="18"/>
                <w:szCs w:val="18"/>
              </w:rPr>
              <w:t xml:space="preserve">dikdörtgensel </w:t>
            </w:r>
            <w:r w:rsidR="00153D57" w:rsidRPr="007E1327">
              <w:rPr>
                <w:rFonts w:ascii="Arial" w:hAnsi="Arial" w:cs="Arial"/>
                <w:bCs/>
                <w:color w:val="000000"/>
                <w:sz w:val="18"/>
                <w:szCs w:val="18"/>
              </w:rPr>
              <w:t xml:space="preserve">geometrisi üzerinden </w:t>
            </w:r>
            <w:r w:rsidR="009465A9" w:rsidRPr="007E1327">
              <w:rPr>
                <w:rFonts w:ascii="Arial" w:hAnsi="Arial" w:cs="Arial"/>
                <w:bCs/>
                <w:color w:val="000000"/>
                <w:sz w:val="18"/>
                <w:szCs w:val="18"/>
              </w:rPr>
              <w:t>tanımla</w:t>
            </w:r>
            <w:r w:rsidR="00153D57" w:rsidRPr="007E1327">
              <w:rPr>
                <w:rFonts w:ascii="Arial" w:hAnsi="Arial" w:cs="Arial"/>
                <w:bCs/>
                <w:color w:val="000000"/>
                <w:sz w:val="18"/>
                <w:szCs w:val="18"/>
              </w:rPr>
              <w:t>na</w:t>
            </w:r>
            <w:r w:rsidR="009465A9" w:rsidRPr="007E1327">
              <w:rPr>
                <w:rFonts w:ascii="Arial" w:hAnsi="Arial" w:cs="Arial"/>
                <w:bCs/>
                <w:color w:val="000000"/>
                <w:sz w:val="18"/>
                <w:szCs w:val="18"/>
              </w:rPr>
              <w:t>cak</w:t>
            </w:r>
            <w:r w:rsidR="00153D57" w:rsidRPr="007E1327">
              <w:rPr>
                <w:rFonts w:ascii="Arial" w:hAnsi="Arial" w:cs="Arial"/>
                <w:bCs/>
                <w:color w:val="000000"/>
                <w:sz w:val="18"/>
                <w:szCs w:val="18"/>
              </w:rPr>
              <w:t xml:space="preserve"> kar</w:t>
            </w:r>
            <w:r>
              <w:rPr>
                <w:rFonts w:ascii="Arial" w:hAnsi="Arial" w:cs="Arial"/>
                <w:bCs/>
                <w:color w:val="000000"/>
                <w:sz w:val="18"/>
                <w:szCs w:val="18"/>
              </w:rPr>
              <w:t>akteristik uzunluk ve iz düşüm</w:t>
            </w:r>
            <w:r w:rsidR="00153D57" w:rsidRPr="007E1327">
              <w:rPr>
                <w:rFonts w:ascii="Arial" w:hAnsi="Arial" w:cs="Arial"/>
                <w:bCs/>
                <w:color w:val="000000"/>
                <w:sz w:val="18"/>
                <w:szCs w:val="18"/>
              </w:rPr>
              <w:t xml:space="preserve"> alanı </w:t>
            </w:r>
            <w:r w:rsidR="007E1327" w:rsidRPr="007E1327">
              <w:rPr>
                <w:rFonts w:ascii="Arial" w:hAnsi="Arial" w:cs="Arial"/>
                <w:bCs/>
                <w:color w:val="000000"/>
                <w:sz w:val="18"/>
                <w:szCs w:val="18"/>
              </w:rPr>
              <w:t xml:space="preserve">değerlerini </w:t>
            </w:r>
            <w:r w:rsidR="00153D57" w:rsidRPr="007E1327">
              <w:rPr>
                <w:rFonts w:ascii="Arial" w:hAnsi="Arial" w:cs="Arial"/>
                <w:bCs/>
                <w:color w:val="000000"/>
                <w:sz w:val="18"/>
                <w:szCs w:val="18"/>
              </w:rPr>
              <w:t>kullanarak</w:t>
            </w:r>
            <w:r w:rsidR="007E1327" w:rsidRPr="007E1327">
              <w:rPr>
                <w:rFonts w:ascii="Arial" w:hAnsi="Arial" w:cs="Arial"/>
                <w:bCs/>
                <w:color w:val="000000"/>
                <w:sz w:val="18"/>
                <w:szCs w:val="18"/>
              </w:rPr>
              <w:t xml:space="preserve"> boyutsuz</w:t>
            </w:r>
            <w:r w:rsidR="00153D57" w:rsidRPr="007E1327">
              <w:rPr>
                <w:rFonts w:ascii="Arial" w:hAnsi="Arial" w:cs="Arial"/>
                <w:bCs/>
                <w:color w:val="000000"/>
                <w:sz w:val="18"/>
                <w:szCs w:val="18"/>
              </w:rPr>
              <w:t xml:space="preserve"> parçacık Reynolds sayısı </w:t>
            </w:r>
            <w:r>
              <w:rPr>
                <w:rFonts w:ascii="Arial" w:hAnsi="Arial" w:cs="Arial"/>
                <w:bCs/>
                <w:color w:val="000000"/>
                <w:sz w:val="18"/>
                <w:szCs w:val="18"/>
              </w:rPr>
              <w:t>(</w:t>
            </w:r>
            <w:r w:rsidR="00153D57" w:rsidRPr="007E1327">
              <w:rPr>
                <w:rFonts w:ascii="Arial" w:hAnsi="Arial" w:cs="Arial"/>
                <w:bCs/>
                <w:color w:val="000000"/>
                <w:sz w:val="18"/>
                <w:szCs w:val="18"/>
              </w:rPr>
              <w:t>Re</w:t>
            </w:r>
            <w:r w:rsidR="00153D57" w:rsidRPr="007E1327">
              <w:rPr>
                <w:rFonts w:ascii="Arial" w:hAnsi="Arial" w:cs="Arial"/>
                <w:bCs/>
                <w:color w:val="000000"/>
                <w:sz w:val="18"/>
                <w:szCs w:val="18"/>
                <w:vertAlign w:val="superscript"/>
              </w:rPr>
              <w:t>*</w:t>
            </w:r>
            <w:r>
              <w:rPr>
                <w:rFonts w:ascii="Arial" w:hAnsi="Arial" w:cs="Arial"/>
                <w:bCs/>
                <w:color w:val="000000"/>
                <w:sz w:val="18"/>
                <w:szCs w:val="18"/>
              </w:rPr>
              <w:t>)</w:t>
            </w:r>
            <w:r w:rsidR="00153D57" w:rsidRPr="007E1327">
              <w:rPr>
                <w:rFonts w:ascii="Arial" w:hAnsi="Arial" w:cs="Arial"/>
                <w:bCs/>
                <w:color w:val="000000"/>
                <w:sz w:val="18"/>
                <w:szCs w:val="18"/>
              </w:rPr>
              <w:t xml:space="preserve"> ve boyutsuz sürükleme katsayısı </w:t>
            </w:r>
            <w:r>
              <w:rPr>
                <w:rFonts w:ascii="Arial" w:hAnsi="Arial" w:cs="Arial"/>
                <w:bCs/>
                <w:color w:val="000000"/>
                <w:sz w:val="18"/>
                <w:szCs w:val="18"/>
              </w:rPr>
              <w:t>(</w:t>
            </w:r>
            <w:r w:rsidR="00153D57" w:rsidRPr="007E1327">
              <w:rPr>
                <w:rFonts w:ascii="Arial" w:hAnsi="Arial" w:cs="Arial"/>
                <w:bCs/>
                <w:color w:val="000000"/>
                <w:sz w:val="18"/>
                <w:szCs w:val="18"/>
              </w:rPr>
              <w:t>C</w:t>
            </w:r>
            <w:r w:rsidR="00153D57" w:rsidRPr="00963A91">
              <w:rPr>
                <w:rFonts w:ascii="Arial" w:hAnsi="Arial" w:cs="Arial"/>
                <w:bCs/>
                <w:color w:val="000000"/>
                <w:sz w:val="18"/>
                <w:szCs w:val="18"/>
                <w:vertAlign w:val="subscript"/>
              </w:rPr>
              <w:t>D</w:t>
            </w:r>
            <w:r w:rsidR="00153D57" w:rsidRPr="007E1327">
              <w:rPr>
                <w:rFonts w:ascii="Arial" w:hAnsi="Arial" w:cs="Arial"/>
                <w:bCs/>
                <w:color w:val="000000"/>
                <w:sz w:val="18"/>
                <w:szCs w:val="18"/>
                <w:vertAlign w:val="superscript"/>
              </w:rPr>
              <w:t>*</w:t>
            </w:r>
            <w:r>
              <w:rPr>
                <w:rFonts w:ascii="Arial" w:hAnsi="Arial" w:cs="Arial"/>
                <w:bCs/>
                <w:color w:val="000000"/>
                <w:sz w:val="18"/>
                <w:szCs w:val="18"/>
              </w:rPr>
              <w:t>)</w:t>
            </w:r>
            <w:r w:rsidR="009465A9" w:rsidRPr="007E1327">
              <w:rPr>
                <w:rFonts w:ascii="Arial" w:hAnsi="Arial" w:cs="Arial"/>
                <w:bCs/>
                <w:color w:val="000000"/>
                <w:sz w:val="18"/>
                <w:szCs w:val="18"/>
              </w:rPr>
              <w:t xml:space="preserve"> </w:t>
            </w:r>
            <w:r w:rsidR="00086586">
              <w:rPr>
                <w:rFonts w:ascii="Arial" w:hAnsi="Arial" w:cs="Arial"/>
                <w:bCs/>
                <w:color w:val="000000"/>
                <w:sz w:val="18"/>
                <w:szCs w:val="18"/>
              </w:rPr>
              <w:t>arasında ilişkinin</w:t>
            </w:r>
            <w:r w:rsidR="00FF0315" w:rsidRPr="007E1327">
              <w:rPr>
                <w:rFonts w:ascii="Arial" w:hAnsi="Arial" w:cs="Arial"/>
                <w:bCs/>
                <w:color w:val="000000"/>
                <w:sz w:val="18"/>
                <w:szCs w:val="18"/>
              </w:rPr>
              <w:t xml:space="preserve"> </w:t>
            </w:r>
            <w:r w:rsidR="00086586">
              <w:rPr>
                <w:rFonts w:ascii="Arial" w:hAnsi="Arial" w:cs="Arial"/>
                <w:bCs/>
                <w:color w:val="000000"/>
                <w:sz w:val="18"/>
                <w:szCs w:val="18"/>
              </w:rPr>
              <w:t xml:space="preserve">yeni tanımlanacak </w:t>
            </w:r>
            <w:r w:rsidR="00FF0315" w:rsidRPr="007E1327">
              <w:rPr>
                <w:rFonts w:ascii="Arial" w:hAnsi="Arial" w:cs="Arial"/>
                <w:bCs/>
                <w:color w:val="000000"/>
                <w:sz w:val="18"/>
                <w:szCs w:val="18"/>
              </w:rPr>
              <w:t xml:space="preserve">Şekil Faktörünün </w:t>
            </w:r>
            <w:r w:rsidR="00086586">
              <w:rPr>
                <w:rFonts w:ascii="Arial" w:hAnsi="Arial" w:cs="Arial"/>
                <w:bCs/>
                <w:color w:val="000000"/>
                <w:sz w:val="18"/>
                <w:szCs w:val="18"/>
              </w:rPr>
              <w:t xml:space="preserve">bir </w:t>
            </w:r>
            <w:r w:rsidR="00FF0315" w:rsidRPr="007E1327">
              <w:rPr>
                <w:rFonts w:ascii="Arial" w:hAnsi="Arial" w:cs="Arial"/>
                <w:bCs/>
                <w:color w:val="000000"/>
                <w:sz w:val="18"/>
                <w:szCs w:val="18"/>
              </w:rPr>
              <w:t xml:space="preserve">fonksiyonu olarak </w:t>
            </w:r>
            <w:r>
              <w:rPr>
                <w:rFonts w:ascii="Arial" w:hAnsi="Arial" w:cs="Arial"/>
                <w:bCs/>
                <w:color w:val="000000"/>
                <w:sz w:val="18"/>
                <w:szCs w:val="18"/>
              </w:rPr>
              <w:t>“</w:t>
            </w:r>
            <w:r w:rsidR="009465A9" w:rsidRPr="007E1327">
              <w:rPr>
                <w:rFonts w:ascii="Arial" w:hAnsi="Arial" w:cs="Arial"/>
                <w:bCs/>
                <w:color w:val="000000"/>
                <w:sz w:val="18"/>
                <w:szCs w:val="18"/>
              </w:rPr>
              <w:t>derin</w:t>
            </w:r>
            <w:r w:rsidR="00153D57" w:rsidRPr="007E1327">
              <w:rPr>
                <w:rFonts w:ascii="Arial" w:hAnsi="Arial" w:cs="Arial"/>
                <w:bCs/>
                <w:color w:val="000000"/>
                <w:sz w:val="18"/>
                <w:szCs w:val="18"/>
              </w:rPr>
              <w:t xml:space="preserve"> öğrenme</w:t>
            </w:r>
            <w:r>
              <w:rPr>
                <w:rFonts w:ascii="Arial" w:hAnsi="Arial" w:cs="Arial"/>
                <w:bCs/>
                <w:color w:val="000000"/>
                <w:sz w:val="18"/>
                <w:szCs w:val="18"/>
              </w:rPr>
              <w:t>”</w:t>
            </w:r>
            <w:r w:rsidR="00153D57" w:rsidRPr="007E1327">
              <w:rPr>
                <w:rFonts w:ascii="Arial" w:hAnsi="Arial" w:cs="Arial"/>
                <w:bCs/>
                <w:color w:val="000000"/>
                <w:sz w:val="18"/>
                <w:szCs w:val="18"/>
              </w:rPr>
              <w:t xml:space="preserve"> teknikleriyle </w:t>
            </w:r>
            <w:r w:rsidR="007605B8">
              <w:rPr>
                <w:rFonts w:ascii="Arial" w:hAnsi="Arial" w:cs="Arial"/>
                <w:bCs/>
                <w:color w:val="000000"/>
                <w:sz w:val="18"/>
                <w:szCs w:val="18"/>
              </w:rPr>
              <w:t xml:space="preserve">iteratif olarak </w:t>
            </w:r>
            <w:r w:rsidR="00153D57" w:rsidRPr="007E1327">
              <w:rPr>
                <w:rFonts w:ascii="Arial" w:hAnsi="Arial" w:cs="Arial"/>
                <w:bCs/>
                <w:color w:val="000000"/>
                <w:sz w:val="18"/>
                <w:szCs w:val="18"/>
              </w:rPr>
              <w:t>analizleri yapılacak</w:t>
            </w:r>
            <w:r w:rsidR="00FF0315" w:rsidRPr="007E1327">
              <w:rPr>
                <w:rFonts w:ascii="Arial" w:hAnsi="Arial" w:cs="Arial"/>
                <w:bCs/>
                <w:color w:val="000000"/>
                <w:sz w:val="18"/>
                <w:szCs w:val="18"/>
              </w:rPr>
              <w:t>tır</w:t>
            </w:r>
            <w:r w:rsidR="00967FB5">
              <w:rPr>
                <w:rFonts w:ascii="Arial" w:hAnsi="Arial" w:cs="Arial"/>
                <w:bCs/>
                <w:color w:val="000000"/>
                <w:sz w:val="18"/>
                <w:szCs w:val="18"/>
              </w:rPr>
              <w:t xml:space="preserve"> (İP-4)</w:t>
            </w:r>
            <w:r w:rsidR="00FF0315" w:rsidRPr="007E1327">
              <w:rPr>
                <w:rFonts w:ascii="Arial" w:hAnsi="Arial" w:cs="Arial"/>
                <w:bCs/>
                <w:color w:val="000000"/>
                <w:sz w:val="18"/>
                <w:szCs w:val="18"/>
              </w:rPr>
              <w:t xml:space="preserve">. </w:t>
            </w:r>
            <w:r w:rsidRPr="007E1327">
              <w:rPr>
                <w:rFonts w:ascii="Arial" w:hAnsi="Arial" w:cs="Arial"/>
                <w:bCs/>
                <w:color w:val="000000"/>
                <w:sz w:val="18"/>
                <w:szCs w:val="18"/>
              </w:rPr>
              <w:t xml:space="preserve">Boyutsuz parçacık Reynolds sayısı </w:t>
            </w:r>
            <w:r>
              <w:rPr>
                <w:rFonts w:ascii="Arial" w:hAnsi="Arial" w:cs="Arial"/>
                <w:bCs/>
                <w:color w:val="000000"/>
                <w:sz w:val="18"/>
                <w:szCs w:val="18"/>
              </w:rPr>
              <w:t>(</w:t>
            </w:r>
            <w:r w:rsidRPr="007E1327">
              <w:rPr>
                <w:rFonts w:ascii="Arial" w:hAnsi="Arial" w:cs="Arial"/>
                <w:bCs/>
                <w:color w:val="000000"/>
                <w:sz w:val="18"/>
                <w:szCs w:val="18"/>
              </w:rPr>
              <w:t>Re</w:t>
            </w:r>
            <w:r w:rsidRPr="007E1327">
              <w:rPr>
                <w:rFonts w:ascii="Arial" w:hAnsi="Arial" w:cs="Arial"/>
                <w:bCs/>
                <w:color w:val="000000"/>
                <w:sz w:val="18"/>
                <w:szCs w:val="18"/>
                <w:vertAlign w:val="superscript"/>
              </w:rPr>
              <w:t>*</w:t>
            </w:r>
            <w:r>
              <w:rPr>
                <w:rFonts w:ascii="Arial" w:hAnsi="Arial" w:cs="Arial"/>
                <w:bCs/>
                <w:color w:val="000000"/>
                <w:sz w:val="18"/>
                <w:szCs w:val="18"/>
              </w:rPr>
              <w:t>)</w:t>
            </w:r>
            <w:r w:rsidRPr="007E1327">
              <w:rPr>
                <w:rFonts w:ascii="Arial" w:hAnsi="Arial" w:cs="Arial"/>
                <w:bCs/>
                <w:color w:val="000000"/>
                <w:sz w:val="18"/>
                <w:szCs w:val="18"/>
              </w:rPr>
              <w:t xml:space="preserve"> </w:t>
            </w:r>
            <w:r>
              <w:rPr>
                <w:rFonts w:ascii="Arial" w:hAnsi="Arial" w:cs="Arial"/>
                <w:bCs/>
                <w:color w:val="000000"/>
                <w:sz w:val="18"/>
                <w:szCs w:val="18"/>
              </w:rPr>
              <w:t>ile</w:t>
            </w:r>
            <w:r w:rsidRPr="007E1327">
              <w:rPr>
                <w:rFonts w:ascii="Arial" w:hAnsi="Arial" w:cs="Arial"/>
                <w:bCs/>
                <w:color w:val="000000"/>
                <w:sz w:val="18"/>
                <w:szCs w:val="18"/>
              </w:rPr>
              <w:t xml:space="preserve"> boyutsuz sürükleme katsayısı </w:t>
            </w:r>
            <w:r>
              <w:rPr>
                <w:rFonts w:ascii="Arial" w:hAnsi="Arial" w:cs="Arial"/>
                <w:bCs/>
                <w:color w:val="000000"/>
                <w:sz w:val="18"/>
                <w:szCs w:val="18"/>
              </w:rPr>
              <w:t>(</w:t>
            </w:r>
            <w:r w:rsidRPr="007E1327">
              <w:rPr>
                <w:rFonts w:ascii="Arial" w:hAnsi="Arial" w:cs="Arial"/>
                <w:bCs/>
                <w:color w:val="000000"/>
                <w:sz w:val="18"/>
                <w:szCs w:val="18"/>
              </w:rPr>
              <w:t>C</w:t>
            </w:r>
            <w:r w:rsidRPr="004F2064">
              <w:rPr>
                <w:rFonts w:ascii="Arial" w:hAnsi="Arial" w:cs="Arial"/>
                <w:bCs/>
                <w:color w:val="000000"/>
                <w:sz w:val="18"/>
                <w:szCs w:val="18"/>
                <w:vertAlign w:val="subscript"/>
              </w:rPr>
              <w:t>D</w:t>
            </w:r>
            <w:r w:rsidRPr="007E1327">
              <w:rPr>
                <w:rFonts w:ascii="Arial" w:hAnsi="Arial" w:cs="Arial"/>
                <w:bCs/>
                <w:color w:val="000000"/>
                <w:sz w:val="18"/>
                <w:szCs w:val="18"/>
                <w:vertAlign w:val="superscript"/>
              </w:rPr>
              <w:t>*</w:t>
            </w:r>
            <w:r>
              <w:rPr>
                <w:rFonts w:ascii="Arial" w:hAnsi="Arial" w:cs="Arial"/>
                <w:bCs/>
                <w:color w:val="000000"/>
                <w:sz w:val="18"/>
                <w:szCs w:val="18"/>
              </w:rPr>
              <w:t>)</w:t>
            </w:r>
            <w:r w:rsidRPr="007E1327">
              <w:rPr>
                <w:rFonts w:ascii="Arial" w:hAnsi="Arial" w:cs="Arial"/>
                <w:bCs/>
                <w:color w:val="000000"/>
                <w:sz w:val="18"/>
                <w:szCs w:val="18"/>
              </w:rPr>
              <w:t xml:space="preserve"> </w:t>
            </w:r>
            <w:r>
              <w:rPr>
                <w:rFonts w:ascii="Arial" w:hAnsi="Arial" w:cs="Arial"/>
                <w:bCs/>
                <w:color w:val="000000"/>
                <w:sz w:val="18"/>
                <w:szCs w:val="18"/>
              </w:rPr>
              <w:t xml:space="preserve"> arasındaki ilişki</w:t>
            </w:r>
            <w:r w:rsidR="00E17189">
              <w:rPr>
                <w:rFonts w:ascii="Arial" w:hAnsi="Arial" w:cs="Arial"/>
                <w:bCs/>
                <w:color w:val="000000"/>
                <w:sz w:val="18"/>
                <w:szCs w:val="18"/>
              </w:rPr>
              <w:t>yi</w:t>
            </w:r>
            <w:r>
              <w:rPr>
                <w:rFonts w:ascii="Arial" w:hAnsi="Arial" w:cs="Arial"/>
                <w:bCs/>
                <w:color w:val="000000"/>
                <w:sz w:val="18"/>
                <w:szCs w:val="18"/>
              </w:rPr>
              <w:t xml:space="preserve"> en </w:t>
            </w:r>
            <w:r w:rsidR="00E17189">
              <w:rPr>
                <w:rFonts w:ascii="Arial" w:hAnsi="Arial" w:cs="Arial"/>
                <w:bCs/>
                <w:color w:val="000000"/>
                <w:sz w:val="18"/>
                <w:szCs w:val="18"/>
              </w:rPr>
              <w:t>iyi tanımlayan</w:t>
            </w:r>
            <w:r>
              <w:rPr>
                <w:rFonts w:ascii="Arial" w:hAnsi="Arial" w:cs="Arial"/>
                <w:bCs/>
                <w:color w:val="000000"/>
                <w:sz w:val="18"/>
                <w:szCs w:val="18"/>
              </w:rPr>
              <w:t xml:space="preserve"> Şekil Faktörünün elde edilmesi sonucunda</w:t>
            </w:r>
            <w:r w:rsidR="00E17189">
              <w:rPr>
                <w:rFonts w:ascii="Arial" w:hAnsi="Arial" w:cs="Arial"/>
                <w:bCs/>
                <w:color w:val="000000"/>
                <w:sz w:val="18"/>
                <w:szCs w:val="18"/>
              </w:rPr>
              <w:t xml:space="preserve"> </w:t>
            </w:r>
            <w:proofErr w:type="spellStart"/>
            <w:r w:rsidR="00E17189">
              <w:rPr>
                <w:rFonts w:ascii="Arial" w:hAnsi="Arial" w:cs="Arial"/>
                <w:bCs/>
                <w:color w:val="000000"/>
                <w:sz w:val="18"/>
                <w:szCs w:val="18"/>
              </w:rPr>
              <w:t>mikroplastik</w:t>
            </w:r>
            <w:proofErr w:type="spellEnd"/>
            <w:r w:rsidR="00E17189">
              <w:rPr>
                <w:rFonts w:ascii="Arial" w:hAnsi="Arial" w:cs="Arial"/>
                <w:bCs/>
                <w:color w:val="000000"/>
                <w:sz w:val="18"/>
                <w:szCs w:val="18"/>
              </w:rPr>
              <w:t xml:space="preserve"> parçacıklar için geçerli olacak </w:t>
            </w:r>
            <w:r w:rsidR="00BD1F44">
              <w:rPr>
                <w:rFonts w:ascii="Arial" w:hAnsi="Arial" w:cs="Arial"/>
                <w:bCs/>
                <w:color w:val="000000"/>
                <w:sz w:val="18"/>
                <w:szCs w:val="18"/>
              </w:rPr>
              <w:t>“</w:t>
            </w:r>
            <w:r w:rsidR="00BD1F44" w:rsidRPr="007E1327">
              <w:rPr>
                <w:rFonts w:ascii="Arial" w:hAnsi="Arial" w:cs="Arial"/>
                <w:bCs/>
                <w:color w:val="000000"/>
                <w:sz w:val="18"/>
                <w:szCs w:val="18"/>
              </w:rPr>
              <w:t>derin öğrenme</w:t>
            </w:r>
            <w:r w:rsidR="00BD1F44">
              <w:rPr>
                <w:rFonts w:ascii="Arial" w:hAnsi="Arial" w:cs="Arial"/>
                <w:bCs/>
                <w:color w:val="000000"/>
                <w:sz w:val="18"/>
                <w:szCs w:val="18"/>
              </w:rPr>
              <w:t>”</w:t>
            </w:r>
            <w:r w:rsidR="00BD1F44" w:rsidRPr="007E1327">
              <w:rPr>
                <w:rFonts w:ascii="Arial" w:hAnsi="Arial" w:cs="Arial"/>
                <w:bCs/>
                <w:color w:val="000000"/>
                <w:sz w:val="18"/>
                <w:szCs w:val="18"/>
              </w:rPr>
              <w:t xml:space="preserve"> </w:t>
            </w:r>
            <w:r w:rsidR="00BD1F44">
              <w:rPr>
                <w:rFonts w:ascii="Arial" w:hAnsi="Arial" w:cs="Arial"/>
                <w:bCs/>
                <w:color w:val="000000"/>
                <w:sz w:val="18"/>
                <w:szCs w:val="18"/>
              </w:rPr>
              <w:t xml:space="preserve">temelli </w:t>
            </w:r>
            <w:r w:rsidR="00E17189">
              <w:rPr>
                <w:rFonts w:ascii="Arial" w:hAnsi="Arial" w:cs="Arial"/>
                <w:bCs/>
                <w:color w:val="000000"/>
                <w:sz w:val="18"/>
                <w:szCs w:val="18"/>
              </w:rPr>
              <w:t xml:space="preserve">bir çökelme hız hesaplama yöntemi </w:t>
            </w:r>
            <w:r w:rsidR="00967FB5">
              <w:rPr>
                <w:rFonts w:ascii="Arial" w:hAnsi="Arial" w:cs="Arial"/>
                <w:bCs/>
                <w:color w:val="000000"/>
                <w:sz w:val="18"/>
                <w:szCs w:val="18"/>
              </w:rPr>
              <w:t xml:space="preserve">projenin diğer bir çıktısı olarak </w:t>
            </w:r>
            <w:r w:rsidR="00E17189">
              <w:rPr>
                <w:rFonts w:ascii="Arial" w:hAnsi="Arial" w:cs="Arial"/>
                <w:bCs/>
                <w:color w:val="000000"/>
                <w:sz w:val="18"/>
                <w:szCs w:val="18"/>
              </w:rPr>
              <w:t xml:space="preserve">ortaya </w:t>
            </w:r>
            <w:r w:rsidR="00967FB5">
              <w:rPr>
                <w:rFonts w:ascii="Arial" w:hAnsi="Arial" w:cs="Arial"/>
                <w:bCs/>
                <w:color w:val="000000"/>
                <w:sz w:val="18"/>
                <w:szCs w:val="18"/>
              </w:rPr>
              <w:t>konacaktır</w:t>
            </w:r>
            <w:r w:rsidR="00E17189">
              <w:rPr>
                <w:rFonts w:ascii="Arial" w:hAnsi="Arial" w:cs="Arial"/>
                <w:bCs/>
                <w:color w:val="000000"/>
                <w:sz w:val="18"/>
                <w:szCs w:val="18"/>
              </w:rPr>
              <w:t xml:space="preserve">. Bu yöntem yapılacak analizlerin sonucuna göre ya bir ampirik bağıntı </w:t>
            </w:r>
            <w:r w:rsidR="00967FB5">
              <w:rPr>
                <w:rFonts w:ascii="Arial" w:hAnsi="Arial" w:cs="Arial"/>
                <w:bCs/>
                <w:color w:val="000000"/>
                <w:sz w:val="18"/>
                <w:szCs w:val="18"/>
              </w:rPr>
              <w:t xml:space="preserve">şeklinde </w:t>
            </w:r>
            <w:r w:rsidR="00E17189">
              <w:rPr>
                <w:rFonts w:ascii="Arial" w:hAnsi="Arial" w:cs="Arial"/>
                <w:bCs/>
                <w:color w:val="000000"/>
                <w:sz w:val="18"/>
                <w:szCs w:val="18"/>
              </w:rPr>
              <w:t xml:space="preserve">ya da parçacık geometrisinin fonksiyonu olarak </w:t>
            </w:r>
            <w:r w:rsidR="00EE6E0D">
              <w:rPr>
                <w:rFonts w:ascii="Arial" w:hAnsi="Arial" w:cs="Arial"/>
                <w:bCs/>
                <w:color w:val="000000"/>
                <w:sz w:val="18"/>
                <w:szCs w:val="18"/>
              </w:rPr>
              <w:t xml:space="preserve">bir </w:t>
            </w:r>
            <w:r w:rsidR="00E17189">
              <w:rPr>
                <w:rFonts w:ascii="Arial" w:hAnsi="Arial" w:cs="Arial"/>
                <w:bCs/>
                <w:color w:val="000000"/>
                <w:sz w:val="18"/>
                <w:szCs w:val="18"/>
              </w:rPr>
              <w:t>seri (</w:t>
            </w:r>
            <w:r w:rsidR="00E17189" w:rsidRPr="007E1327">
              <w:rPr>
                <w:rFonts w:ascii="Arial" w:hAnsi="Arial" w:cs="Arial"/>
                <w:bCs/>
                <w:color w:val="000000"/>
                <w:sz w:val="18"/>
                <w:szCs w:val="18"/>
              </w:rPr>
              <w:t>Re</w:t>
            </w:r>
            <w:r w:rsidR="00E17189" w:rsidRPr="007E1327">
              <w:rPr>
                <w:rFonts w:ascii="Arial" w:hAnsi="Arial" w:cs="Arial"/>
                <w:bCs/>
                <w:color w:val="000000"/>
                <w:sz w:val="18"/>
                <w:szCs w:val="18"/>
                <w:vertAlign w:val="superscript"/>
              </w:rPr>
              <w:t>*</w:t>
            </w:r>
            <w:r w:rsidR="00E17189">
              <w:rPr>
                <w:rFonts w:ascii="Arial" w:hAnsi="Arial" w:cs="Arial"/>
                <w:bCs/>
                <w:color w:val="000000"/>
                <w:sz w:val="18"/>
                <w:szCs w:val="18"/>
              </w:rPr>
              <w:t>)-(</w:t>
            </w:r>
            <w:r w:rsidR="00E17189" w:rsidRPr="007E1327">
              <w:rPr>
                <w:rFonts w:ascii="Arial" w:hAnsi="Arial" w:cs="Arial"/>
                <w:bCs/>
                <w:color w:val="000000"/>
                <w:sz w:val="18"/>
                <w:szCs w:val="18"/>
              </w:rPr>
              <w:t>C</w:t>
            </w:r>
            <w:r w:rsidR="00E17189" w:rsidRPr="004F2064">
              <w:rPr>
                <w:rFonts w:ascii="Arial" w:hAnsi="Arial" w:cs="Arial"/>
                <w:bCs/>
                <w:color w:val="000000"/>
                <w:sz w:val="18"/>
                <w:szCs w:val="18"/>
                <w:vertAlign w:val="subscript"/>
              </w:rPr>
              <w:t>D</w:t>
            </w:r>
            <w:r w:rsidR="00E17189" w:rsidRPr="007E1327">
              <w:rPr>
                <w:rFonts w:ascii="Arial" w:hAnsi="Arial" w:cs="Arial"/>
                <w:bCs/>
                <w:color w:val="000000"/>
                <w:sz w:val="18"/>
                <w:szCs w:val="18"/>
                <w:vertAlign w:val="superscript"/>
              </w:rPr>
              <w:t>*</w:t>
            </w:r>
            <w:r w:rsidR="00E17189">
              <w:rPr>
                <w:rFonts w:ascii="Arial" w:hAnsi="Arial" w:cs="Arial"/>
                <w:bCs/>
                <w:color w:val="000000"/>
                <w:sz w:val="18"/>
                <w:szCs w:val="18"/>
              </w:rPr>
              <w:t xml:space="preserve">) eğrileri şeklinde olacaktır. </w:t>
            </w:r>
            <w:r w:rsidR="00111533">
              <w:rPr>
                <w:rFonts w:ascii="Arial" w:hAnsi="Arial" w:cs="Arial"/>
                <w:bCs/>
                <w:color w:val="000000"/>
                <w:sz w:val="18"/>
                <w:szCs w:val="18"/>
              </w:rPr>
              <w:t xml:space="preserve">Çökelme hızı verileri aynı zamanda sayısal simülasyon sonuçlarının kalibrasyonunda da kullanılacaktır. </w:t>
            </w:r>
          </w:p>
        </w:tc>
      </w:tr>
      <w:tr w:rsidR="00BB4D28" w:rsidRPr="000335C5" w14:paraId="72BE2CE4" w14:textId="77777777" w:rsidTr="00391EBD">
        <w:trPr>
          <w:trHeight w:val="545"/>
        </w:trPr>
        <w:tc>
          <w:tcPr>
            <w:tcW w:w="9781" w:type="dxa"/>
          </w:tcPr>
          <w:p w14:paraId="6630A1DB" w14:textId="6E358F46" w:rsidR="00BB4D28" w:rsidRPr="000335C5" w:rsidRDefault="00BB4D28" w:rsidP="00373BFD">
            <w:pPr>
              <w:pStyle w:val="WW-NormalWeb1"/>
              <w:snapToGrid w:val="0"/>
              <w:spacing w:before="0" w:after="0"/>
              <w:contextualSpacing/>
              <w:rPr>
                <w:rFonts w:ascii="Arial" w:hAnsi="Arial" w:cs="Arial"/>
                <w:b/>
                <w:color w:val="000000"/>
                <w:sz w:val="18"/>
                <w:szCs w:val="18"/>
              </w:rPr>
            </w:pPr>
            <w:r w:rsidRPr="000335C5">
              <w:rPr>
                <w:rFonts w:ascii="Arial" w:hAnsi="Arial" w:cs="Arial"/>
                <w:b/>
                <w:color w:val="000000"/>
                <w:sz w:val="18"/>
                <w:szCs w:val="18"/>
              </w:rPr>
              <w:t>Anahtar Kelimeler:</w:t>
            </w:r>
            <w:r w:rsidR="009D67E0">
              <w:rPr>
                <w:rFonts w:ascii="Arial" w:hAnsi="Arial" w:cs="Arial"/>
                <w:b/>
                <w:color w:val="000000"/>
                <w:sz w:val="18"/>
                <w:szCs w:val="18"/>
              </w:rPr>
              <w:t xml:space="preserve"> </w:t>
            </w:r>
            <w:proofErr w:type="spellStart"/>
            <w:r w:rsidR="009D67E0">
              <w:rPr>
                <w:rFonts w:ascii="Arial" w:hAnsi="Arial" w:cs="Arial"/>
                <w:b/>
                <w:color w:val="000000"/>
                <w:sz w:val="18"/>
                <w:szCs w:val="18"/>
              </w:rPr>
              <w:t>mikroplastik</w:t>
            </w:r>
            <w:proofErr w:type="spellEnd"/>
            <w:r w:rsidR="009D67E0">
              <w:rPr>
                <w:rFonts w:ascii="Arial" w:hAnsi="Arial" w:cs="Arial"/>
                <w:b/>
                <w:color w:val="000000"/>
                <w:sz w:val="18"/>
                <w:szCs w:val="18"/>
              </w:rPr>
              <w:t xml:space="preserve">, çökelme hızı, şekil faktörü, </w:t>
            </w:r>
            <w:r w:rsidR="0012309A">
              <w:rPr>
                <w:rFonts w:ascii="Arial" w:hAnsi="Arial" w:cs="Arial"/>
                <w:b/>
                <w:color w:val="000000"/>
                <w:sz w:val="18"/>
                <w:szCs w:val="18"/>
              </w:rPr>
              <w:t xml:space="preserve">deneysel çalışma, </w:t>
            </w:r>
            <w:r w:rsidR="009D67E0">
              <w:rPr>
                <w:rFonts w:ascii="Arial" w:hAnsi="Arial" w:cs="Arial"/>
                <w:b/>
                <w:color w:val="000000"/>
                <w:sz w:val="18"/>
                <w:szCs w:val="18"/>
              </w:rPr>
              <w:t>sayısal modelleme</w:t>
            </w:r>
            <w:r w:rsidR="00484A36">
              <w:rPr>
                <w:rFonts w:ascii="Arial" w:hAnsi="Arial" w:cs="Arial"/>
                <w:b/>
                <w:color w:val="000000"/>
                <w:sz w:val="18"/>
                <w:szCs w:val="18"/>
              </w:rPr>
              <w:t>, derin öğrenme</w:t>
            </w:r>
          </w:p>
        </w:tc>
      </w:tr>
    </w:tbl>
    <w:p w14:paraId="04CD1AF9" w14:textId="77777777" w:rsidR="00BB4D28" w:rsidRPr="000335C5" w:rsidRDefault="00BB4D28" w:rsidP="00373BFD">
      <w:pPr>
        <w:pStyle w:val="WW-NormalWeb1"/>
        <w:spacing w:before="0" w:after="0"/>
        <w:contextualSpacing/>
        <w:jc w:val="both"/>
        <w:rPr>
          <w:rFonts w:ascii="Arial" w:hAnsi="Arial" w:cs="Arial"/>
          <w:color w:val="000000"/>
          <w:sz w:val="18"/>
          <w:szCs w:val="18"/>
        </w:rPr>
      </w:pPr>
    </w:p>
    <w:p w14:paraId="4B90648D" w14:textId="77777777" w:rsidR="00A5590C" w:rsidRPr="000335C5" w:rsidRDefault="00A5590C" w:rsidP="00373BFD">
      <w:pPr>
        <w:pStyle w:val="WW-NormalWeb1"/>
        <w:spacing w:before="0" w:after="0"/>
        <w:contextualSpacing/>
        <w:jc w:val="both"/>
        <w:rPr>
          <w:rFonts w:ascii="Arial" w:hAnsi="Arial" w:cs="Arial"/>
          <w:color w:val="000000"/>
          <w:sz w:val="18"/>
          <w:szCs w:val="18"/>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81"/>
      </w:tblGrid>
      <w:tr w:rsidR="00BB4D28" w:rsidRPr="000335C5" w14:paraId="09D3A1E5" w14:textId="77777777" w:rsidTr="00391EBD">
        <w:trPr>
          <w:trHeight w:val="574"/>
        </w:trPr>
        <w:tc>
          <w:tcPr>
            <w:tcW w:w="9781" w:type="dxa"/>
          </w:tcPr>
          <w:p w14:paraId="7D6E417F" w14:textId="01C6AB1B" w:rsidR="00BB4D28" w:rsidRPr="000335C5" w:rsidRDefault="00BB4D28" w:rsidP="00373BFD">
            <w:pPr>
              <w:snapToGrid w:val="0"/>
              <w:contextualSpacing/>
              <w:jc w:val="both"/>
              <w:rPr>
                <w:rFonts w:ascii="Arial" w:hAnsi="Arial" w:cs="Arial"/>
                <w:color w:val="000000"/>
                <w:sz w:val="18"/>
                <w:szCs w:val="18"/>
                <w:lang w:val="tr-TR"/>
              </w:rPr>
            </w:pPr>
            <w:proofErr w:type="spellStart"/>
            <w:proofErr w:type="gramStart"/>
            <w:r w:rsidRPr="000335C5">
              <w:rPr>
                <w:rFonts w:ascii="Arial" w:hAnsi="Arial" w:cs="Arial"/>
                <w:b/>
                <w:color w:val="000000"/>
                <w:sz w:val="18"/>
                <w:szCs w:val="18"/>
                <w:lang w:val="tr-TR"/>
              </w:rPr>
              <w:t>Title</w:t>
            </w:r>
            <w:proofErr w:type="spellEnd"/>
            <w:r w:rsidRPr="000335C5">
              <w:rPr>
                <w:rFonts w:ascii="Arial" w:hAnsi="Arial" w:cs="Arial"/>
                <w:b/>
                <w:color w:val="000000"/>
                <w:sz w:val="18"/>
                <w:szCs w:val="18"/>
                <w:lang w:val="tr-TR"/>
              </w:rPr>
              <w:t xml:space="preserve"> :</w:t>
            </w:r>
            <w:proofErr w:type="gramEnd"/>
            <w:r w:rsidRPr="000335C5">
              <w:rPr>
                <w:rFonts w:ascii="Arial" w:hAnsi="Arial" w:cs="Arial"/>
                <w:color w:val="000000"/>
                <w:sz w:val="18"/>
                <w:szCs w:val="18"/>
                <w:lang w:val="tr-TR"/>
              </w:rPr>
              <w:t xml:space="preserve"> </w:t>
            </w:r>
            <w:proofErr w:type="spellStart"/>
            <w:r w:rsidR="00CE4A4A" w:rsidRPr="00F50514">
              <w:rPr>
                <w:rFonts w:ascii="Arial" w:hAnsi="Arial" w:cs="Arial"/>
                <w:b/>
                <w:bCs/>
                <w:color w:val="000000"/>
                <w:sz w:val="18"/>
                <w:szCs w:val="18"/>
                <w:lang w:val="tr-TR"/>
              </w:rPr>
              <w:t>Investigation</w:t>
            </w:r>
            <w:proofErr w:type="spellEnd"/>
            <w:r w:rsidR="00CE4A4A" w:rsidRPr="00F50514">
              <w:rPr>
                <w:rFonts w:ascii="Arial" w:hAnsi="Arial" w:cs="Arial"/>
                <w:b/>
                <w:bCs/>
                <w:color w:val="000000"/>
                <w:sz w:val="18"/>
                <w:szCs w:val="18"/>
                <w:lang w:val="tr-TR"/>
              </w:rPr>
              <w:t xml:space="preserve"> of </w:t>
            </w:r>
            <w:proofErr w:type="spellStart"/>
            <w:r w:rsidR="00CE4A4A" w:rsidRPr="00F50514">
              <w:rPr>
                <w:rFonts w:ascii="Arial" w:hAnsi="Arial" w:cs="Arial"/>
                <w:b/>
                <w:bCs/>
                <w:color w:val="000000"/>
                <w:sz w:val="18"/>
                <w:szCs w:val="18"/>
                <w:lang w:val="tr-TR"/>
              </w:rPr>
              <w:t>Settling</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Velocity</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for</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Regular</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and</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Irregular</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Shaped</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Microplastics</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by</w:t>
            </w:r>
            <w:proofErr w:type="spellEnd"/>
            <w:r w:rsidR="00CE4A4A" w:rsidRPr="00F50514">
              <w:rPr>
                <w:rFonts w:ascii="Arial" w:hAnsi="Arial" w:cs="Arial"/>
                <w:b/>
                <w:bCs/>
                <w:color w:val="000000"/>
                <w:sz w:val="18"/>
                <w:szCs w:val="18"/>
                <w:lang w:val="tr-TR"/>
              </w:rPr>
              <w:t xml:space="preserve"> </w:t>
            </w:r>
            <w:proofErr w:type="spellStart"/>
            <w:r w:rsidR="00CE4A4A" w:rsidRPr="00F50514">
              <w:rPr>
                <w:rFonts w:ascii="Arial" w:hAnsi="Arial" w:cs="Arial"/>
                <w:b/>
                <w:bCs/>
                <w:color w:val="000000"/>
                <w:sz w:val="18"/>
                <w:szCs w:val="18"/>
                <w:lang w:val="tr-TR"/>
              </w:rPr>
              <w:t>Experimental</w:t>
            </w:r>
            <w:proofErr w:type="spellEnd"/>
            <w:r w:rsidR="00E27C75">
              <w:rPr>
                <w:rFonts w:ascii="Arial" w:hAnsi="Arial" w:cs="Arial"/>
                <w:b/>
                <w:bCs/>
                <w:color w:val="000000"/>
                <w:sz w:val="18"/>
                <w:szCs w:val="18"/>
                <w:lang w:val="tr-TR"/>
              </w:rPr>
              <w:t xml:space="preserve">, </w:t>
            </w:r>
            <w:proofErr w:type="spellStart"/>
            <w:r w:rsidR="001B4FEF" w:rsidRPr="00F50514">
              <w:rPr>
                <w:rFonts w:ascii="Arial" w:hAnsi="Arial" w:cs="Arial"/>
                <w:b/>
                <w:bCs/>
                <w:color w:val="000000"/>
                <w:sz w:val="18"/>
                <w:szCs w:val="18"/>
                <w:lang w:val="tr-TR"/>
              </w:rPr>
              <w:t>Numerical</w:t>
            </w:r>
            <w:proofErr w:type="spellEnd"/>
            <w:r w:rsidR="001B4FEF" w:rsidRPr="00F50514">
              <w:rPr>
                <w:rFonts w:ascii="Arial" w:hAnsi="Arial" w:cs="Arial"/>
                <w:b/>
                <w:bCs/>
                <w:color w:val="000000"/>
                <w:sz w:val="18"/>
                <w:szCs w:val="18"/>
                <w:lang w:val="tr-TR"/>
              </w:rPr>
              <w:t xml:space="preserve"> </w:t>
            </w:r>
            <w:proofErr w:type="spellStart"/>
            <w:r w:rsidR="00E27C75">
              <w:rPr>
                <w:rFonts w:ascii="Arial" w:hAnsi="Arial" w:cs="Arial"/>
                <w:b/>
                <w:bCs/>
                <w:color w:val="000000"/>
                <w:sz w:val="18"/>
                <w:szCs w:val="18"/>
                <w:lang w:val="tr-TR"/>
              </w:rPr>
              <w:t>and</w:t>
            </w:r>
            <w:proofErr w:type="spellEnd"/>
            <w:r w:rsidR="00E27C75">
              <w:rPr>
                <w:rFonts w:ascii="Arial" w:hAnsi="Arial" w:cs="Arial"/>
                <w:b/>
                <w:bCs/>
                <w:color w:val="000000"/>
                <w:sz w:val="18"/>
                <w:szCs w:val="18"/>
                <w:lang w:val="tr-TR"/>
              </w:rPr>
              <w:t xml:space="preserve"> </w:t>
            </w:r>
            <w:proofErr w:type="spellStart"/>
            <w:r w:rsidR="00E27C75">
              <w:rPr>
                <w:rFonts w:ascii="Arial" w:hAnsi="Arial" w:cs="Arial"/>
                <w:b/>
                <w:bCs/>
                <w:color w:val="000000"/>
                <w:sz w:val="18"/>
                <w:szCs w:val="18"/>
                <w:lang w:val="tr-TR"/>
              </w:rPr>
              <w:t>Deep</w:t>
            </w:r>
            <w:proofErr w:type="spellEnd"/>
            <w:r w:rsidR="00E27C75">
              <w:rPr>
                <w:rFonts w:ascii="Arial" w:hAnsi="Arial" w:cs="Arial"/>
                <w:b/>
                <w:bCs/>
                <w:color w:val="000000"/>
                <w:sz w:val="18"/>
                <w:szCs w:val="18"/>
                <w:lang w:val="tr-TR"/>
              </w:rPr>
              <w:t xml:space="preserve"> Learning </w:t>
            </w:r>
            <w:proofErr w:type="spellStart"/>
            <w:r w:rsidR="00CE4A4A" w:rsidRPr="00F50514">
              <w:rPr>
                <w:rFonts w:ascii="Arial" w:hAnsi="Arial" w:cs="Arial"/>
                <w:b/>
                <w:bCs/>
                <w:color w:val="000000"/>
                <w:sz w:val="18"/>
                <w:szCs w:val="18"/>
                <w:lang w:val="tr-TR"/>
              </w:rPr>
              <w:t>Methods</w:t>
            </w:r>
            <w:proofErr w:type="spellEnd"/>
          </w:p>
        </w:tc>
      </w:tr>
      <w:tr w:rsidR="00BB4D28" w:rsidRPr="000335C5" w14:paraId="105C2432" w14:textId="77777777" w:rsidTr="00391EBD">
        <w:trPr>
          <w:trHeight w:val="945"/>
        </w:trPr>
        <w:tc>
          <w:tcPr>
            <w:tcW w:w="9781" w:type="dxa"/>
            <w:vAlign w:val="center"/>
          </w:tcPr>
          <w:p w14:paraId="16F6924E" w14:textId="77777777" w:rsidR="00BB4D28" w:rsidRPr="000335C5" w:rsidRDefault="00BB4D28" w:rsidP="00373BFD">
            <w:pPr>
              <w:snapToGrid w:val="0"/>
              <w:contextualSpacing/>
              <w:jc w:val="center"/>
              <w:rPr>
                <w:rFonts w:ascii="Arial" w:hAnsi="Arial" w:cs="Arial"/>
                <w:b/>
                <w:color w:val="000000"/>
                <w:sz w:val="18"/>
                <w:szCs w:val="18"/>
                <w:lang w:val="tr-TR"/>
              </w:rPr>
            </w:pPr>
            <w:proofErr w:type="spellStart"/>
            <w:r w:rsidRPr="000335C5">
              <w:rPr>
                <w:rFonts w:ascii="Arial" w:hAnsi="Arial" w:cs="Arial"/>
                <w:b/>
                <w:color w:val="000000"/>
                <w:sz w:val="18"/>
                <w:szCs w:val="18"/>
                <w:lang w:val="tr-TR"/>
              </w:rPr>
              <w:t>Summary</w:t>
            </w:r>
            <w:proofErr w:type="spellEnd"/>
          </w:p>
          <w:p w14:paraId="508118C2" w14:textId="53FD759E" w:rsidR="00855261" w:rsidRDefault="00855261" w:rsidP="007C6594">
            <w:pPr>
              <w:snapToGrid w:val="0"/>
              <w:contextualSpacing/>
              <w:jc w:val="both"/>
              <w:rPr>
                <w:rFonts w:ascii="Arial" w:hAnsi="Arial" w:cs="Arial"/>
                <w:bCs/>
                <w:color w:val="000000"/>
                <w:sz w:val="18"/>
                <w:szCs w:val="18"/>
                <w:lang w:val="tr-TR"/>
              </w:rPr>
            </w:pPr>
            <w:proofErr w:type="spellStart"/>
            <w:r w:rsidRPr="00855261">
              <w:rPr>
                <w:rFonts w:ascii="Arial" w:hAnsi="Arial" w:cs="Arial"/>
                <w:bCs/>
                <w:color w:val="000000"/>
                <w:sz w:val="18"/>
                <w:szCs w:val="18"/>
                <w:lang w:val="tr-TR"/>
              </w:rPr>
              <w:t>Plastics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are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products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consisting</w:t>
            </w:r>
            <w:proofErr w:type="spellEnd"/>
            <w:r w:rsidRPr="00855261">
              <w:rPr>
                <w:rFonts w:ascii="Arial" w:hAnsi="Arial" w:cs="Arial"/>
                <w:bCs/>
                <w:color w:val="000000"/>
                <w:sz w:val="18"/>
                <w:szCs w:val="18"/>
                <w:lang w:val="tr-TR"/>
              </w:rPr>
              <w:t xml:space="preserve"> of a </w:t>
            </w:r>
            <w:proofErr w:type="spellStart"/>
            <w:r w:rsidRPr="00855261">
              <w:rPr>
                <w:rFonts w:ascii="Arial" w:hAnsi="Arial" w:cs="Arial"/>
                <w:bCs/>
                <w:color w:val="000000"/>
                <w:sz w:val="18"/>
                <w:szCs w:val="18"/>
                <w:lang w:val="tr-TR"/>
              </w:rPr>
              <w:t>wide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variety</w:t>
            </w:r>
            <w:proofErr w:type="spellEnd"/>
            <w:r w:rsidRPr="00855261">
              <w:rPr>
                <w:rFonts w:ascii="Arial" w:hAnsi="Arial" w:cs="Arial"/>
                <w:bCs/>
                <w:color w:val="000000"/>
                <w:sz w:val="18"/>
                <w:szCs w:val="18"/>
                <w:lang w:val="tr-TR"/>
              </w:rPr>
              <w:t xml:space="preserve"> of </w:t>
            </w:r>
            <w:proofErr w:type="spellStart"/>
            <w:r w:rsidRPr="00855261">
              <w:rPr>
                <w:rFonts w:ascii="Arial" w:hAnsi="Arial" w:cs="Arial"/>
                <w:bCs/>
                <w:color w:val="000000"/>
                <w:sz w:val="18"/>
                <w:szCs w:val="18"/>
                <w:lang w:val="tr-TR"/>
              </w:rPr>
              <w:t>polymers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obtained</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from</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breakdown</w:t>
            </w:r>
            <w:proofErr w:type="spellEnd"/>
            <w:r w:rsidRPr="00855261">
              <w:rPr>
                <w:rFonts w:ascii="Arial" w:hAnsi="Arial" w:cs="Arial"/>
                <w:bCs/>
                <w:color w:val="000000"/>
                <w:sz w:val="18"/>
                <w:szCs w:val="18"/>
                <w:lang w:val="tr-TR"/>
              </w:rPr>
              <w:t xml:space="preserve"> of </w:t>
            </w:r>
            <w:proofErr w:type="spellStart"/>
            <w:r w:rsidRPr="00855261">
              <w:rPr>
                <w:rFonts w:ascii="Arial" w:hAnsi="Arial" w:cs="Arial"/>
                <w:bCs/>
                <w:color w:val="000000"/>
                <w:sz w:val="18"/>
                <w:szCs w:val="18"/>
                <w:lang w:val="tr-TR"/>
              </w:rPr>
              <w:t>carbon-based</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materials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variety</w:t>
            </w:r>
            <w:proofErr w:type="spellEnd"/>
            <w:r w:rsidRPr="00855261">
              <w:rPr>
                <w:rFonts w:ascii="Arial" w:hAnsi="Arial" w:cs="Arial"/>
                <w:bCs/>
                <w:color w:val="000000"/>
                <w:sz w:val="18"/>
                <w:szCs w:val="18"/>
                <w:lang w:val="tr-TR"/>
              </w:rPr>
              <w:t xml:space="preserve"> of </w:t>
            </w:r>
            <w:proofErr w:type="spellStart"/>
            <w:r w:rsidRPr="00855261">
              <w:rPr>
                <w:rFonts w:ascii="Arial" w:hAnsi="Arial" w:cs="Arial"/>
                <w:bCs/>
                <w:color w:val="000000"/>
                <w:sz w:val="18"/>
                <w:szCs w:val="18"/>
                <w:lang w:val="tr-TR"/>
              </w:rPr>
              <w:t>raw</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materials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that</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make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up</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plastics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provides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efficient</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and</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diverse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product</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design</w:t>
            </w:r>
            <w:proofErr w:type="spellEnd"/>
            <w:r w:rsidR="006F4646">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This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diversity</w:t>
            </w:r>
            <w:proofErr w:type="spellEnd"/>
            <w:r w:rsidRPr="00855261">
              <w:rPr>
                <w:rFonts w:ascii="Arial" w:hAnsi="Arial" w:cs="Arial"/>
                <w:bCs/>
                <w:color w:val="000000"/>
                <w:sz w:val="18"/>
                <w:szCs w:val="18"/>
                <w:lang w:val="tr-TR"/>
              </w:rPr>
              <w:t xml:space="preserve"> has </w:t>
            </w:r>
            <w:proofErr w:type="spellStart"/>
            <w:r w:rsidRPr="00855261">
              <w:rPr>
                <w:rFonts w:ascii="Arial" w:hAnsi="Arial" w:cs="Arial"/>
                <w:bCs/>
                <w:color w:val="000000"/>
                <w:sz w:val="18"/>
                <w:szCs w:val="18"/>
                <w:lang w:val="tr-TR"/>
              </w:rPr>
              <w:t>caused</w:t>
            </w:r>
            <w:proofErr w:type="spellEnd"/>
            <w:r w:rsidRPr="00855261">
              <w:rPr>
                <w:rFonts w:ascii="Arial" w:hAnsi="Arial" w:cs="Arial"/>
                <w:bCs/>
                <w:color w:val="000000"/>
                <w:sz w:val="18"/>
                <w:szCs w:val="18"/>
                <w:lang w:val="tr-TR"/>
              </w:rPr>
              <w:t xml:space="preserve"> global </w:t>
            </w:r>
            <w:proofErr w:type="spellStart"/>
            <w:r w:rsidRPr="00855261">
              <w:rPr>
                <w:rFonts w:ascii="Arial" w:hAnsi="Arial" w:cs="Arial"/>
                <w:bCs/>
                <w:color w:val="000000"/>
                <w:sz w:val="18"/>
                <w:szCs w:val="18"/>
                <w:lang w:val="tr-TR"/>
              </w:rPr>
              <w:t>plastic</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production</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to</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reach</w:t>
            </w:r>
            <w:proofErr w:type="spellEnd"/>
            <w:r w:rsidRPr="00855261">
              <w:rPr>
                <w:rFonts w:ascii="Arial" w:hAnsi="Arial" w:cs="Arial"/>
                <w:bCs/>
                <w:color w:val="000000"/>
                <w:sz w:val="18"/>
                <w:szCs w:val="18"/>
                <w:lang w:val="tr-TR"/>
              </w:rPr>
              <w:t xml:space="preserve"> 367 </w:t>
            </w:r>
            <w:proofErr w:type="spellStart"/>
            <w:r w:rsidRPr="00855261">
              <w:rPr>
                <w:rFonts w:ascii="Arial" w:hAnsi="Arial" w:cs="Arial"/>
                <w:bCs/>
                <w:color w:val="000000"/>
                <w:sz w:val="18"/>
                <w:szCs w:val="18"/>
                <w:lang w:val="tr-TR"/>
              </w:rPr>
              <w:t>million</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tons</w:t>
            </w:r>
            <w:proofErr w:type="spellEnd"/>
            <w:r w:rsidRPr="00855261">
              <w:rPr>
                <w:rFonts w:ascii="Arial" w:hAnsi="Arial" w:cs="Arial"/>
                <w:bCs/>
                <w:color w:val="000000"/>
                <w:sz w:val="18"/>
                <w:szCs w:val="18"/>
                <w:lang w:val="tr-TR"/>
              </w:rPr>
              <w:t xml:space="preserve"> in 2020.</w:t>
            </w:r>
            <w:r>
              <w:t xml:space="preserve">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main problem </w:t>
            </w:r>
            <w:proofErr w:type="spellStart"/>
            <w:r w:rsidRPr="00855261">
              <w:rPr>
                <w:rFonts w:ascii="Arial" w:hAnsi="Arial" w:cs="Arial"/>
                <w:bCs/>
                <w:color w:val="000000"/>
                <w:sz w:val="18"/>
                <w:szCs w:val="18"/>
                <w:lang w:val="tr-TR"/>
              </w:rPr>
              <w:t>with</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plastics</w:t>
            </w:r>
            <w:proofErr w:type="spellEnd"/>
            <w:r w:rsidRPr="00855261">
              <w:rPr>
                <w:rFonts w:ascii="Arial" w:hAnsi="Arial" w:cs="Arial"/>
                <w:bCs/>
                <w:color w:val="000000"/>
                <w:sz w:val="18"/>
                <w:szCs w:val="18"/>
                <w:lang w:val="tr-TR"/>
              </w:rPr>
              <w:t xml:space="preserve"> is how </w:t>
            </w:r>
            <w:proofErr w:type="spellStart"/>
            <w:r w:rsidRPr="00855261">
              <w:rPr>
                <w:rFonts w:ascii="Arial" w:hAnsi="Arial" w:cs="Arial"/>
                <w:bCs/>
                <w:color w:val="000000"/>
                <w:sz w:val="18"/>
                <w:szCs w:val="18"/>
                <w:lang w:val="tr-TR"/>
              </w:rPr>
              <w:t>to</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evaluate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store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or</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destroy</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plastic</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waste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Plastic</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waste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poses</w:t>
            </w:r>
            <w:proofErr w:type="spellEnd"/>
            <w:r w:rsidRPr="00855261">
              <w:rPr>
                <w:rFonts w:ascii="Arial" w:hAnsi="Arial" w:cs="Arial"/>
                <w:bCs/>
                <w:color w:val="000000"/>
                <w:sz w:val="18"/>
                <w:szCs w:val="18"/>
                <w:lang w:val="tr-TR"/>
              </w:rPr>
              <w:t xml:space="preserve"> a </w:t>
            </w:r>
            <w:proofErr w:type="spellStart"/>
            <w:r w:rsidRPr="00855261">
              <w:rPr>
                <w:rFonts w:ascii="Arial" w:hAnsi="Arial" w:cs="Arial"/>
                <w:bCs/>
                <w:color w:val="000000"/>
                <w:sz w:val="18"/>
                <w:szCs w:val="18"/>
                <w:lang w:val="tr-TR"/>
              </w:rPr>
              <w:t>serious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threat</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to</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aquatic</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ecosystems</w:t>
            </w:r>
            <w:proofErr w:type="spellEnd"/>
            <w:r w:rsidRPr="00855261">
              <w:rPr>
                <w:rFonts w:ascii="Arial" w:hAnsi="Arial" w:cs="Arial"/>
                <w:bCs/>
                <w:color w:val="000000"/>
                <w:sz w:val="18"/>
                <w:szCs w:val="18"/>
                <w:lang w:val="tr-TR"/>
              </w:rPr>
              <w:t xml:space="preserve">. </w:t>
            </w:r>
            <w:proofErr w:type="spellStart"/>
            <w:r w:rsidR="00B83D9E">
              <w:rPr>
                <w:rFonts w:ascii="Arial" w:hAnsi="Arial" w:cs="Arial"/>
                <w:bCs/>
                <w:color w:val="000000"/>
                <w:sz w:val="18"/>
                <w:szCs w:val="18"/>
                <w:lang w:val="tr-TR"/>
              </w:rPr>
              <w:t>T</w:t>
            </w:r>
            <w:r w:rsidRPr="00855261">
              <w:rPr>
                <w:rFonts w:ascii="Arial" w:hAnsi="Arial" w:cs="Arial"/>
                <w:bCs/>
                <w:color w:val="000000"/>
                <w:sz w:val="18"/>
                <w:szCs w:val="18"/>
                <w:lang w:val="tr-TR"/>
              </w:rPr>
              <w:t>he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use</w:t>
            </w:r>
            <w:proofErr w:type="spellEnd"/>
            <w:r w:rsidRPr="00855261">
              <w:rPr>
                <w:rFonts w:ascii="Arial" w:hAnsi="Arial" w:cs="Arial"/>
                <w:bCs/>
                <w:color w:val="000000"/>
                <w:sz w:val="18"/>
                <w:szCs w:val="18"/>
                <w:lang w:val="tr-TR"/>
              </w:rPr>
              <w:t xml:space="preserve"> of transport </w:t>
            </w:r>
            <w:proofErr w:type="spellStart"/>
            <w:r w:rsidRPr="00855261">
              <w:rPr>
                <w:rFonts w:ascii="Arial" w:hAnsi="Arial" w:cs="Arial"/>
                <w:bCs/>
                <w:color w:val="000000"/>
                <w:sz w:val="18"/>
                <w:szCs w:val="18"/>
                <w:lang w:val="tr-TR"/>
              </w:rPr>
              <w:t>models</w:t>
            </w:r>
            <w:proofErr w:type="spellEnd"/>
            <w:r w:rsidRPr="00855261">
              <w:rPr>
                <w:rFonts w:ascii="Arial" w:hAnsi="Arial" w:cs="Arial"/>
                <w:bCs/>
                <w:color w:val="000000"/>
                <w:sz w:val="18"/>
                <w:szCs w:val="18"/>
                <w:lang w:val="tr-TR"/>
              </w:rPr>
              <w:t xml:space="preserve"> in </w:t>
            </w:r>
            <w:proofErr w:type="spellStart"/>
            <w:r w:rsidRPr="00855261">
              <w:rPr>
                <w:rFonts w:ascii="Arial" w:hAnsi="Arial" w:cs="Arial"/>
                <w:bCs/>
                <w:color w:val="000000"/>
                <w:sz w:val="18"/>
                <w:szCs w:val="18"/>
                <w:lang w:val="tr-TR"/>
              </w:rPr>
              <w:t>determining</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accumulation</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points</w:t>
            </w:r>
            <w:proofErr w:type="spellEnd"/>
            <w:r w:rsidRPr="00855261">
              <w:rPr>
                <w:rFonts w:ascii="Arial" w:hAnsi="Arial" w:cs="Arial"/>
                <w:bCs/>
                <w:color w:val="000000"/>
                <w:sz w:val="18"/>
                <w:szCs w:val="18"/>
                <w:lang w:val="tr-TR"/>
              </w:rPr>
              <w:t xml:space="preserve"> of </w:t>
            </w:r>
            <w:proofErr w:type="spellStart"/>
            <w:r w:rsidRPr="00855261">
              <w:rPr>
                <w:rFonts w:ascii="Arial" w:hAnsi="Arial" w:cs="Arial"/>
                <w:bCs/>
                <w:color w:val="000000"/>
                <w:sz w:val="18"/>
                <w:szCs w:val="18"/>
                <w:lang w:val="tr-TR"/>
              </w:rPr>
              <w:t>plastic</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waste</w:t>
            </w:r>
            <w:proofErr w:type="spellEnd"/>
            <w:r w:rsidRPr="00855261">
              <w:rPr>
                <w:rFonts w:ascii="Arial" w:hAnsi="Arial" w:cs="Arial"/>
                <w:bCs/>
                <w:color w:val="000000"/>
                <w:sz w:val="18"/>
                <w:szCs w:val="18"/>
                <w:lang w:val="tr-TR"/>
              </w:rPr>
              <w:t xml:space="preserve"> is an </w:t>
            </w:r>
            <w:proofErr w:type="spellStart"/>
            <w:r w:rsidRPr="00855261">
              <w:rPr>
                <w:rFonts w:ascii="Arial" w:hAnsi="Arial" w:cs="Arial"/>
                <w:bCs/>
                <w:color w:val="000000"/>
                <w:sz w:val="18"/>
                <w:szCs w:val="18"/>
                <w:lang w:val="tr-TR"/>
              </w:rPr>
              <w:t>important</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tool</w:t>
            </w:r>
            <w:proofErr w:type="spellEnd"/>
            <w:r w:rsidR="00B83D9E">
              <w:rPr>
                <w:rFonts w:ascii="Arial" w:hAnsi="Arial" w:cs="Arial"/>
                <w:bCs/>
                <w:color w:val="000000"/>
                <w:sz w:val="18"/>
                <w:szCs w:val="18"/>
                <w:lang w:val="tr-TR"/>
              </w:rPr>
              <w:t xml:space="preserve"> in </w:t>
            </w:r>
            <w:proofErr w:type="spellStart"/>
            <w:r w:rsidR="00B83D9E">
              <w:rPr>
                <w:rFonts w:ascii="Arial" w:hAnsi="Arial" w:cs="Arial"/>
                <w:bCs/>
                <w:color w:val="000000"/>
                <w:sz w:val="18"/>
                <w:szCs w:val="18"/>
                <w:lang w:val="tr-TR"/>
              </w:rPr>
              <w:t>the</w:t>
            </w:r>
            <w:proofErr w:type="spellEnd"/>
            <w:r w:rsidR="00B83D9E">
              <w:rPr>
                <w:rFonts w:ascii="Arial" w:hAnsi="Arial" w:cs="Arial"/>
                <w:bCs/>
                <w:color w:val="000000"/>
                <w:sz w:val="18"/>
                <w:szCs w:val="18"/>
                <w:lang w:val="tr-TR"/>
              </w:rPr>
              <w:t xml:space="preserve"> </w:t>
            </w:r>
            <w:proofErr w:type="spellStart"/>
            <w:r w:rsidR="00B83D9E">
              <w:rPr>
                <w:rFonts w:ascii="Arial" w:hAnsi="Arial" w:cs="Arial"/>
                <w:bCs/>
                <w:color w:val="000000"/>
                <w:sz w:val="18"/>
                <w:szCs w:val="18"/>
                <w:lang w:val="tr-TR"/>
              </w:rPr>
              <w:t>management</w:t>
            </w:r>
            <w:proofErr w:type="spellEnd"/>
            <w:r w:rsidR="00B83D9E">
              <w:rPr>
                <w:rFonts w:ascii="Arial" w:hAnsi="Arial" w:cs="Arial"/>
                <w:bCs/>
                <w:color w:val="000000"/>
                <w:sz w:val="18"/>
                <w:szCs w:val="18"/>
                <w:lang w:val="tr-TR"/>
              </w:rPr>
              <w:t xml:space="preserve"> </w:t>
            </w:r>
            <w:proofErr w:type="spellStart"/>
            <w:r w:rsidR="00B83D9E">
              <w:rPr>
                <w:rFonts w:ascii="Arial" w:hAnsi="Arial" w:cs="Arial"/>
                <w:bCs/>
                <w:color w:val="000000"/>
                <w:sz w:val="18"/>
                <w:szCs w:val="18"/>
                <w:lang w:val="tr-TR"/>
              </w:rPr>
              <w:t>plans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w:t>
            </w:r>
            <w:proofErr w:type="spellStart"/>
            <w:r w:rsidR="001E5D25">
              <w:rPr>
                <w:rFonts w:ascii="Arial" w:hAnsi="Arial" w:cs="Arial"/>
                <w:bCs/>
                <w:color w:val="000000"/>
                <w:sz w:val="18"/>
                <w:szCs w:val="18"/>
                <w:lang w:val="tr-TR"/>
              </w:rPr>
              <w:t>settling</w:t>
            </w:r>
            <w:proofErr w:type="spellEnd"/>
            <w:r w:rsidR="001E5D25">
              <w:rPr>
                <w:rFonts w:ascii="Arial" w:hAnsi="Arial" w:cs="Arial"/>
                <w:bCs/>
                <w:color w:val="000000"/>
                <w:sz w:val="18"/>
                <w:szCs w:val="18"/>
                <w:lang w:val="tr-TR"/>
              </w:rPr>
              <w:t xml:space="preserve"> </w:t>
            </w:r>
            <w:proofErr w:type="spellStart"/>
            <w:r w:rsidR="001E5D25">
              <w:rPr>
                <w:rFonts w:ascii="Arial" w:hAnsi="Arial" w:cs="Arial"/>
                <w:bCs/>
                <w:color w:val="000000"/>
                <w:sz w:val="18"/>
                <w:szCs w:val="18"/>
                <w:lang w:val="tr-TR"/>
              </w:rPr>
              <w:t>velocity</w:t>
            </w:r>
            <w:proofErr w:type="spellEnd"/>
            <w:r w:rsidRPr="00855261">
              <w:rPr>
                <w:rFonts w:ascii="Arial" w:hAnsi="Arial" w:cs="Arial"/>
                <w:bCs/>
                <w:color w:val="000000"/>
                <w:sz w:val="18"/>
                <w:szCs w:val="18"/>
                <w:lang w:val="tr-TR"/>
              </w:rPr>
              <w:t xml:space="preserve"> </w:t>
            </w:r>
            <w:r w:rsidR="000C323E">
              <w:rPr>
                <w:rFonts w:ascii="Arial" w:hAnsi="Arial" w:cs="Arial"/>
                <w:bCs/>
                <w:color w:val="000000"/>
                <w:sz w:val="18"/>
                <w:szCs w:val="18"/>
                <w:lang w:val="tr-TR"/>
              </w:rPr>
              <w:t xml:space="preserve">is an </w:t>
            </w:r>
            <w:proofErr w:type="spellStart"/>
            <w:r w:rsidR="000C323E">
              <w:rPr>
                <w:rFonts w:ascii="Arial" w:hAnsi="Arial" w:cs="Arial"/>
                <w:bCs/>
                <w:color w:val="000000"/>
                <w:sz w:val="18"/>
                <w:szCs w:val="18"/>
                <w:lang w:val="tr-TR"/>
              </w:rPr>
              <w:t>important</w:t>
            </w:r>
            <w:proofErr w:type="spellEnd"/>
            <w:r w:rsidR="000C323E">
              <w:rPr>
                <w:rFonts w:ascii="Arial" w:hAnsi="Arial" w:cs="Arial"/>
                <w:bCs/>
                <w:color w:val="000000"/>
                <w:sz w:val="18"/>
                <w:szCs w:val="18"/>
                <w:lang w:val="tr-TR"/>
              </w:rPr>
              <w:t xml:space="preserve"> </w:t>
            </w:r>
            <w:proofErr w:type="spellStart"/>
            <w:r w:rsidR="000C323E">
              <w:rPr>
                <w:rFonts w:ascii="Arial" w:hAnsi="Arial" w:cs="Arial"/>
                <w:bCs/>
                <w:color w:val="000000"/>
                <w:sz w:val="18"/>
                <w:szCs w:val="18"/>
                <w:lang w:val="tr-TR"/>
              </w:rPr>
              <w:t>factor</w:t>
            </w:r>
            <w:proofErr w:type="spellEnd"/>
            <w:r w:rsidR="000C323E">
              <w:rPr>
                <w:rFonts w:ascii="Arial" w:hAnsi="Arial" w:cs="Arial"/>
                <w:bCs/>
                <w:color w:val="000000"/>
                <w:sz w:val="18"/>
                <w:szCs w:val="18"/>
                <w:lang w:val="tr-TR"/>
              </w:rPr>
              <w:t xml:space="preserve"> </w:t>
            </w:r>
            <w:proofErr w:type="spellStart"/>
            <w:r w:rsidR="000C323E">
              <w:rPr>
                <w:rFonts w:ascii="Arial" w:hAnsi="Arial" w:cs="Arial"/>
                <w:bCs/>
                <w:color w:val="000000"/>
                <w:sz w:val="18"/>
                <w:szCs w:val="18"/>
                <w:lang w:val="tr-TR"/>
              </w:rPr>
              <w:t>affecting</w:t>
            </w:r>
            <w:proofErr w:type="spellEnd"/>
            <w:r w:rsidR="000C323E">
              <w:rPr>
                <w:rFonts w:ascii="Arial" w:hAnsi="Arial" w:cs="Arial"/>
                <w:bCs/>
                <w:color w:val="000000"/>
                <w:sz w:val="18"/>
                <w:szCs w:val="18"/>
                <w:lang w:val="tr-TR"/>
              </w:rPr>
              <w:t xml:space="preserve"> </w:t>
            </w:r>
            <w:proofErr w:type="spellStart"/>
            <w:r w:rsidR="000C323E">
              <w:rPr>
                <w:rFonts w:ascii="Arial" w:hAnsi="Arial" w:cs="Arial"/>
                <w:bCs/>
                <w:color w:val="000000"/>
                <w:sz w:val="18"/>
                <w:szCs w:val="18"/>
                <w:lang w:val="tr-TR"/>
              </w:rPr>
              <w:t>the</w:t>
            </w:r>
            <w:proofErr w:type="spellEnd"/>
            <w:r w:rsidR="000C323E">
              <w:rPr>
                <w:rFonts w:ascii="Arial" w:hAnsi="Arial" w:cs="Arial"/>
                <w:bCs/>
                <w:color w:val="000000"/>
                <w:sz w:val="18"/>
                <w:szCs w:val="18"/>
                <w:lang w:val="tr-TR"/>
              </w:rPr>
              <w:t xml:space="preserve"> transport </w:t>
            </w:r>
            <w:proofErr w:type="spellStart"/>
            <w:r w:rsidR="000C323E">
              <w:rPr>
                <w:rFonts w:ascii="Arial" w:hAnsi="Arial" w:cs="Arial"/>
                <w:bCs/>
                <w:color w:val="000000"/>
                <w:sz w:val="18"/>
                <w:szCs w:val="18"/>
                <w:lang w:val="tr-TR"/>
              </w:rPr>
              <w:t>models</w:t>
            </w:r>
            <w:proofErr w:type="spellEnd"/>
            <w:r w:rsidR="000C323E">
              <w:rPr>
                <w:rFonts w:ascii="Arial" w:hAnsi="Arial" w:cs="Arial"/>
                <w:bCs/>
                <w:color w:val="000000"/>
                <w:sz w:val="18"/>
                <w:szCs w:val="18"/>
                <w:lang w:val="tr-TR"/>
              </w:rPr>
              <w:t xml:space="preserve"> </w:t>
            </w:r>
            <w:proofErr w:type="spellStart"/>
            <w:r w:rsidR="000C323E">
              <w:rPr>
                <w:rFonts w:ascii="Arial" w:hAnsi="Arial" w:cs="Arial"/>
                <w:bCs/>
                <w:color w:val="000000"/>
                <w:sz w:val="18"/>
                <w:szCs w:val="18"/>
                <w:lang w:val="tr-TR"/>
              </w:rPr>
              <w:t>and</w:t>
            </w:r>
            <w:proofErr w:type="spellEnd"/>
            <w:r w:rsidR="000C323E">
              <w:rPr>
                <w:rFonts w:ascii="Arial" w:hAnsi="Arial" w:cs="Arial"/>
                <w:bCs/>
                <w:color w:val="000000"/>
                <w:sz w:val="18"/>
                <w:szCs w:val="18"/>
                <w:lang w:val="tr-TR"/>
              </w:rPr>
              <w:t xml:space="preserve"> it is </w:t>
            </w:r>
            <w:proofErr w:type="spellStart"/>
            <w:r w:rsidR="000C323E">
              <w:rPr>
                <w:rFonts w:ascii="Arial" w:hAnsi="Arial" w:cs="Arial"/>
                <w:bCs/>
                <w:color w:val="000000"/>
                <w:sz w:val="18"/>
                <w:szCs w:val="18"/>
                <w:lang w:val="tr-TR"/>
              </w:rPr>
              <w:t>related</w:t>
            </w:r>
            <w:proofErr w:type="spellEnd"/>
            <w:r w:rsidR="000C323E">
              <w:rPr>
                <w:rFonts w:ascii="Arial" w:hAnsi="Arial" w:cs="Arial"/>
                <w:bCs/>
                <w:color w:val="000000"/>
                <w:sz w:val="18"/>
                <w:szCs w:val="18"/>
                <w:lang w:val="tr-TR"/>
              </w:rPr>
              <w:t xml:space="preserve"> </w:t>
            </w:r>
            <w:proofErr w:type="spellStart"/>
            <w:r w:rsidR="000C323E">
              <w:rPr>
                <w:rFonts w:ascii="Arial" w:hAnsi="Arial" w:cs="Arial"/>
                <w:bCs/>
                <w:color w:val="000000"/>
                <w:sz w:val="18"/>
                <w:szCs w:val="18"/>
                <w:lang w:val="tr-TR"/>
              </w:rPr>
              <w:t>to</w:t>
            </w:r>
            <w:proofErr w:type="spellEnd"/>
            <w:r w:rsidR="000C323E">
              <w:rPr>
                <w:rFonts w:ascii="Arial" w:hAnsi="Arial" w:cs="Arial"/>
                <w:bCs/>
                <w:color w:val="000000"/>
                <w:sz w:val="18"/>
                <w:szCs w:val="18"/>
                <w:lang w:val="tr-TR"/>
              </w:rPr>
              <w:t xml:space="preserve"> </w:t>
            </w:r>
            <w:proofErr w:type="spellStart"/>
            <w:r w:rsidR="000C323E">
              <w:rPr>
                <w:rFonts w:ascii="Arial" w:hAnsi="Arial" w:cs="Arial"/>
                <w:bCs/>
                <w:color w:val="000000"/>
                <w:sz w:val="18"/>
                <w:szCs w:val="18"/>
                <w:lang w:val="tr-TR"/>
              </w:rPr>
              <w:t>the</w:t>
            </w:r>
            <w:proofErr w:type="spellEnd"/>
            <w:r w:rsidR="000C323E">
              <w:rPr>
                <w:rFonts w:ascii="Arial" w:hAnsi="Arial" w:cs="Arial"/>
                <w:bCs/>
                <w:color w:val="000000"/>
                <w:sz w:val="18"/>
                <w:szCs w:val="18"/>
                <w:lang w:val="tr-TR"/>
              </w:rPr>
              <w:t xml:space="preserve"> </w:t>
            </w:r>
            <w:proofErr w:type="spellStart"/>
            <w:r w:rsidR="000C323E">
              <w:rPr>
                <w:rFonts w:ascii="Arial" w:hAnsi="Arial" w:cs="Arial"/>
                <w:bCs/>
                <w:color w:val="000000"/>
                <w:sz w:val="18"/>
                <w:szCs w:val="18"/>
                <w:lang w:val="tr-TR"/>
              </w:rPr>
              <w:t>shape</w:t>
            </w:r>
            <w:proofErr w:type="spellEnd"/>
            <w:r w:rsidR="000C323E">
              <w:rPr>
                <w:rFonts w:ascii="Arial" w:hAnsi="Arial" w:cs="Arial"/>
                <w:bCs/>
                <w:color w:val="000000"/>
                <w:sz w:val="18"/>
                <w:szCs w:val="18"/>
                <w:lang w:val="tr-TR"/>
              </w:rPr>
              <w:t xml:space="preserve"> </w:t>
            </w:r>
            <w:proofErr w:type="spellStart"/>
            <w:r w:rsidR="000C323E">
              <w:rPr>
                <w:rFonts w:ascii="Arial" w:hAnsi="Arial" w:cs="Arial"/>
                <w:bCs/>
                <w:color w:val="000000"/>
                <w:sz w:val="18"/>
                <w:szCs w:val="18"/>
                <w:lang w:val="tr-TR"/>
              </w:rPr>
              <w:t>factor</w:t>
            </w:r>
            <w:proofErr w:type="spellEnd"/>
            <w:r w:rsidR="000C323E">
              <w:rPr>
                <w:rFonts w:ascii="Arial" w:hAnsi="Arial" w:cs="Arial"/>
                <w:bCs/>
                <w:color w:val="000000"/>
                <w:sz w:val="18"/>
                <w:szCs w:val="18"/>
                <w:lang w:val="tr-TR"/>
              </w:rPr>
              <w:t xml:space="preserve"> </w:t>
            </w:r>
            <w:r w:rsidRPr="00855261">
              <w:rPr>
                <w:rFonts w:ascii="Arial" w:hAnsi="Arial" w:cs="Arial"/>
                <w:bCs/>
                <w:color w:val="000000"/>
                <w:sz w:val="18"/>
                <w:szCs w:val="18"/>
                <w:lang w:val="tr-TR"/>
              </w:rPr>
              <w:t xml:space="preserve">a </w:t>
            </w:r>
            <w:proofErr w:type="spellStart"/>
            <w:r w:rsidRPr="00855261">
              <w:rPr>
                <w:rFonts w:ascii="Arial" w:hAnsi="Arial" w:cs="Arial"/>
                <w:bCs/>
                <w:color w:val="000000"/>
                <w:sz w:val="18"/>
                <w:szCs w:val="18"/>
                <w:lang w:val="tr-TR"/>
              </w:rPr>
              <w:t>single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particle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Most</w:t>
            </w:r>
            <w:proofErr w:type="spellEnd"/>
            <w:r w:rsidRPr="00855261">
              <w:rPr>
                <w:rFonts w:ascii="Arial" w:hAnsi="Arial" w:cs="Arial"/>
                <w:bCs/>
                <w:color w:val="000000"/>
                <w:sz w:val="18"/>
                <w:szCs w:val="18"/>
                <w:lang w:val="tr-TR"/>
              </w:rPr>
              <w:t xml:space="preserve"> of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studies</w:t>
            </w:r>
            <w:proofErr w:type="spellEnd"/>
            <w:r w:rsidRPr="00855261">
              <w:rPr>
                <w:rFonts w:ascii="Arial" w:hAnsi="Arial" w:cs="Arial"/>
                <w:bCs/>
                <w:color w:val="000000"/>
                <w:sz w:val="18"/>
                <w:szCs w:val="18"/>
                <w:lang w:val="tr-TR"/>
              </w:rPr>
              <w:t xml:space="preserve"> on </w:t>
            </w:r>
            <w:proofErr w:type="spellStart"/>
            <w:r w:rsidRPr="00855261">
              <w:rPr>
                <w:rFonts w:ascii="Arial" w:hAnsi="Arial" w:cs="Arial"/>
                <w:bCs/>
                <w:color w:val="000000"/>
                <w:sz w:val="18"/>
                <w:szCs w:val="18"/>
                <w:lang w:val="tr-TR"/>
              </w:rPr>
              <w:t>grain</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shape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factor</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are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studies</w:t>
            </w:r>
            <w:proofErr w:type="spellEnd"/>
            <w:r w:rsidRPr="00855261">
              <w:rPr>
                <w:rFonts w:ascii="Arial" w:hAnsi="Arial" w:cs="Arial"/>
                <w:bCs/>
                <w:color w:val="000000"/>
                <w:sz w:val="18"/>
                <w:szCs w:val="18"/>
                <w:lang w:val="tr-TR"/>
              </w:rPr>
              <w:t xml:space="preserve"> on </w:t>
            </w:r>
            <w:proofErr w:type="spellStart"/>
            <w:r w:rsidRPr="00855261">
              <w:rPr>
                <w:rFonts w:ascii="Arial" w:hAnsi="Arial" w:cs="Arial"/>
                <w:bCs/>
                <w:color w:val="000000"/>
                <w:sz w:val="18"/>
                <w:szCs w:val="18"/>
                <w:lang w:val="tr-TR"/>
              </w:rPr>
              <w:t>natural</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grains</w:t>
            </w:r>
            <w:proofErr w:type="spellEnd"/>
            <w:r w:rsidRPr="00855261">
              <w:rPr>
                <w:rFonts w:ascii="Arial" w:hAnsi="Arial" w:cs="Arial"/>
                <w:bCs/>
                <w:color w:val="000000"/>
                <w:sz w:val="18"/>
                <w:szCs w:val="18"/>
                <w:lang w:val="tr-TR"/>
              </w:rPr>
              <w:t xml:space="preserve">. </w:t>
            </w:r>
            <w:proofErr w:type="spellStart"/>
            <w:r w:rsidR="00B83D9E">
              <w:rPr>
                <w:rFonts w:ascii="Arial" w:hAnsi="Arial" w:cs="Arial"/>
                <w:bCs/>
                <w:color w:val="000000"/>
                <w:sz w:val="18"/>
                <w:szCs w:val="18"/>
                <w:lang w:val="tr-TR"/>
              </w:rPr>
              <w:t>I</w:t>
            </w:r>
            <w:r w:rsidRPr="00855261">
              <w:rPr>
                <w:rFonts w:ascii="Arial" w:hAnsi="Arial" w:cs="Arial"/>
                <w:bCs/>
                <w:color w:val="000000"/>
                <w:sz w:val="18"/>
                <w:szCs w:val="18"/>
                <w:lang w:val="tr-TR"/>
              </w:rPr>
              <w:t>f</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variety</w:t>
            </w:r>
            <w:proofErr w:type="spellEnd"/>
            <w:r w:rsidRPr="00855261">
              <w:rPr>
                <w:rFonts w:ascii="Arial" w:hAnsi="Arial" w:cs="Arial"/>
                <w:bCs/>
                <w:color w:val="000000"/>
                <w:sz w:val="18"/>
                <w:szCs w:val="18"/>
                <w:lang w:val="tr-TR"/>
              </w:rPr>
              <w:t xml:space="preserve"> of </w:t>
            </w:r>
            <w:proofErr w:type="spellStart"/>
            <w:r w:rsidRPr="00855261">
              <w:rPr>
                <w:rFonts w:ascii="Arial" w:hAnsi="Arial" w:cs="Arial"/>
                <w:bCs/>
                <w:color w:val="000000"/>
                <w:sz w:val="18"/>
                <w:szCs w:val="18"/>
                <w:lang w:val="tr-TR"/>
              </w:rPr>
              <w:t>shapes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that</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come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out</w:t>
            </w:r>
            <w:proofErr w:type="spellEnd"/>
            <w:r w:rsidRPr="00855261">
              <w:rPr>
                <w:rFonts w:ascii="Arial" w:hAnsi="Arial" w:cs="Arial"/>
                <w:bCs/>
                <w:color w:val="000000"/>
                <w:sz w:val="18"/>
                <w:szCs w:val="18"/>
                <w:lang w:val="tr-TR"/>
              </w:rPr>
              <w:t xml:space="preserve"> of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production</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source</w:t>
            </w:r>
            <w:proofErr w:type="spellEnd"/>
            <w:r w:rsidRPr="00855261">
              <w:rPr>
                <w:rFonts w:ascii="Arial" w:hAnsi="Arial" w:cs="Arial"/>
                <w:bCs/>
                <w:color w:val="000000"/>
                <w:sz w:val="18"/>
                <w:szCs w:val="18"/>
                <w:lang w:val="tr-TR"/>
              </w:rPr>
              <w:t xml:space="preserve"> in </w:t>
            </w:r>
            <w:proofErr w:type="spellStart"/>
            <w:r w:rsidRPr="00855261">
              <w:rPr>
                <w:rFonts w:ascii="Arial" w:hAnsi="Arial" w:cs="Arial"/>
                <w:bCs/>
                <w:color w:val="000000"/>
                <w:sz w:val="18"/>
                <w:szCs w:val="18"/>
                <w:lang w:val="tr-TR"/>
              </w:rPr>
              <w:t>plastics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due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to</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industrial</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use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are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compared</w:t>
            </w:r>
            <w:proofErr w:type="spellEnd"/>
            <w:r w:rsidRPr="00855261">
              <w:rPr>
                <w:rFonts w:ascii="Arial" w:hAnsi="Arial" w:cs="Arial"/>
                <w:bCs/>
                <w:color w:val="000000"/>
                <w:sz w:val="18"/>
                <w:szCs w:val="18"/>
                <w:lang w:val="tr-TR"/>
              </w:rPr>
              <w:t xml:space="preserve"> </w:t>
            </w:r>
            <w:proofErr w:type="spellStart"/>
            <w:r w:rsidR="00B83D9E">
              <w:rPr>
                <w:rFonts w:ascii="Arial" w:hAnsi="Arial" w:cs="Arial"/>
                <w:bCs/>
                <w:color w:val="000000"/>
                <w:sz w:val="18"/>
                <w:szCs w:val="18"/>
                <w:lang w:val="tr-TR"/>
              </w:rPr>
              <w:t>with</w:t>
            </w:r>
            <w:proofErr w:type="spellEnd"/>
            <w:r w:rsidR="00B83D9E">
              <w:rPr>
                <w:rFonts w:ascii="Arial" w:hAnsi="Arial" w:cs="Arial"/>
                <w:bCs/>
                <w:color w:val="000000"/>
                <w:sz w:val="18"/>
                <w:szCs w:val="18"/>
                <w:lang w:val="tr-TR"/>
              </w:rPr>
              <w:t xml:space="preserve"> </w:t>
            </w:r>
            <w:proofErr w:type="spellStart"/>
            <w:r w:rsidR="00B83D9E">
              <w:rPr>
                <w:rFonts w:ascii="Arial" w:hAnsi="Arial" w:cs="Arial"/>
                <w:bCs/>
                <w:color w:val="000000"/>
                <w:sz w:val="18"/>
                <w:szCs w:val="18"/>
                <w:lang w:val="tr-TR"/>
              </w:rPr>
              <w:t>natural</w:t>
            </w:r>
            <w:proofErr w:type="spellEnd"/>
            <w:r w:rsidR="00B83D9E">
              <w:rPr>
                <w:rFonts w:ascii="Arial" w:hAnsi="Arial" w:cs="Arial"/>
                <w:bCs/>
                <w:color w:val="000000"/>
                <w:sz w:val="18"/>
                <w:szCs w:val="18"/>
                <w:lang w:val="tr-TR"/>
              </w:rPr>
              <w:t xml:space="preserve"> </w:t>
            </w:r>
            <w:proofErr w:type="spellStart"/>
            <w:r w:rsidR="00B83D9E">
              <w:rPr>
                <w:rFonts w:ascii="Arial" w:hAnsi="Arial" w:cs="Arial"/>
                <w:bCs/>
                <w:color w:val="000000"/>
                <w:sz w:val="18"/>
                <w:szCs w:val="18"/>
                <w:lang w:val="tr-TR"/>
              </w:rPr>
              <w:t>particles</w:t>
            </w:r>
            <w:proofErr w:type="spellEnd"/>
            <w:r w:rsidRPr="00855261">
              <w:rPr>
                <w:rFonts w:ascii="Arial" w:hAnsi="Arial" w:cs="Arial"/>
                <w:bCs/>
                <w:color w:val="000000"/>
                <w:sz w:val="18"/>
                <w:szCs w:val="18"/>
                <w:lang w:val="tr-TR"/>
              </w:rPr>
              <w:t xml:space="preserve">, </w:t>
            </w:r>
            <w:r w:rsidR="00B83D9E">
              <w:rPr>
                <w:rFonts w:ascii="Arial" w:hAnsi="Arial" w:cs="Arial"/>
                <w:bCs/>
                <w:color w:val="000000"/>
                <w:sz w:val="18"/>
                <w:szCs w:val="18"/>
                <w:lang w:val="tr-TR"/>
              </w:rPr>
              <w:t xml:space="preserve">it is </w:t>
            </w:r>
            <w:proofErr w:type="spellStart"/>
            <w:r w:rsidR="00B83D9E">
              <w:rPr>
                <w:rFonts w:ascii="Arial" w:hAnsi="Arial" w:cs="Arial"/>
                <w:bCs/>
                <w:color w:val="000000"/>
                <w:sz w:val="18"/>
                <w:szCs w:val="18"/>
                <w:lang w:val="tr-TR"/>
              </w:rPr>
              <w:t>seen</w:t>
            </w:r>
            <w:proofErr w:type="spellEnd"/>
            <w:r w:rsidR="00B83D9E">
              <w:rPr>
                <w:rFonts w:ascii="Arial" w:hAnsi="Arial" w:cs="Arial"/>
                <w:bCs/>
                <w:color w:val="000000"/>
                <w:sz w:val="18"/>
                <w:szCs w:val="18"/>
                <w:lang w:val="tr-TR"/>
              </w:rPr>
              <w:t xml:space="preserve"> </w:t>
            </w:r>
            <w:proofErr w:type="spellStart"/>
            <w:r w:rsidR="00B83D9E">
              <w:rPr>
                <w:rFonts w:ascii="Arial" w:hAnsi="Arial" w:cs="Arial"/>
                <w:bCs/>
                <w:color w:val="000000"/>
                <w:sz w:val="18"/>
                <w:szCs w:val="18"/>
                <w:lang w:val="tr-TR"/>
              </w:rPr>
              <w:t>that</w:t>
            </w:r>
            <w:proofErr w:type="spellEnd"/>
            <w:r w:rsidR="00B83D9E">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roundness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and</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sphericality</w:t>
            </w:r>
            <w:proofErr w:type="spellEnd"/>
            <w:r w:rsidRPr="00855261">
              <w:rPr>
                <w:rFonts w:ascii="Arial" w:hAnsi="Arial" w:cs="Arial"/>
                <w:bCs/>
                <w:color w:val="000000"/>
                <w:sz w:val="18"/>
                <w:szCs w:val="18"/>
                <w:lang w:val="tr-TR"/>
              </w:rPr>
              <w:t xml:space="preserve"> in </w:t>
            </w:r>
            <w:proofErr w:type="spellStart"/>
            <w:r w:rsidRPr="00855261">
              <w:rPr>
                <w:rFonts w:ascii="Arial" w:hAnsi="Arial" w:cs="Arial"/>
                <w:bCs/>
                <w:color w:val="000000"/>
                <w:sz w:val="18"/>
                <w:szCs w:val="18"/>
                <w:lang w:val="tr-TR"/>
              </w:rPr>
              <w:t>plastics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are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less</w:t>
            </w:r>
            <w:proofErr w:type="spellEnd"/>
            <w:r w:rsidRPr="00855261">
              <w:rPr>
                <w:rFonts w:ascii="Arial" w:hAnsi="Arial" w:cs="Arial"/>
                <w:bCs/>
                <w:color w:val="000000"/>
                <w:sz w:val="18"/>
                <w:szCs w:val="18"/>
                <w:lang w:val="tr-TR"/>
              </w:rPr>
              <w:t xml:space="preserve">, on </w:t>
            </w:r>
            <w:proofErr w:type="spellStart"/>
            <w:r w:rsidRPr="00855261">
              <w:rPr>
                <w:rFonts w:ascii="Arial" w:hAnsi="Arial" w:cs="Arial"/>
                <w:bCs/>
                <w:color w:val="000000"/>
                <w:sz w:val="18"/>
                <w:szCs w:val="18"/>
                <w:lang w:val="tr-TR"/>
              </w:rPr>
              <w:t>the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contrary</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flatness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angularity</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and</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aspect</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ratios</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are</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higher</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will</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appear</w:t>
            </w:r>
            <w:proofErr w:type="spellEnd"/>
            <w:r w:rsidRPr="00855261">
              <w:rPr>
                <w:rFonts w:ascii="Arial" w:hAnsi="Arial" w:cs="Arial"/>
                <w:bCs/>
                <w:color w:val="000000"/>
                <w:sz w:val="18"/>
                <w:szCs w:val="18"/>
                <w:lang w:val="tr-TR"/>
              </w:rPr>
              <w:t xml:space="preserve"> </w:t>
            </w:r>
            <w:proofErr w:type="spellStart"/>
            <w:r w:rsidRPr="00855261">
              <w:rPr>
                <w:rFonts w:ascii="Arial" w:hAnsi="Arial" w:cs="Arial"/>
                <w:bCs/>
                <w:color w:val="000000"/>
                <w:sz w:val="18"/>
                <w:szCs w:val="18"/>
                <w:lang w:val="tr-TR"/>
              </w:rPr>
              <w:t>to</w:t>
            </w:r>
            <w:proofErr w:type="spellEnd"/>
            <w:r w:rsidRPr="00855261">
              <w:rPr>
                <w:rFonts w:ascii="Arial" w:hAnsi="Arial" w:cs="Arial"/>
                <w:bCs/>
                <w:color w:val="000000"/>
                <w:sz w:val="18"/>
                <w:szCs w:val="18"/>
                <w:lang w:val="tr-TR"/>
              </w:rPr>
              <w:t xml:space="preserve"> be </w:t>
            </w:r>
            <w:proofErr w:type="spellStart"/>
            <w:r w:rsidRPr="00855261">
              <w:rPr>
                <w:rFonts w:ascii="Arial" w:hAnsi="Arial" w:cs="Arial"/>
                <w:bCs/>
                <w:color w:val="000000"/>
                <w:sz w:val="18"/>
                <w:szCs w:val="18"/>
                <w:lang w:val="tr-TR"/>
              </w:rPr>
              <w:t>important</w:t>
            </w:r>
            <w:proofErr w:type="spellEnd"/>
            <w:r w:rsidRPr="00855261">
              <w:rPr>
                <w:rFonts w:ascii="Arial" w:hAnsi="Arial" w:cs="Arial"/>
                <w:bCs/>
                <w:color w:val="000000"/>
                <w:sz w:val="18"/>
                <w:szCs w:val="18"/>
                <w:lang w:val="tr-TR"/>
              </w:rPr>
              <w:t>.</w:t>
            </w:r>
          </w:p>
          <w:p w14:paraId="7544BC53" w14:textId="77777777" w:rsidR="00855261" w:rsidRDefault="00855261" w:rsidP="007C6594">
            <w:pPr>
              <w:snapToGrid w:val="0"/>
              <w:contextualSpacing/>
              <w:jc w:val="both"/>
              <w:rPr>
                <w:rFonts w:ascii="Arial" w:hAnsi="Arial" w:cs="Arial"/>
                <w:bCs/>
                <w:color w:val="000000"/>
                <w:sz w:val="18"/>
                <w:szCs w:val="18"/>
                <w:lang w:val="tr-TR"/>
              </w:rPr>
            </w:pPr>
          </w:p>
          <w:p w14:paraId="7A27BD42" w14:textId="2495CB05" w:rsidR="00165CEC" w:rsidRPr="00165CEC" w:rsidRDefault="00C5637B" w:rsidP="00165CEC">
            <w:pPr>
              <w:snapToGrid w:val="0"/>
              <w:contextualSpacing/>
              <w:jc w:val="both"/>
              <w:rPr>
                <w:rFonts w:ascii="Arial" w:hAnsi="Arial" w:cs="Arial"/>
                <w:bCs/>
                <w:color w:val="000000"/>
                <w:sz w:val="18"/>
                <w:szCs w:val="18"/>
                <w:lang w:val="tr-TR"/>
              </w:rPr>
            </w:pPr>
            <w:proofErr w:type="spellStart"/>
            <w:r w:rsidRPr="00C5637B">
              <w:rPr>
                <w:rFonts w:ascii="Arial" w:hAnsi="Arial" w:cs="Arial"/>
                <w:bCs/>
                <w:color w:val="000000"/>
                <w:sz w:val="18"/>
                <w:szCs w:val="18"/>
                <w:lang w:val="tr-TR"/>
              </w:rPr>
              <w:t>The</w:t>
            </w:r>
            <w:proofErr w:type="spellEnd"/>
            <w:r w:rsidRPr="00C5637B">
              <w:rPr>
                <w:rFonts w:ascii="Arial" w:hAnsi="Arial" w:cs="Arial"/>
                <w:bCs/>
                <w:color w:val="000000"/>
                <w:sz w:val="18"/>
                <w:szCs w:val="18"/>
                <w:lang w:val="tr-TR"/>
              </w:rPr>
              <w:t xml:space="preserve"> main </w:t>
            </w:r>
            <w:proofErr w:type="spellStart"/>
            <w:r w:rsidRPr="00C5637B">
              <w:rPr>
                <w:rFonts w:ascii="Arial" w:hAnsi="Arial" w:cs="Arial"/>
                <w:bCs/>
                <w:color w:val="000000"/>
                <w:sz w:val="18"/>
                <w:szCs w:val="18"/>
                <w:lang w:val="tr-TR"/>
              </w:rPr>
              <w:t>aim</w:t>
            </w:r>
            <w:proofErr w:type="spellEnd"/>
            <w:r w:rsidRPr="00C5637B">
              <w:rPr>
                <w:rFonts w:ascii="Arial" w:hAnsi="Arial" w:cs="Arial"/>
                <w:bCs/>
                <w:color w:val="000000"/>
                <w:sz w:val="18"/>
                <w:szCs w:val="18"/>
                <w:lang w:val="tr-TR"/>
              </w:rPr>
              <w:t xml:space="preserve"> of </w:t>
            </w:r>
            <w:proofErr w:type="spellStart"/>
            <w:r w:rsidRPr="00C5637B">
              <w:rPr>
                <w:rFonts w:ascii="Arial" w:hAnsi="Arial" w:cs="Arial"/>
                <w:bCs/>
                <w:color w:val="000000"/>
                <w:sz w:val="18"/>
                <w:szCs w:val="18"/>
                <w:lang w:val="tr-TR"/>
              </w:rPr>
              <w:t>the</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proposed</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project</w:t>
            </w:r>
            <w:proofErr w:type="spellEnd"/>
            <w:r w:rsidRPr="00C5637B">
              <w:rPr>
                <w:rFonts w:ascii="Arial" w:hAnsi="Arial" w:cs="Arial"/>
                <w:bCs/>
                <w:color w:val="000000"/>
                <w:sz w:val="18"/>
                <w:szCs w:val="18"/>
                <w:lang w:val="tr-TR"/>
              </w:rPr>
              <w:t xml:space="preserve"> is; </w:t>
            </w:r>
            <w:proofErr w:type="spellStart"/>
            <w:r w:rsidRPr="00C5637B">
              <w:rPr>
                <w:rFonts w:ascii="Arial" w:hAnsi="Arial" w:cs="Arial"/>
                <w:bCs/>
                <w:color w:val="000000"/>
                <w:sz w:val="18"/>
                <w:szCs w:val="18"/>
                <w:lang w:val="tr-TR"/>
              </w:rPr>
              <w:t>to</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determine</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the</w:t>
            </w:r>
            <w:proofErr w:type="spellEnd"/>
            <w:r w:rsidRPr="00C5637B">
              <w:rPr>
                <w:rFonts w:ascii="Arial" w:hAnsi="Arial" w:cs="Arial"/>
                <w:bCs/>
                <w:color w:val="000000"/>
                <w:sz w:val="18"/>
                <w:szCs w:val="18"/>
                <w:lang w:val="tr-TR"/>
              </w:rPr>
              <w:t xml:space="preserve"> </w:t>
            </w:r>
            <w:proofErr w:type="spellStart"/>
            <w:r w:rsidR="00725DC2">
              <w:rPr>
                <w:rFonts w:ascii="Arial" w:hAnsi="Arial" w:cs="Arial"/>
                <w:bCs/>
                <w:color w:val="000000"/>
                <w:sz w:val="18"/>
                <w:szCs w:val="18"/>
                <w:lang w:val="tr-TR"/>
              </w:rPr>
              <w:t>settling</w:t>
            </w:r>
            <w:proofErr w:type="spellEnd"/>
            <w:r w:rsidRPr="00C5637B">
              <w:rPr>
                <w:rFonts w:ascii="Arial" w:hAnsi="Arial" w:cs="Arial"/>
                <w:bCs/>
                <w:color w:val="000000"/>
                <w:sz w:val="18"/>
                <w:szCs w:val="18"/>
                <w:lang w:val="tr-TR"/>
              </w:rPr>
              <w:t xml:space="preserve"> </w:t>
            </w:r>
            <w:proofErr w:type="spellStart"/>
            <w:r w:rsidR="00725DC2">
              <w:rPr>
                <w:rFonts w:ascii="Arial" w:hAnsi="Arial" w:cs="Arial"/>
                <w:bCs/>
                <w:color w:val="000000"/>
                <w:sz w:val="18"/>
                <w:szCs w:val="18"/>
                <w:lang w:val="tr-TR"/>
              </w:rPr>
              <w:t>velocity</w:t>
            </w:r>
            <w:proofErr w:type="spellEnd"/>
            <w:r w:rsidR="00725DC2">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and</w:t>
            </w:r>
            <w:proofErr w:type="spellEnd"/>
            <w:r w:rsidRPr="00C5637B">
              <w:rPr>
                <w:rFonts w:ascii="Arial" w:hAnsi="Arial" w:cs="Arial"/>
                <w:bCs/>
                <w:color w:val="000000"/>
                <w:sz w:val="18"/>
                <w:szCs w:val="18"/>
                <w:lang w:val="tr-TR"/>
              </w:rPr>
              <w:t xml:space="preserve"> </w:t>
            </w:r>
            <w:proofErr w:type="spellStart"/>
            <w:r w:rsidR="00725DC2">
              <w:rPr>
                <w:rFonts w:ascii="Arial" w:hAnsi="Arial" w:cs="Arial"/>
                <w:bCs/>
                <w:color w:val="000000"/>
                <w:sz w:val="18"/>
                <w:szCs w:val="18"/>
                <w:lang w:val="tr-TR"/>
              </w:rPr>
              <w:t>settling</w:t>
            </w:r>
            <w:proofErr w:type="spellEnd"/>
            <w:r w:rsidR="00725DC2">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behavior</w:t>
            </w:r>
            <w:proofErr w:type="spellEnd"/>
            <w:r w:rsidRPr="00C5637B">
              <w:rPr>
                <w:rFonts w:ascii="Arial" w:hAnsi="Arial" w:cs="Arial"/>
                <w:bCs/>
                <w:color w:val="000000"/>
                <w:sz w:val="18"/>
                <w:szCs w:val="18"/>
                <w:lang w:val="tr-TR"/>
              </w:rPr>
              <w:t xml:space="preserve"> of </w:t>
            </w:r>
            <w:proofErr w:type="spellStart"/>
            <w:r w:rsidRPr="00C5637B">
              <w:rPr>
                <w:rFonts w:ascii="Arial" w:hAnsi="Arial" w:cs="Arial"/>
                <w:bCs/>
                <w:color w:val="000000"/>
                <w:sz w:val="18"/>
                <w:szCs w:val="18"/>
                <w:lang w:val="tr-TR"/>
              </w:rPr>
              <w:t>microplastic</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particles</w:t>
            </w:r>
            <w:proofErr w:type="spellEnd"/>
            <w:r w:rsidRPr="00C5637B">
              <w:rPr>
                <w:rFonts w:ascii="Arial" w:hAnsi="Arial" w:cs="Arial"/>
                <w:bCs/>
                <w:color w:val="000000"/>
                <w:sz w:val="18"/>
                <w:szCs w:val="18"/>
                <w:lang w:val="tr-TR"/>
              </w:rPr>
              <w:t xml:space="preserve"> in </w:t>
            </w:r>
            <w:proofErr w:type="spellStart"/>
            <w:r w:rsidRPr="00C5637B">
              <w:rPr>
                <w:rFonts w:ascii="Arial" w:hAnsi="Arial" w:cs="Arial"/>
                <w:bCs/>
                <w:color w:val="000000"/>
                <w:sz w:val="18"/>
                <w:szCs w:val="18"/>
                <w:lang w:val="tr-TR"/>
              </w:rPr>
              <w:t>different</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polymer</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types</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with</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regular</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and</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irregular</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shapes</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using</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experimental</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numerical</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and</w:t>
            </w:r>
            <w:proofErr w:type="spellEnd"/>
            <w:r w:rsidRPr="00C5637B">
              <w:rPr>
                <w:rFonts w:ascii="Arial" w:hAnsi="Arial" w:cs="Arial"/>
                <w:bCs/>
                <w:color w:val="000000"/>
                <w:sz w:val="18"/>
                <w:szCs w:val="18"/>
                <w:lang w:val="tr-TR"/>
              </w:rPr>
              <w:t xml:space="preserve"> </w:t>
            </w:r>
            <w:proofErr w:type="spellStart"/>
            <w:r w:rsidR="001B4FEF">
              <w:rPr>
                <w:rFonts w:ascii="Arial" w:hAnsi="Arial" w:cs="Arial"/>
                <w:bCs/>
                <w:color w:val="000000"/>
                <w:sz w:val="18"/>
                <w:szCs w:val="18"/>
                <w:lang w:val="tr-TR"/>
              </w:rPr>
              <w:t>deep</w:t>
            </w:r>
            <w:proofErr w:type="spellEnd"/>
            <w:r w:rsidR="001B4FEF">
              <w:rPr>
                <w:rFonts w:ascii="Arial" w:hAnsi="Arial" w:cs="Arial"/>
                <w:bCs/>
                <w:color w:val="000000"/>
                <w:sz w:val="18"/>
                <w:szCs w:val="18"/>
                <w:lang w:val="tr-TR"/>
              </w:rPr>
              <w:t xml:space="preserve"> </w:t>
            </w:r>
            <w:proofErr w:type="spellStart"/>
            <w:r w:rsidR="001B4FEF">
              <w:rPr>
                <w:rFonts w:ascii="Arial" w:hAnsi="Arial" w:cs="Arial"/>
                <w:bCs/>
                <w:color w:val="000000"/>
                <w:sz w:val="18"/>
                <w:szCs w:val="18"/>
                <w:lang w:val="tr-TR"/>
              </w:rPr>
              <w:t>learning</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techniques</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In</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the</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experimental</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study</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grinding</w:t>
            </w:r>
            <w:proofErr w:type="spellEnd"/>
            <w:r w:rsidRPr="00C5637B">
              <w:rPr>
                <w:rFonts w:ascii="Arial" w:hAnsi="Arial" w:cs="Arial"/>
                <w:bCs/>
                <w:color w:val="000000"/>
                <w:sz w:val="18"/>
                <w:szCs w:val="18"/>
                <w:lang w:val="tr-TR"/>
              </w:rPr>
              <w:t xml:space="preserve"> of </w:t>
            </w:r>
            <w:proofErr w:type="spellStart"/>
            <w:r w:rsidRPr="00C5637B">
              <w:rPr>
                <w:rFonts w:ascii="Arial" w:hAnsi="Arial" w:cs="Arial"/>
                <w:bCs/>
                <w:color w:val="000000"/>
                <w:sz w:val="18"/>
                <w:szCs w:val="18"/>
                <w:lang w:val="tr-TR"/>
              </w:rPr>
              <w:t>polymer</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layers</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with</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cryomil</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device</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and</w:t>
            </w:r>
            <w:proofErr w:type="spellEnd"/>
            <w:r w:rsidRPr="00C5637B">
              <w:rPr>
                <w:rFonts w:ascii="Arial" w:hAnsi="Arial" w:cs="Arial"/>
                <w:bCs/>
                <w:color w:val="000000"/>
                <w:sz w:val="18"/>
                <w:szCs w:val="18"/>
                <w:lang w:val="tr-TR"/>
              </w:rPr>
              <w:t xml:space="preserve"> solvent </w:t>
            </w:r>
            <w:proofErr w:type="spellStart"/>
            <w:r w:rsidRPr="00C5637B">
              <w:rPr>
                <w:rFonts w:ascii="Arial" w:hAnsi="Arial" w:cs="Arial"/>
                <w:bCs/>
                <w:color w:val="000000"/>
                <w:sz w:val="18"/>
                <w:szCs w:val="18"/>
                <w:lang w:val="tr-TR"/>
              </w:rPr>
              <w:t>method</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will</w:t>
            </w:r>
            <w:proofErr w:type="spellEnd"/>
            <w:r w:rsidRPr="00C5637B">
              <w:rPr>
                <w:rFonts w:ascii="Arial" w:hAnsi="Arial" w:cs="Arial"/>
                <w:bCs/>
                <w:color w:val="000000"/>
                <w:sz w:val="18"/>
                <w:szCs w:val="18"/>
                <w:lang w:val="tr-TR"/>
              </w:rPr>
              <w:t xml:space="preserve"> be </w:t>
            </w:r>
            <w:proofErr w:type="spellStart"/>
            <w:r w:rsidRPr="00C5637B">
              <w:rPr>
                <w:rFonts w:ascii="Arial" w:hAnsi="Arial" w:cs="Arial"/>
                <w:bCs/>
                <w:color w:val="000000"/>
                <w:sz w:val="18"/>
                <w:szCs w:val="18"/>
                <w:lang w:val="tr-TR"/>
              </w:rPr>
              <w:t>used</w:t>
            </w:r>
            <w:proofErr w:type="spellEnd"/>
            <w:r w:rsidRPr="00C5637B">
              <w:rPr>
                <w:rFonts w:ascii="Arial" w:hAnsi="Arial" w:cs="Arial"/>
                <w:bCs/>
                <w:color w:val="000000"/>
                <w:sz w:val="18"/>
                <w:szCs w:val="18"/>
                <w:lang w:val="tr-TR"/>
              </w:rPr>
              <w:t xml:space="preserve"> in </w:t>
            </w:r>
            <w:proofErr w:type="spellStart"/>
            <w:r w:rsidRPr="00C5637B">
              <w:rPr>
                <w:rFonts w:ascii="Arial" w:hAnsi="Arial" w:cs="Arial"/>
                <w:bCs/>
                <w:color w:val="000000"/>
                <w:sz w:val="18"/>
                <w:szCs w:val="18"/>
                <w:lang w:val="tr-TR"/>
              </w:rPr>
              <w:t>the</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preparation</w:t>
            </w:r>
            <w:proofErr w:type="spellEnd"/>
            <w:r w:rsidRPr="00C5637B">
              <w:rPr>
                <w:rFonts w:ascii="Arial" w:hAnsi="Arial" w:cs="Arial"/>
                <w:bCs/>
                <w:color w:val="000000"/>
                <w:sz w:val="18"/>
                <w:szCs w:val="18"/>
                <w:lang w:val="tr-TR"/>
              </w:rPr>
              <w:t xml:space="preserve"> of </w:t>
            </w:r>
            <w:proofErr w:type="spellStart"/>
            <w:r w:rsidRPr="00C5637B">
              <w:rPr>
                <w:rFonts w:ascii="Arial" w:hAnsi="Arial" w:cs="Arial"/>
                <w:bCs/>
                <w:color w:val="000000"/>
                <w:sz w:val="18"/>
                <w:szCs w:val="18"/>
                <w:lang w:val="tr-TR"/>
              </w:rPr>
              <w:t>regular</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and</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irregularly</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shaped</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microplastic</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particle</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samples</w:t>
            </w:r>
            <w:proofErr w:type="spellEnd"/>
            <w:r w:rsidRPr="00C5637B">
              <w:rPr>
                <w:rFonts w:ascii="Arial" w:hAnsi="Arial" w:cs="Arial"/>
                <w:bCs/>
                <w:color w:val="000000"/>
                <w:sz w:val="18"/>
                <w:szCs w:val="18"/>
                <w:lang w:val="tr-TR"/>
              </w:rPr>
              <w:t xml:space="preserve"> </w:t>
            </w:r>
            <w:proofErr w:type="spellStart"/>
            <w:r w:rsidRPr="00C5637B">
              <w:rPr>
                <w:rFonts w:ascii="Arial" w:hAnsi="Arial" w:cs="Arial"/>
                <w:bCs/>
                <w:color w:val="000000"/>
                <w:sz w:val="18"/>
                <w:szCs w:val="18"/>
                <w:lang w:val="tr-TR"/>
              </w:rPr>
              <w:t>ranging</w:t>
            </w:r>
            <w:proofErr w:type="spellEnd"/>
            <w:r w:rsidRPr="00C5637B">
              <w:rPr>
                <w:rFonts w:ascii="Arial" w:hAnsi="Arial" w:cs="Arial"/>
                <w:bCs/>
                <w:color w:val="000000"/>
                <w:sz w:val="18"/>
                <w:szCs w:val="18"/>
                <w:lang w:val="tr-TR"/>
              </w:rPr>
              <w:t xml:space="preserve"> in size </w:t>
            </w:r>
            <w:proofErr w:type="spellStart"/>
            <w:r w:rsidRPr="00C5637B">
              <w:rPr>
                <w:rFonts w:ascii="Arial" w:hAnsi="Arial" w:cs="Arial"/>
                <w:bCs/>
                <w:color w:val="000000"/>
                <w:sz w:val="18"/>
                <w:szCs w:val="18"/>
                <w:lang w:val="tr-TR"/>
              </w:rPr>
              <w:t>from</w:t>
            </w:r>
            <w:proofErr w:type="spellEnd"/>
            <w:r w:rsidRPr="00C5637B">
              <w:rPr>
                <w:rFonts w:ascii="Arial" w:hAnsi="Arial" w:cs="Arial"/>
                <w:bCs/>
                <w:color w:val="000000"/>
                <w:sz w:val="18"/>
                <w:szCs w:val="18"/>
                <w:lang w:val="tr-TR"/>
              </w:rPr>
              <w:t xml:space="preserve"> 2-5 mm (IP-1).</w:t>
            </w:r>
            <w:r w:rsidR="00165CEC">
              <w:t xml:space="preserve"> </w:t>
            </w:r>
            <w:proofErr w:type="spellStart"/>
            <w:r w:rsidR="00165CEC" w:rsidRPr="00165CEC">
              <w:rPr>
                <w:rFonts w:ascii="Arial" w:hAnsi="Arial" w:cs="Arial"/>
                <w:bCs/>
                <w:color w:val="000000"/>
                <w:sz w:val="18"/>
                <w:szCs w:val="18"/>
                <w:lang w:val="tr-TR"/>
              </w:rPr>
              <w:t>The</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prepared</w:t>
            </w:r>
            <w:proofErr w:type="spellEnd"/>
            <w:r w:rsidR="00165CEC" w:rsidRPr="00165CEC">
              <w:rPr>
                <w:rFonts w:ascii="Arial" w:hAnsi="Arial" w:cs="Arial"/>
                <w:bCs/>
                <w:color w:val="000000"/>
                <w:sz w:val="18"/>
                <w:szCs w:val="18"/>
                <w:lang w:val="tr-TR"/>
              </w:rPr>
              <w:t xml:space="preserve"> test </w:t>
            </w:r>
            <w:proofErr w:type="spellStart"/>
            <w:r w:rsidR="00165CEC" w:rsidRPr="00165CEC">
              <w:rPr>
                <w:rFonts w:ascii="Arial" w:hAnsi="Arial" w:cs="Arial"/>
                <w:bCs/>
                <w:color w:val="000000"/>
                <w:sz w:val="18"/>
                <w:szCs w:val="18"/>
                <w:lang w:val="tr-TR"/>
              </w:rPr>
              <w:t>samples</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will</w:t>
            </w:r>
            <w:proofErr w:type="spellEnd"/>
            <w:r w:rsidR="00165CEC" w:rsidRPr="00165CEC">
              <w:rPr>
                <w:rFonts w:ascii="Arial" w:hAnsi="Arial" w:cs="Arial"/>
                <w:bCs/>
                <w:color w:val="000000"/>
                <w:sz w:val="18"/>
                <w:szCs w:val="18"/>
                <w:lang w:val="tr-TR"/>
              </w:rPr>
              <w:t xml:space="preserve"> be </w:t>
            </w:r>
            <w:proofErr w:type="spellStart"/>
            <w:r w:rsidR="006F4646">
              <w:rPr>
                <w:rFonts w:ascii="Arial" w:hAnsi="Arial" w:cs="Arial"/>
                <w:bCs/>
                <w:color w:val="000000"/>
                <w:sz w:val="18"/>
                <w:szCs w:val="18"/>
                <w:lang w:val="tr-TR"/>
              </w:rPr>
              <w:t>left</w:t>
            </w:r>
            <w:proofErr w:type="spellEnd"/>
            <w:r w:rsidR="006F4646"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into</w:t>
            </w:r>
            <w:proofErr w:type="spellEnd"/>
            <w:r w:rsidR="00165CEC" w:rsidRPr="00165CEC">
              <w:rPr>
                <w:rFonts w:ascii="Arial" w:hAnsi="Arial" w:cs="Arial"/>
                <w:bCs/>
                <w:color w:val="000000"/>
                <w:sz w:val="18"/>
                <w:szCs w:val="18"/>
                <w:lang w:val="tr-TR"/>
              </w:rPr>
              <w:t xml:space="preserve"> </w:t>
            </w:r>
            <w:proofErr w:type="spellStart"/>
            <w:r w:rsidR="006F4646">
              <w:rPr>
                <w:rFonts w:ascii="Arial" w:hAnsi="Arial" w:cs="Arial"/>
                <w:bCs/>
                <w:color w:val="000000"/>
                <w:sz w:val="18"/>
                <w:szCs w:val="18"/>
                <w:lang w:val="tr-TR"/>
              </w:rPr>
              <w:t>still</w:t>
            </w:r>
            <w:proofErr w:type="spellEnd"/>
            <w:r w:rsidR="006F4646">
              <w:rPr>
                <w:rFonts w:ascii="Arial" w:hAnsi="Arial" w:cs="Arial"/>
                <w:bCs/>
                <w:color w:val="000000"/>
                <w:sz w:val="18"/>
                <w:szCs w:val="18"/>
                <w:lang w:val="tr-TR"/>
              </w:rPr>
              <w:t xml:space="preserve"> </w:t>
            </w:r>
            <w:proofErr w:type="spellStart"/>
            <w:r w:rsidR="006F4646">
              <w:rPr>
                <w:rFonts w:ascii="Arial" w:hAnsi="Arial" w:cs="Arial"/>
                <w:bCs/>
                <w:color w:val="000000"/>
                <w:sz w:val="18"/>
                <w:szCs w:val="18"/>
                <w:lang w:val="tr-TR"/>
              </w:rPr>
              <w:t>water</w:t>
            </w:r>
            <w:proofErr w:type="spellEnd"/>
            <w:r w:rsidR="00165CEC" w:rsidRPr="00165CEC">
              <w:rPr>
                <w:rFonts w:ascii="Arial" w:hAnsi="Arial" w:cs="Arial"/>
                <w:bCs/>
                <w:color w:val="000000"/>
                <w:sz w:val="18"/>
                <w:szCs w:val="18"/>
                <w:lang w:val="tr-TR"/>
              </w:rPr>
              <w:t xml:space="preserve"> in </w:t>
            </w:r>
            <w:proofErr w:type="spellStart"/>
            <w:r w:rsidR="00165CEC" w:rsidRPr="00165CEC">
              <w:rPr>
                <w:rFonts w:ascii="Arial" w:hAnsi="Arial" w:cs="Arial"/>
                <w:bCs/>
                <w:color w:val="000000"/>
                <w:sz w:val="18"/>
                <w:szCs w:val="18"/>
                <w:lang w:val="tr-TR"/>
              </w:rPr>
              <w:t>the</w:t>
            </w:r>
            <w:proofErr w:type="spellEnd"/>
            <w:r w:rsidR="00165CEC" w:rsidRPr="00165CEC">
              <w:rPr>
                <w:rFonts w:ascii="Arial" w:hAnsi="Arial" w:cs="Arial"/>
                <w:bCs/>
                <w:color w:val="000000"/>
                <w:sz w:val="18"/>
                <w:szCs w:val="18"/>
                <w:lang w:val="tr-TR"/>
              </w:rPr>
              <w:t xml:space="preserve"> </w:t>
            </w:r>
            <w:proofErr w:type="spellStart"/>
            <w:r w:rsidR="006F4646">
              <w:rPr>
                <w:rFonts w:ascii="Arial" w:hAnsi="Arial" w:cs="Arial"/>
                <w:bCs/>
                <w:color w:val="000000"/>
                <w:sz w:val="18"/>
                <w:szCs w:val="18"/>
                <w:lang w:val="tr-TR"/>
              </w:rPr>
              <w:t>settling</w:t>
            </w:r>
            <w:proofErr w:type="spellEnd"/>
            <w:r w:rsidR="006F4646"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column</w:t>
            </w:r>
            <w:proofErr w:type="spellEnd"/>
            <w:r w:rsidR="00165CEC" w:rsidRPr="00165CEC">
              <w:rPr>
                <w:rFonts w:ascii="Arial" w:hAnsi="Arial" w:cs="Arial"/>
                <w:bCs/>
                <w:color w:val="000000"/>
                <w:sz w:val="18"/>
                <w:szCs w:val="18"/>
                <w:lang w:val="tr-TR"/>
              </w:rPr>
              <w:t xml:space="preserve"> </w:t>
            </w:r>
            <w:r w:rsidR="006F4646">
              <w:rPr>
                <w:rFonts w:ascii="Arial" w:hAnsi="Arial" w:cs="Arial"/>
                <w:bCs/>
                <w:color w:val="000000"/>
                <w:sz w:val="18"/>
                <w:szCs w:val="18"/>
                <w:lang w:val="tr-TR"/>
              </w:rPr>
              <w:t>at</w:t>
            </w:r>
            <w:r w:rsidR="006F4646"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the</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Fluid</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Mechanics</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Laboratory</w:t>
            </w:r>
            <w:proofErr w:type="spellEnd"/>
            <w:r w:rsidR="006F4646">
              <w:rPr>
                <w:rFonts w:ascii="Arial" w:hAnsi="Arial" w:cs="Arial"/>
                <w:bCs/>
                <w:color w:val="000000"/>
                <w:sz w:val="18"/>
                <w:szCs w:val="18"/>
                <w:lang w:val="tr-TR"/>
              </w:rPr>
              <w:t xml:space="preserve"> of </w:t>
            </w:r>
            <w:r w:rsidR="006F4646" w:rsidRPr="00165CEC">
              <w:rPr>
                <w:rFonts w:ascii="Arial" w:hAnsi="Arial" w:cs="Arial"/>
                <w:bCs/>
                <w:color w:val="000000"/>
                <w:sz w:val="18"/>
                <w:szCs w:val="18"/>
                <w:lang w:val="tr-TR"/>
              </w:rPr>
              <w:t xml:space="preserve">TED </w:t>
            </w:r>
            <w:proofErr w:type="spellStart"/>
            <w:r w:rsidR="006F4646" w:rsidRPr="00165CEC">
              <w:rPr>
                <w:rFonts w:ascii="Arial" w:hAnsi="Arial" w:cs="Arial"/>
                <w:bCs/>
                <w:color w:val="000000"/>
                <w:sz w:val="18"/>
                <w:szCs w:val="18"/>
                <w:lang w:val="tr-TR"/>
              </w:rPr>
              <w:t>University</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and</w:t>
            </w:r>
            <w:proofErr w:type="spellEnd"/>
            <w:r w:rsidR="00165CEC" w:rsidRPr="00165CEC">
              <w:rPr>
                <w:rFonts w:ascii="Arial" w:hAnsi="Arial" w:cs="Arial"/>
                <w:bCs/>
                <w:color w:val="000000"/>
                <w:sz w:val="18"/>
                <w:szCs w:val="18"/>
                <w:lang w:val="tr-TR"/>
              </w:rPr>
              <w:t xml:space="preserve"> </w:t>
            </w:r>
            <w:proofErr w:type="spellStart"/>
            <w:r w:rsidR="003F457B">
              <w:rPr>
                <w:rFonts w:ascii="Arial" w:hAnsi="Arial" w:cs="Arial"/>
                <w:bCs/>
                <w:color w:val="000000"/>
                <w:sz w:val="18"/>
                <w:szCs w:val="18"/>
                <w:lang w:val="tr-TR"/>
              </w:rPr>
              <w:t>will</w:t>
            </w:r>
            <w:proofErr w:type="spellEnd"/>
            <w:r w:rsidR="003F457B">
              <w:rPr>
                <w:rFonts w:ascii="Arial" w:hAnsi="Arial" w:cs="Arial"/>
                <w:bCs/>
                <w:color w:val="000000"/>
                <w:sz w:val="18"/>
                <w:szCs w:val="18"/>
                <w:lang w:val="tr-TR"/>
              </w:rPr>
              <w:t xml:space="preserve"> be </w:t>
            </w:r>
            <w:proofErr w:type="spellStart"/>
            <w:r w:rsidR="00165CEC" w:rsidRPr="00165CEC">
              <w:rPr>
                <w:rFonts w:ascii="Arial" w:hAnsi="Arial" w:cs="Arial"/>
                <w:bCs/>
                <w:color w:val="000000"/>
                <w:sz w:val="18"/>
                <w:szCs w:val="18"/>
                <w:lang w:val="tr-TR"/>
              </w:rPr>
              <w:t>recorded</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with</w:t>
            </w:r>
            <w:proofErr w:type="spellEnd"/>
            <w:r w:rsidR="00165CEC" w:rsidRPr="00165CEC">
              <w:rPr>
                <w:rFonts w:ascii="Arial" w:hAnsi="Arial" w:cs="Arial"/>
                <w:bCs/>
                <w:color w:val="000000"/>
                <w:sz w:val="18"/>
                <w:szCs w:val="18"/>
                <w:lang w:val="tr-TR"/>
              </w:rPr>
              <w:t xml:space="preserve"> </w:t>
            </w:r>
            <w:r w:rsidR="003F457B">
              <w:rPr>
                <w:rFonts w:ascii="Arial" w:hAnsi="Arial" w:cs="Arial"/>
                <w:bCs/>
                <w:color w:val="000000"/>
                <w:sz w:val="18"/>
                <w:szCs w:val="18"/>
                <w:lang w:val="tr-TR"/>
              </w:rPr>
              <w:t xml:space="preserve">two </w:t>
            </w:r>
            <w:proofErr w:type="spellStart"/>
            <w:r w:rsidR="00165CEC" w:rsidRPr="00165CEC">
              <w:rPr>
                <w:rFonts w:ascii="Arial" w:hAnsi="Arial" w:cs="Arial"/>
                <w:bCs/>
                <w:color w:val="000000"/>
                <w:sz w:val="18"/>
                <w:szCs w:val="18"/>
                <w:lang w:val="tr-TR"/>
              </w:rPr>
              <w:t>high-resolution</w:t>
            </w:r>
            <w:proofErr w:type="spellEnd"/>
            <w:r w:rsidR="00165CEC" w:rsidRPr="00165CEC">
              <w:rPr>
                <w:rFonts w:ascii="Arial" w:hAnsi="Arial" w:cs="Arial"/>
                <w:bCs/>
                <w:color w:val="000000"/>
                <w:sz w:val="18"/>
                <w:szCs w:val="18"/>
                <w:lang w:val="tr-TR"/>
              </w:rPr>
              <w:t xml:space="preserve"> polar lens </w:t>
            </w:r>
            <w:proofErr w:type="spellStart"/>
            <w:r w:rsidR="00165CEC" w:rsidRPr="00165CEC">
              <w:rPr>
                <w:rFonts w:ascii="Arial" w:hAnsi="Arial" w:cs="Arial"/>
                <w:bCs/>
                <w:color w:val="000000"/>
                <w:sz w:val="18"/>
                <w:szCs w:val="18"/>
                <w:lang w:val="tr-TR"/>
              </w:rPr>
              <w:t>camera</w:t>
            </w:r>
            <w:r w:rsidR="006F4646">
              <w:rPr>
                <w:rFonts w:ascii="Arial" w:hAnsi="Arial" w:cs="Arial"/>
                <w:bCs/>
                <w:color w:val="000000"/>
                <w:sz w:val="18"/>
                <w:szCs w:val="18"/>
                <w:lang w:val="tr-TR"/>
              </w:rPr>
              <w:t>s</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placed</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perpendicular</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to</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each</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other</w:t>
            </w:r>
            <w:proofErr w:type="spellEnd"/>
            <w:r w:rsidR="00165CEC" w:rsidRPr="00165CEC">
              <w:rPr>
                <w:rFonts w:ascii="Arial" w:hAnsi="Arial" w:cs="Arial"/>
                <w:bCs/>
                <w:color w:val="000000"/>
                <w:sz w:val="18"/>
                <w:szCs w:val="18"/>
                <w:lang w:val="tr-TR"/>
              </w:rPr>
              <w:t xml:space="preserve"> (IP-2). </w:t>
            </w:r>
            <w:proofErr w:type="spellStart"/>
            <w:r w:rsidR="00165CEC" w:rsidRPr="00165CEC">
              <w:rPr>
                <w:rFonts w:ascii="Arial" w:hAnsi="Arial" w:cs="Arial"/>
                <w:bCs/>
                <w:color w:val="000000"/>
                <w:sz w:val="18"/>
                <w:szCs w:val="18"/>
                <w:lang w:val="tr-TR"/>
              </w:rPr>
              <w:t>With</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the</w:t>
            </w:r>
            <w:proofErr w:type="spellEnd"/>
            <w:r w:rsidR="00165CEC" w:rsidRPr="00165CEC">
              <w:rPr>
                <w:rFonts w:ascii="Arial" w:hAnsi="Arial" w:cs="Arial"/>
                <w:bCs/>
                <w:color w:val="000000"/>
                <w:sz w:val="18"/>
                <w:szCs w:val="18"/>
                <w:lang w:val="tr-TR"/>
              </w:rPr>
              <w:t xml:space="preserve"> </w:t>
            </w:r>
            <w:proofErr w:type="spellStart"/>
            <w:r w:rsidR="00165CEC" w:rsidRPr="00165CEC">
              <w:rPr>
                <w:rFonts w:ascii="Arial" w:hAnsi="Arial" w:cs="Arial"/>
                <w:bCs/>
                <w:color w:val="000000"/>
                <w:sz w:val="18"/>
                <w:szCs w:val="18"/>
                <w:lang w:val="tr-TR"/>
              </w:rPr>
              <w:t>analysis</w:t>
            </w:r>
            <w:proofErr w:type="spellEnd"/>
            <w:r w:rsidR="00165CEC" w:rsidRPr="00165CEC">
              <w:rPr>
                <w:rFonts w:ascii="Arial" w:hAnsi="Arial" w:cs="Arial"/>
                <w:bCs/>
                <w:color w:val="000000"/>
                <w:sz w:val="18"/>
                <w:szCs w:val="18"/>
                <w:lang w:val="tr-TR"/>
              </w:rPr>
              <w:t xml:space="preserve"> of video </w:t>
            </w:r>
            <w:proofErr w:type="spellStart"/>
            <w:r w:rsidR="00165CEC" w:rsidRPr="00165CEC">
              <w:rPr>
                <w:rFonts w:ascii="Arial" w:hAnsi="Arial" w:cs="Arial"/>
                <w:bCs/>
                <w:color w:val="000000"/>
                <w:sz w:val="18"/>
                <w:szCs w:val="18"/>
                <w:lang w:val="tr-TR"/>
              </w:rPr>
              <w:t>recordings</w:t>
            </w:r>
            <w:proofErr w:type="spellEnd"/>
            <w:r w:rsidR="00165CEC" w:rsidRPr="00165CEC">
              <w:rPr>
                <w:rFonts w:ascii="Arial" w:hAnsi="Arial" w:cs="Arial"/>
                <w:bCs/>
                <w:color w:val="000000"/>
                <w:sz w:val="18"/>
                <w:szCs w:val="18"/>
                <w:lang w:val="tr-TR"/>
              </w:rPr>
              <w:t>;</w:t>
            </w:r>
          </w:p>
          <w:p w14:paraId="61949904" w14:textId="77777777" w:rsidR="00165CEC" w:rsidRPr="00165CEC" w:rsidRDefault="00165CEC" w:rsidP="00165CEC">
            <w:pPr>
              <w:snapToGrid w:val="0"/>
              <w:contextualSpacing/>
              <w:jc w:val="both"/>
              <w:rPr>
                <w:rFonts w:ascii="Arial" w:hAnsi="Arial" w:cs="Arial"/>
                <w:bCs/>
                <w:color w:val="000000"/>
                <w:sz w:val="18"/>
                <w:szCs w:val="18"/>
                <w:lang w:val="tr-TR"/>
              </w:rPr>
            </w:pPr>
          </w:p>
          <w:p w14:paraId="1CBF1B07" w14:textId="415430BB" w:rsidR="00165CEC" w:rsidRPr="00165CEC" w:rsidRDefault="00165CEC" w:rsidP="00165CEC">
            <w:pPr>
              <w:snapToGrid w:val="0"/>
              <w:contextualSpacing/>
              <w:jc w:val="both"/>
              <w:rPr>
                <w:rFonts w:ascii="Arial" w:hAnsi="Arial" w:cs="Arial"/>
                <w:bCs/>
                <w:color w:val="000000"/>
                <w:sz w:val="18"/>
                <w:szCs w:val="18"/>
                <w:lang w:val="tr-TR"/>
              </w:rPr>
            </w:pPr>
            <w:r w:rsidRPr="00165CEC">
              <w:rPr>
                <w:rFonts w:ascii="Arial" w:hAnsi="Arial" w:cs="Arial"/>
                <w:bCs/>
                <w:color w:val="000000"/>
                <w:sz w:val="18"/>
                <w:szCs w:val="18"/>
                <w:lang w:val="tr-TR"/>
              </w:rPr>
              <w:t xml:space="preserve">1. </w:t>
            </w:r>
            <w:proofErr w:type="spellStart"/>
            <w:r w:rsidRPr="00165CEC">
              <w:rPr>
                <w:rFonts w:ascii="Arial" w:hAnsi="Arial" w:cs="Arial"/>
                <w:bCs/>
                <w:color w:val="000000"/>
                <w:sz w:val="18"/>
                <w:szCs w:val="18"/>
                <w:lang w:val="tr-TR"/>
              </w:rPr>
              <w:t>Set</w:t>
            </w:r>
            <w:r>
              <w:rPr>
                <w:rFonts w:ascii="Arial" w:hAnsi="Arial" w:cs="Arial"/>
                <w:bCs/>
                <w:color w:val="000000"/>
                <w:sz w:val="18"/>
                <w:szCs w:val="18"/>
                <w:lang w:val="tr-TR"/>
              </w:rPr>
              <w:t>tling</w:t>
            </w:r>
            <w:proofErr w:type="spellEnd"/>
            <w:r>
              <w:rPr>
                <w:rFonts w:ascii="Arial" w:hAnsi="Arial" w:cs="Arial"/>
                <w:bCs/>
                <w:color w:val="000000"/>
                <w:sz w:val="18"/>
                <w:szCs w:val="18"/>
                <w:lang w:val="tr-TR"/>
              </w:rPr>
              <w:t xml:space="preserve"> </w:t>
            </w:r>
            <w:proofErr w:type="spellStart"/>
            <w:r w:rsidRPr="00165CEC">
              <w:rPr>
                <w:rFonts w:ascii="Arial" w:hAnsi="Arial" w:cs="Arial"/>
                <w:bCs/>
                <w:color w:val="000000"/>
                <w:sz w:val="18"/>
                <w:szCs w:val="18"/>
                <w:lang w:val="tr-TR"/>
              </w:rPr>
              <w:t>behavior</w:t>
            </w:r>
            <w:proofErr w:type="spellEnd"/>
            <w:r w:rsidRPr="00165CEC">
              <w:rPr>
                <w:rFonts w:ascii="Arial" w:hAnsi="Arial" w:cs="Arial"/>
                <w:bCs/>
                <w:color w:val="000000"/>
                <w:sz w:val="18"/>
                <w:szCs w:val="18"/>
                <w:lang w:val="tr-TR"/>
              </w:rPr>
              <w:t xml:space="preserve"> (</w:t>
            </w:r>
            <w:proofErr w:type="spellStart"/>
            <w:r w:rsidRPr="00165CEC">
              <w:rPr>
                <w:rFonts w:ascii="Arial" w:hAnsi="Arial" w:cs="Arial"/>
                <w:bCs/>
                <w:color w:val="000000"/>
                <w:sz w:val="18"/>
                <w:szCs w:val="18"/>
                <w:lang w:val="tr-TR"/>
              </w:rPr>
              <w:t>movements</w:t>
            </w:r>
            <w:proofErr w:type="spellEnd"/>
            <w:r w:rsidRPr="00165CEC">
              <w:rPr>
                <w:rFonts w:ascii="Arial" w:hAnsi="Arial" w:cs="Arial"/>
                <w:bCs/>
                <w:color w:val="000000"/>
                <w:sz w:val="18"/>
                <w:szCs w:val="18"/>
                <w:lang w:val="tr-TR"/>
              </w:rPr>
              <w:t xml:space="preserve"> of </w:t>
            </w:r>
            <w:proofErr w:type="spellStart"/>
            <w:r w:rsidRPr="00165CEC">
              <w:rPr>
                <w:rFonts w:ascii="Arial" w:hAnsi="Arial" w:cs="Arial"/>
                <w:bCs/>
                <w:color w:val="000000"/>
                <w:sz w:val="18"/>
                <w:szCs w:val="18"/>
                <w:lang w:val="tr-TR"/>
              </w:rPr>
              <w:t>the</w:t>
            </w:r>
            <w:proofErr w:type="spellEnd"/>
            <w:r w:rsidRPr="00165CEC">
              <w:rPr>
                <w:rFonts w:ascii="Arial" w:hAnsi="Arial" w:cs="Arial"/>
                <w:bCs/>
                <w:color w:val="000000"/>
                <w:sz w:val="18"/>
                <w:szCs w:val="18"/>
                <w:lang w:val="tr-TR"/>
              </w:rPr>
              <w:t xml:space="preserve"> </w:t>
            </w:r>
            <w:proofErr w:type="spellStart"/>
            <w:r w:rsidRPr="00165CEC">
              <w:rPr>
                <w:rFonts w:ascii="Arial" w:hAnsi="Arial" w:cs="Arial"/>
                <w:bCs/>
                <w:color w:val="000000"/>
                <w:sz w:val="18"/>
                <w:szCs w:val="18"/>
                <w:lang w:val="tr-TR"/>
              </w:rPr>
              <w:t>particle</w:t>
            </w:r>
            <w:proofErr w:type="spellEnd"/>
            <w:r w:rsidRPr="00165CEC">
              <w:rPr>
                <w:rFonts w:ascii="Arial" w:hAnsi="Arial" w:cs="Arial"/>
                <w:bCs/>
                <w:color w:val="000000"/>
                <w:sz w:val="18"/>
                <w:szCs w:val="18"/>
                <w:lang w:val="tr-TR"/>
              </w:rPr>
              <w:t xml:space="preserve"> in </w:t>
            </w:r>
            <w:proofErr w:type="spellStart"/>
            <w:r w:rsidRPr="00165CEC">
              <w:rPr>
                <w:rFonts w:ascii="Arial" w:hAnsi="Arial" w:cs="Arial"/>
                <w:bCs/>
                <w:color w:val="000000"/>
                <w:sz w:val="18"/>
                <w:szCs w:val="18"/>
                <w:lang w:val="tr-TR"/>
              </w:rPr>
              <w:t>the</w:t>
            </w:r>
            <w:proofErr w:type="spellEnd"/>
            <w:r w:rsidRPr="00165CEC">
              <w:rPr>
                <w:rFonts w:ascii="Arial" w:hAnsi="Arial" w:cs="Arial"/>
                <w:bCs/>
                <w:color w:val="000000"/>
                <w:sz w:val="18"/>
                <w:szCs w:val="18"/>
                <w:lang w:val="tr-TR"/>
              </w:rPr>
              <w:t xml:space="preserve"> horizontal </w:t>
            </w:r>
            <w:proofErr w:type="spellStart"/>
            <w:r w:rsidRPr="00165CEC">
              <w:rPr>
                <w:rFonts w:ascii="Arial" w:hAnsi="Arial" w:cs="Arial"/>
                <w:bCs/>
                <w:color w:val="000000"/>
                <w:sz w:val="18"/>
                <w:szCs w:val="18"/>
                <w:lang w:val="tr-TR"/>
              </w:rPr>
              <w:t>and</w:t>
            </w:r>
            <w:proofErr w:type="spellEnd"/>
            <w:r w:rsidRPr="00165CEC">
              <w:rPr>
                <w:rFonts w:ascii="Arial" w:hAnsi="Arial" w:cs="Arial"/>
                <w:bCs/>
                <w:color w:val="000000"/>
                <w:sz w:val="18"/>
                <w:szCs w:val="18"/>
                <w:lang w:val="tr-TR"/>
              </w:rPr>
              <w:t xml:space="preserve"> </w:t>
            </w:r>
            <w:proofErr w:type="spellStart"/>
            <w:r w:rsidRPr="00165CEC">
              <w:rPr>
                <w:rFonts w:ascii="Arial" w:hAnsi="Arial" w:cs="Arial"/>
                <w:bCs/>
                <w:color w:val="000000"/>
                <w:sz w:val="18"/>
                <w:szCs w:val="18"/>
                <w:lang w:val="tr-TR"/>
              </w:rPr>
              <w:t>vertical</w:t>
            </w:r>
            <w:proofErr w:type="spellEnd"/>
            <w:r w:rsidRPr="00165CEC">
              <w:rPr>
                <w:rFonts w:ascii="Arial" w:hAnsi="Arial" w:cs="Arial"/>
                <w:bCs/>
                <w:color w:val="000000"/>
                <w:sz w:val="18"/>
                <w:szCs w:val="18"/>
                <w:lang w:val="tr-TR"/>
              </w:rPr>
              <w:t xml:space="preserve"> </w:t>
            </w:r>
            <w:proofErr w:type="spellStart"/>
            <w:r w:rsidRPr="00165CEC">
              <w:rPr>
                <w:rFonts w:ascii="Arial" w:hAnsi="Arial" w:cs="Arial"/>
                <w:bCs/>
                <w:color w:val="000000"/>
                <w:sz w:val="18"/>
                <w:szCs w:val="18"/>
                <w:lang w:val="tr-TR"/>
              </w:rPr>
              <w:t>axes</w:t>
            </w:r>
            <w:proofErr w:type="spellEnd"/>
            <w:r w:rsidRPr="00165CEC">
              <w:rPr>
                <w:rFonts w:ascii="Arial" w:hAnsi="Arial" w:cs="Arial"/>
                <w:bCs/>
                <w:color w:val="000000"/>
                <w:sz w:val="18"/>
                <w:szCs w:val="18"/>
                <w:lang w:val="tr-TR"/>
              </w:rPr>
              <w:t xml:space="preserve"> </w:t>
            </w:r>
            <w:proofErr w:type="spellStart"/>
            <w:r w:rsidRPr="00165CEC">
              <w:rPr>
                <w:rFonts w:ascii="Arial" w:hAnsi="Arial" w:cs="Arial"/>
                <w:bCs/>
                <w:color w:val="000000"/>
                <w:sz w:val="18"/>
                <w:szCs w:val="18"/>
                <w:lang w:val="tr-TR"/>
              </w:rPr>
              <w:t>during</w:t>
            </w:r>
            <w:proofErr w:type="spellEnd"/>
            <w:r w:rsidRPr="00165CEC">
              <w:rPr>
                <w:rFonts w:ascii="Arial" w:hAnsi="Arial" w:cs="Arial"/>
                <w:bCs/>
                <w:color w:val="000000"/>
                <w:sz w:val="18"/>
                <w:szCs w:val="18"/>
                <w:lang w:val="tr-TR"/>
              </w:rPr>
              <w:t xml:space="preserve"> </w:t>
            </w:r>
            <w:proofErr w:type="spellStart"/>
            <w:r w:rsidRPr="00165CEC">
              <w:rPr>
                <w:rFonts w:ascii="Arial" w:hAnsi="Arial" w:cs="Arial"/>
                <w:bCs/>
                <w:color w:val="000000"/>
                <w:sz w:val="18"/>
                <w:szCs w:val="18"/>
                <w:lang w:val="tr-TR"/>
              </w:rPr>
              <w:t>settling</w:t>
            </w:r>
            <w:proofErr w:type="spellEnd"/>
            <w:r w:rsidRPr="00165CEC">
              <w:rPr>
                <w:rFonts w:ascii="Arial" w:hAnsi="Arial" w:cs="Arial"/>
                <w:bCs/>
                <w:color w:val="000000"/>
                <w:sz w:val="18"/>
                <w:szCs w:val="18"/>
                <w:lang w:val="tr-TR"/>
              </w:rPr>
              <w:t>)</w:t>
            </w:r>
          </w:p>
          <w:p w14:paraId="6A7C9696" w14:textId="76328EAF" w:rsidR="00165CEC" w:rsidRPr="00165CEC" w:rsidRDefault="00165CEC" w:rsidP="00165CEC">
            <w:pPr>
              <w:snapToGrid w:val="0"/>
              <w:contextualSpacing/>
              <w:jc w:val="both"/>
              <w:rPr>
                <w:rFonts w:ascii="Arial" w:hAnsi="Arial" w:cs="Arial"/>
                <w:bCs/>
                <w:color w:val="000000"/>
                <w:sz w:val="18"/>
                <w:szCs w:val="18"/>
                <w:lang w:val="tr-TR"/>
              </w:rPr>
            </w:pPr>
            <w:r w:rsidRPr="00165CEC">
              <w:rPr>
                <w:rFonts w:ascii="Arial" w:hAnsi="Arial" w:cs="Arial"/>
                <w:bCs/>
                <w:color w:val="000000"/>
                <w:sz w:val="18"/>
                <w:szCs w:val="18"/>
                <w:lang w:val="tr-TR"/>
              </w:rPr>
              <w:t xml:space="preserve">2. </w:t>
            </w:r>
            <w:proofErr w:type="spellStart"/>
            <w:r>
              <w:rPr>
                <w:rFonts w:ascii="Arial" w:hAnsi="Arial" w:cs="Arial"/>
                <w:bCs/>
                <w:color w:val="000000"/>
                <w:sz w:val="18"/>
                <w:szCs w:val="18"/>
                <w:lang w:val="tr-TR"/>
              </w:rPr>
              <w:t>Settling</w:t>
            </w:r>
            <w:proofErr w:type="spellEnd"/>
            <w:r>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velocity</w:t>
            </w:r>
            <w:proofErr w:type="spellEnd"/>
            <w:r>
              <w:rPr>
                <w:rFonts w:ascii="Arial" w:hAnsi="Arial" w:cs="Arial"/>
                <w:bCs/>
                <w:color w:val="000000"/>
                <w:sz w:val="18"/>
                <w:szCs w:val="18"/>
                <w:lang w:val="tr-TR"/>
              </w:rPr>
              <w:t>,</w:t>
            </w:r>
          </w:p>
          <w:p w14:paraId="48A9D76D" w14:textId="77777777" w:rsidR="00165CEC" w:rsidRPr="00165CEC" w:rsidRDefault="00165CEC" w:rsidP="00165CEC">
            <w:pPr>
              <w:snapToGrid w:val="0"/>
              <w:contextualSpacing/>
              <w:jc w:val="both"/>
              <w:rPr>
                <w:rFonts w:ascii="Arial" w:hAnsi="Arial" w:cs="Arial"/>
                <w:bCs/>
                <w:color w:val="000000"/>
                <w:sz w:val="18"/>
                <w:szCs w:val="18"/>
                <w:lang w:val="tr-TR"/>
              </w:rPr>
            </w:pPr>
          </w:p>
          <w:p w14:paraId="68F9B4EF" w14:textId="36BA4FC2" w:rsidR="00855261" w:rsidRDefault="00165CEC" w:rsidP="00165CEC">
            <w:pPr>
              <w:snapToGrid w:val="0"/>
              <w:contextualSpacing/>
              <w:jc w:val="both"/>
              <w:rPr>
                <w:rFonts w:ascii="Arial" w:hAnsi="Arial" w:cs="Arial"/>
                <w:bCs/>
                <w:color w:val="000000"/>
                <w:sz w:val="18"/>
                <w:szCs w:val="18"/>
                <w:lang w:val="tr-TR"/>
              </w:rPr>
            </w:pPr>
            <w:r w:rsidRPr="00165CEC">
              <w:rPr>
                <w:rFonts w:ascii="Arial" w:hAnsi="Arial" w:cs="Arial"/>
                <w:bCs/>
                <w:color w:val="000000"/>
                <w:sz w:val="18"/>
                <w:szCs w:val="18"/>
                <w:lang w:val="tr-TR"/>
              </w:rPr>
              <w:t xml:space="preserve">data </w:t>
            </w:r>
            <w:proofErr w:type="spellStart"/>
            <w:r w:rsidRPr="00165CEC">
              <w:rPr>
                <w:rFonts w:ascii="Arial" w:hAnsi="Arial" w:cs="Arial"/>
                <w:bCs/>
                <w:color w:val="000000"/>
                <w:sz w:val="18"/>
                <w:szCs w:val="18"/>
                <w:lang w:val="tr-TR"/>
              </w:rPr>
              <w:t>will</w:t>
            </w:r>
            <w:proofErr w:type="spellEnd"/>
            <w:r w:rsidRPr="00165CEC">
              <w:rPr>
                <w:rFonts w:ascii="Arial" w:hAnsi="Arial" w:cs="Arial"/>
                <w:bCs/>
                <w:color w:val="000000"/>
                <w:sz w:val="18"/>
                <w:szCs w:val="18"/>
                <w:lang w:val="tr-TR"/>
              </w:rPr>
              <w:t xml:space="preserve"> be </w:t>
            </w:r>
            <w:proofErr w:type="spellStart"/>
            <w:r w:rsidRPr="00165CEC">
              <w:rPr>
                <w:rFonts w:ascii="Arial" w:hAnsi="Arial" w:cs="Arial"/>
                <w:bCs/>
                <w:color w:val="000000"/>
                <w:sz w:val="18"/>
                <w:szCs w:val="18"/>
                <w:lang w:val="tr-TR"/>
              </w:rPr>
              <w:t>obtained</w:t>
            </w:r>
            <w:proofErr w:type="spellEnd"/>
            <w:r w:rsidRPr="00165CEC">
              <w:rPr>
                <w:rFonts w:ascii="Arial" w:hAnsi="Arial" w:cs="Arial"/>
                <w:bCs/>
                <w:color w:val="000000"/>
                <w:sz w:val="18"/>
                <w:szCs w:val="18"/>
                <w:lang w:val="tr-TR"/>
              </w:rPr>
              <w:t>.</w:t>
            </w:r>
          </w:p>
          <w:p w14:paraId="0C98D7CC" w14:textId="77777777" w:rsidR="00165CEC" w:rsidRDefault="00165CEC" w:rsidP="00165CEC">
            <w:pPr>
              <w:snapToGrid w:val="0"/>
              <w:contextualSpacing/>
              <w:jc w:val="both"/>
              <w:rPr>
                <w:rFonts w:ascii="Arial" w:hAnsi="Arial" w:cs="Arial"/>
                <w:bCs/>
                <w:color w:val="000000"/>
                <w:sz w:val="18"/>
                <w:szCs w:val="18"/>
                <w:lang w:val="tr-TR"/>
              </w:rPr>
            </w:pPr>
          </w:p>
          <w:p w14:paraId="5E9B6946" w14:textId="430AF878" w:rsidR="00165CEC" w:rsidRDefault="00321DFA" w:rsidP="00165CEC">
            <w:pPr>
              <w:snapToGrid w:val="0"/>
              <w:contextualSpacing/>
              <w:jc w:val="both"/>
              <w:rPr>
                <w:rFonts w:ascii="Arial" w:hAnsi="Arial" w:cs="Arial"/>
                <w:bCs/>
                <w:color w:val="000000"/>
                <w:sz w:val="18"/>
                <w:szCs w:val="18"/>
                <w:lang w:val="tr-TR"/>
              </w:rPr>
            </w:pP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settling</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behavior</w:t>
            </w:r>
            <w:proofErr w:type="spellEnd"/>
            <w:r w:rsidRPr="00321DFA">
              <w:rPr>
                <w:rFonts w:ascii="Arial" w:hAnsi="Arial" w:cs="Arial"/>
                <w:bCs/>
                <w:color w:val="000000"/>
                <w:sz w:val="18"/>
                <w:szCs w:val="18"/>
                <w:lang w:val="tr-TR"/>
              </w:rPr>
              <w:t xml:space="preserve"> </w:t>
            </w:r>
            <w:proofErr w:type="gramStart"/>
            <w:r w:rsidRPr="00321DFA">
              <w:rPr>
                <w:rFonts w:ascii="Arial" w:hAnsi="Arial" w:cs="Arial"/>
                <w:bCs/>
                <w:color w:val="000000"/>
                <w:sz w:val="18"/>
                <w:szCs w:val="18"/>
                <w:lang w:val="tr-TR"/>
              </w:rPr>
              <w:t>data</w:t>
            </w:r>
            <w:proofErr w:type="gram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will</w:t>
            </w:r>
            <w:proofErr w:type="spellEnd"/>
            <w:r w:rsidRPr="00321DFA">
              <w:rPr>
                <w:rFonts w:ascii="Arial" w:hAnsi="Arial" w:cs="Arial"/>
                <w:bCs/>
                <w:color w:val="000000"/>
                <w:sz w:val="18"/>
                <w:szCs w:val="18"/>
                <w:lang w:val="tr-TR"/>
              </w:rPr>
              <w:t xml:space="preserve"> be </w:t>
            </w:r>
            <w:proofErr w:type="spellStart"/>
            <w:r w:rsidRPr="00321DFA">
              <w:rPr>
                <w:rFonts w:ascii="Arial" w:hAnsi="Arial" w:cs="Arial"/>
                <w:bCs/>
                <w:color w:val="000000"/>
                <w:sz w:val="18"/>
                <w:szCs w:val="18"/>
                <w:lang w:val="tr-TR"/>
              </w:rPr>
              <w:t>used</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to</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describe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and</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classify</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orbital </w:t>
            </w:r>
            <w:proofErr w:type="spellStart"/>
            <w:r w:rsidRPr="00321DFA">
              <w:rPr>
                <w:rFonts w:ascii="Arial" w:hAnsi="Arial" w:cs="Arial"/>
                <w:bCs/>
                <w:color w:val="000000"/>
                <w:sz w:val="18"/>
                <w:szCs w:val="18"/>
                <w:lang w:val="tr-TR"/>
              </w:rPr>
              <w:t>motions</w:t>
            </w:r>
            <w:proofErr w:type="spellEnd"/>
            <w:r w:rsidRPr="00321DFA">
              <w:rPr>
                <w:rFonts w:ascii="Arial" w:hAnsi="Arial" w:cs="Arial"/>
                <w:bCs/>
                <w:color w:val="000000"/>
                <w:sz w:val="18"/>
                <w:szCs w:val="18"/>
                <w:lang w:val="tr-TR"/>
              </w:rPr>
              <w:t xml:space="preserve"> of </w:t>
            </w:r>
            <w:proofErr w:type="spellStart"/>
            <w:r w:rsidRPr="00321DFA">
              <w:rPr>
                <w:rFonts w:ascii="Arial" w:hAnsi="Arial" w:cs="Arial"/>
                <w:bCs/>
                <w:color w:val="000000"/>
                <w:sz w:val="18"/>
                <w:szCs w:val="18"/>
                <w:lang w:val="tr-TR"/>
              </w:rPr>
              <w:t>microplastic</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particles</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according</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to</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their</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properties</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such</w:t>
            </w:r>
            <w:proofErr w:type="spellEnd"/>
            <w:r w:rsidRPr="00321DFA">
              <w:rPr>
                <w:rFonts w:ascii="Arial" w:hAnsi="Arial" w:cs="Arial"/>
                <w:bCs/>
                <w:color w:val="000000"/>
                <w:sz w:val="18"/>
                <w:szCs w:val="18"/>
                <w:lang w:val="tr-TR"/>
              </w:rPr>
              <w:t xml:space="preserve"> as </w:t>
            </w:r>
            <w:proofErr w:type="spellStart"/>
            <w:r w:rsidRPr="00321DFA">
              <w:rPr>
                <w:rFonts w:ascii="Arial" w:hAnsi="Arial" w:cs="Arial"/>
                <w:bCs/>
                <w:color w:val="000000"/>
                <w:sz w:val="18"/>
                <w:szCs w:val="18"/>
                <w:lang w:val="tr-TR"/>
              </w:rPr>
              <w:t>particle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type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shape</w:t>
            </w:r>
            <w:proofErr w:type="spellEnd"/>
            <w:r w:rsidRPr="00321DFA">
              <w:rPr>
                <w:rFonts w:ascii="Arial" w:hAnsi="Arial" w:cs="Arial"/>
                <w:bCs/>
                <w:color w:val="000000"/>
                <w:sz w:val="18"/>
                <w:szCs w:val="18"/>
                <w:lang w:val="tr-TR"/>
              </w:rPr>
              <w:t xml:space="preserve">, size, </w:t>
            </w:r>
            <w:proofErr w:type="spellStart"/>
            <w:r w:rsidRPr="00321DFA">
              <w:rPr>
                <w:rFonts w:ascii="Arial" w:hAnsi="Arial" w:cs="Arial"/>
                <w:bCs/>
                <w:color w:val="000000"/>
                <w:sz w:val="18"/>
                <w:szCs w:val="18"/>
                <w:lang w:val="tr-TR"/>
              </w:rPr>
              <w:t>and</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density</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settling</w:t>
            </w:r>
            <w:proofErr w:type="spellEnd"/>
            <w:r>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velocity</w:t>
            </w:r>
            <w:proofErr w:type="spellEnd"/>
            <w:r w:rsidRPr="00321DFA">
              <w:rPr>
                <w:rFonts w:ascii="Arial" w:hAnsi="Arial" w:cs="Arial"/>
                <w:bCs/>
                <w:color w:val="000000"/>
                <w:sz w:val="18"/>
                <w:szCs w:val="18"/>
                <w:lang w:val="tr-TR"/>
              </w:rPr>
              <w:t xml:space="preserve"> </w:t>
            </w:r>
            <w:proofErr w:type="gramStart"/>
            <w:r w:rsidRPr="00321DFA">
              <w:rPr>
                <w:rFonts w:ascii="Arial" w:hAnsi="Arial" w:cs="Arial"/>
                <w:bCs/>
                <w:color w:val="000000"/>
                <w:sz w:val="18"/>
                <w:szCs w:val="18"/>
                <w:lang w:val="tr-TR"/>
              </w:rPr>
              <w:t>data</w:t>
            </w:r>
            <w:proofErr w:type="gram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f</w:t>
            </w:r>
            <w:r w:rsidR="001B4FEF">
              <w:rPr>
                <w:rFonts w:ascii="Arial" w:hAnsi="Arial" w:cs="Arial"/>
                <w:bCs/>
                <w:color w:val="000000"/>
                <w:sz w:val="18"/>
                <w:szCs w:val="18"/>
                <w:lang w:val="tr-TR"/>
              </w:rPr>
              <w:t>and</w:t>
            </w:r>
            <w:proofErr w:type="spellEnd"/>
            <w:r w:rsidR="001B4FEF">
              <w:rPr>
                <w:rFonts w:ascii="Arial" w:hAnsi="Arial" w:cs="Arial"/>
                <w:bCs/>
                <w:color w:val="000000"/>
                <w:sz w:val="18"/>
                <w:szCs w:val="18"/>
                <w:lang w:val="tr-TR"/>
              </w:rPr>
              <w:t xml:space="preserve"> </w:t>
            </w:r>
            <w:proofErr w:type="spellStart"/>
            <w:r w:rsidR="001B4FEF">
              <w:rPr>
                <w:rFonts w:ascii="Arial" w:hAnsi="Arial" w:cs="Arial"/>
                <w:bCs/>
                <w:color w:val="000000"/>
                <w:sz w:val="18"/>
                <w:szCs w:val="18"/>
                <w:lang w:val="tr-TR"/>
              </w:rPr>
              <w:t>settling</w:t>
            </w:r>
            <w:proofErr w:type="spellEnd"/>
            <w:r w:rsidR="001B4FEF">
              <w:rPr>
                <w:rFonts w:ascii="Arial" w:hAnsi="Arial" w:cs="Arial"/>
                <w:bCs/>
                <w:color w:val="000000"/>
                <w:sz w:val="18"/>
                <w:szCs w:val="18"/>
                <w:lang w:val="tr-TR"/>
              </w:rPr>
              <w:t xml:space="preserve"> </w:t>
            </w:r>
            <w:proofErr w:type="spellStart"/>
            <w:r w:rsidR="001B4FEF">
              <w:rPr>
                <w:rFonts w:ascii="Arial" w:hAnsi="Arial" w:cs="Arial"/>
                <w:bCs/>
                <w:color w:val="000000"/>
                <w:sz w:val="18"/>
                <w:szCs w:val="18"/>
                <w:lang w:val="tr-TR"/>
              </w:rPr>
              <w:t>behavior</w:t>
            </w:r>
            <w:proofErr w:type="spellEnd"/>
            <w:r w:rsidR="001B4FEF">
              <w:rPr>
                <w:rFonts w:ascii="Arial" w:hAnsi="Arial" w:cs="Arial"/>
                <w:bCs/>
                <w:color w:val="000000"/>
                <w:sz w:val="18"/>
                <w:szCs w:val="18"/>
                <w:lang w:val="tr-TR"/>
              </w:rPr>
              <w:t xml:space="preserve"> </w:t>
            </w:r>
            <w:r w:rsidRPr="00321DFA">
              <w:rPr>
                <w:rFonts w:ascii="Arial" w:hAnsi="Arial" w:cs="Arial"/>
                <w:bCs/>
                <w:color w:val="000000"/>
                <w:sz w:val="18"/>
                <w:szCs w:val="18"/>
                <w:lang w:val="tr-TR"/>
              </w:rPr>
              <w:t xml:space="preserve">rom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numerical</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simulation</w:t>
            </w:r>
            <w:proofErr w:type="spellEnd"/>
            <w:r w:rsidR="003F457B">
              <w:rPr>
                <w:rFonts w:ascii="Arial" w:hAnsi="Arial" w:cs="Arial"/>
                <w:bCs/>
                <w:color w:val="000000"/>
                <w:sz w:val="18"/>
                <w:szCs w:val="18"/>
                <w:lang w:val="tr-TR"/>
              </w:rPr>
              <w:t xml:space="preserve"> (</w:t>
            </w:r>
            <w:r w:rsidR="003F457B" w:rsidRPr="00321DFA">
              <w:rPr>
                <w:rFonts w:ascii="Arial" w:hAnsi="Arial" w:cs="Arial"/>
                <w:bCs/>
                <w:color w:val="000000"/>
                <w:sz w:val="18"/>
                <w:szCs w:val="18"/>
                <w:lang w:val="tr-TR"/>
              </w:rPr>
              <w:t>IP-3)</w:t>
            </w:r>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will</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also</w:t>
            </w:r>
            <w:proofErr w:type="spellEnd"/>
            <w:r w:rsidRPr="00321DFA">
              <w:rPr>
                <w:rFonts w:ascii="Arial" w:hAnsi="Arial" w:cs="Arial"/>
                <w:bCs/>
                <w:color w:val="000000"/>
                <w:sz w:val="18"/>
                <w:szCs w:val="18"/>
                <w:lang w:val="tr-TR"/>
              </w:rPr>
              <w:t xml:space="preserve"> be </w:t>
            </w:r>
            <w:proofErr w:type="spellStart"/>
            <w:r w:rsidRPr="00321DFA">
              <w:rPr>
                <w:rFonts w:ascii="Arial" w:hAnsi="Arial" w:cs="Arial"/>
                <w:bCs/>
                <w:color w:val="000000"/>
                <w:sz w:val="18"/>
                <w:szCs w:val="18"/>
                <w:lang w:val="tr-TR"/>
              </w:rPr>
              <w:t>calibrated</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with</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experimental</w:t>
            </w:r>
            <w:proofErr w:type="spellEnd"/>
            <w:r w:rsidRPr="00321DFA">
              <w:rPr>
                <w:rFonts w:ascii="Arial" w:hAnsi="Arial" w:cs="Arial"/>
                <w:bCs/>
                <w:color w:val="000000"/>
                <w:sz w:val="18"/>
                <w:szCs w:val="18"/>
                <w:lang w:val="tr-TR"/>
              </w:rPr>
              <w:t xml:space="preserve"> data. </w:t>
            </w:r>
            <w:proofErr w:type="spellStart"/>
            <w:r w:rsidRPr="00321DFA">
              <w:rPr>
                <w:rFonts w:ascii="Arial" w:hAnsi="Arial" w:cs="Arial"/>
                <w:bCs/>
                <w:color w:val="000000"/>
                <w:sz w:val="18"/>
                <w:szCs w:val="18"/>
                <w:lang w:val="tr-TR"/>
              </w:rPr>
              <w:t>By</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using</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obtained</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verified</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numerical</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simulation</w:t>
            </w:r>
            <w:proofErr w:type="spellEnd"/>
            <w:r w:rsidRPr="00321DFA">
              <w:rPr>
                <w:rFonts w:ascii="Arial" w:hAnsi="Arial" w:cs="Arial"/>
                <w:bCs/>
                <w:color w:val="000000"/>
                <w:sz w:val="18"/>
                <w:szCs w:val="18"/>
                <w:lang w:val="tr-TR"/>
              </w:rPr>
              <w:t xml:space="preserve"> model, </w:t>
            </w:r>
            <w:proofErr w:type="spellStart"/>
            <w:r w:rsidRPr="00321DFA">
              <w:rPr>
                <w:rFonts w:ascii="Arial" w:hAnsi="Arial" w:cs="Arial"/>
                <w:bCs/>
                <w:color w:val="000000"/>
                <w:sz w:val="18"/>
                <w:szCs w:val="18"/>
                <w:lang w:val="tr-TR"/>
              </w:rPr>
              <w:t>both</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settling</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behavior</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and</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settling</w:t>
            </w:r>
            <w:proofErr w:type="spellEnd"/>
            <w:r>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velocity</w:t>
            </w:r>
            <w:proofErr w:type="spellEnd"/>
            <w:r w:rsidRPr="00321DFA">
              <w:rPr>
                <w:rFonts w:ascii="Arial" w:hAnsi="Arial" w:cs="Arial"/>
                <w:bCs/>
                <w:color w:val="000000"/>
                <w:sz w:val="18"/>
                <w:szCs w:val="18"/>
                <w:lang w:val="tr-TR"/>
              </w:rPr>
              <w:t xml:space="preserve"> of </w:t>
            </w:r>
            <w:proofErr w:type="spellStart"/>
            <w:r w:rsidRPr="00321DFA">
              <w:rPr>
                <w:rFonts w:ascii="Arial" w:hAnsi="Arial" w:cs="Arial"/>
                <w:bCs/>
                <w:color w:val="000000"/>
                <w:sz w:val="18"/>
                <w:szCs w:val="18"/>
                <w:lang w:val="tr-TR"/>
              </w:rPr>
              <w:t>any</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virtual</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microplastic</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particle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to</w:t>
            </w:r>
            <w:proofErr w:type="spellEnd"/>
            <w:r w:rsidRPr="00321DFA">
              <w:rPr>
                <w:rFonts w:ascii="Arial" w:hAnsi="Arial" w:cs="Arial"/>
                <w:bCs/>
                <w:color w:val="000000"/>
                <w:sz w:val="18"/>
                <w:szCs w:val="18"/>
                <w:lang w:val="tr-TR"/>
              </w:rPr>
              <w:t xml:space="preserve"> be </w:t>
            </w:r>
            <w:proofErr w:type="spellStart"/>
            <w:r w:rsidRPr="00321DFA">
              <w:rPr>
                <w:rFonts w:ascii="Arial" w:hAnsi="Arial" w:cs="Arial"/>
                <w:bCs/>
                <w:color w:val="000000"/>
                <w:sz w:val="18"/>
                <w:szCs w:val="18"/>
                <w:lang w:val="tr-TR"/>
              </w:rPr>
              <w:t>produced</w:t>
            </w:r>
            <w:proofErr w:type="spellEnd"/>
            <w:r w:rsidRPr="00321DFA">
              <w:rPr>
                <w:rFonts w:ascii="Arial" w:hAnsi="Arial" w:cs="Arial"/>
                <w:bCs/>
                <w:color w:val="000000"/>
                <w:sz w:val="18"/>
                <w:szCs w:val="18"/>
                <w:lang w:val="tr-TR"/>
              </w:rPr>
              <w:t xml:space="preserve"> can be </w:t>
            </w:r>
            <w:proofErr w:type="spellStart"/>
            <w:r w:rsidRPr="00321DFA">
              <w:rPr>
                <w:rFonts w:ascii="Arial" w:hAnsi="Arial" w:cs="Arial"/>
                <w:bCs/>
                <w:color w:val="000000"/>
                <w:sz w:val="18"/>
                <w:szCs w:val="18"/>
                <w:lang w:val="tr-TR"/>
              </w:rPr>
              <w:t>predicted</w:t>
            </w:r>
            <w:proofErr w:type="spellEnd"/>
            <w:r w:rsidRPr="00321DFA">
              <w:rPr>
                <w:rFonts w:ascii="Arial" w:hAnsi="Arial" w:cs="Arial"/>
                <w:bCs/>
                <w:color w:val="000000"/>
                <w:sz w:val="18"/>
                <w:szCs w:val="18"/>
                <w:lang w:val="tr-TR"/>
              </w:rPr>
              <w:t xml:space="preserve"> in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digital</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environment</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Thus</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numerical</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simulation</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method</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that</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determines</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settling</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behavior</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and</w:t>
            </w:r>
            <w:proofErr w:type="spellEnd"/>
            <w:r w:rsidRPr="00321DFA">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settling</w:t>
            </w:r>
            <w:proofErr w:type="spellEnd"/>
            <w:r>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velocity</w:t>
            </w:r>
            <w:proofErr w:type="spellEnd"/>
            <w:r w:rsidRPr="00321DFA">
              <w:rPr>
                <w:rFonts w:ascii="Arial" w:hAnsi="Arial" w:cs="Arial"/>
                <w:bCs/>
                <w:color w:val="000000"/>
                <w:sz w:val="18"/>
                <w:szCs w:val="18"/>
                <w:lang w:val="tr-TR"/>
              </w:rPr>
              <w:t xml:space="preserve"> of </w:t>
            </w:r>
            <w:proofErr w:type="spellStart"/>
            <w:r w:rsidRPr="00321DFA">
              <w:rPr>
                <w:rFonts w:ascii="Arial" w:hAnsi="Arial" w:cs="Arial"/>
                <w:bCs/>
                <w:color w:val="000000"/>
                <w:sz w:val="18"/>
                <w:szCs w:val="18"/>
                <w:lang w:val="tr-TR"/>
              </w:rPr>
              <w:t>microplastics</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will</w:t>
            </w:r>
            <w:proofErr w:type="spellEnd"/>
            <w:r w:rsidRPr="00321DFA">
              <w:rPr>
                <w:rFonts w:ascii="Arial" w:hAnsi="Arial" w:cs="Arial"/>
                <w:bCs/>
                <w:color w:val="000000"/>
                <w:sz w:val="18"/>
                <w:szCs w:val="18"/>
                <w:lang w:val="tr-TR"/>
              </w:rPr>
              <w:t xml:space="preserve"> be </w:t>
            </w:r>
            <w:proofErr w:type="spellStart"/>
            <w:r w:rsidRPr="00321DFA">
              <w:rPr>
                <w:rFonts w:ascii="Arial" w:hAnsi="Arial" w:cs="Arial"/>
                <w:bCs/>
                <w:color w:val="000000"/>
                <w:sz w:val="18"/>
                <w:szCs w:val="18"/>
                <w:lang w:val="tr-TR"/>
              </w:rPr>
              <w:t>one</w:t>
            </w:r>
            <w:proofErr w:type="spellEnd"/>
            <w:r w:rsidRPr="00321DFA">
              <w:rPr>
                <w:rFonts w:ascii="Arial" w:hAnsi="Arial" w:cs="Arial"/>
                <w:bCs/>
                <w:color w:val="000000"/>
                <w:sz w:val="18"/>
                <w:szCs w:val="18"/>
                <w:lang w:val="tr-TR"/>
              </w:rPr>
              <w:t xml:space="preserve"> of </w:t>
            </w:r>
            <w:proofErr w:type="spellStart"/>
            <w:r w:rsidRPr="00321DFA">
              <w:rPr>
                <w:rFonts w:ascii="Arial" w:hAnsi="Arial" w:cs="Arial"/>
                <w:bCs/>
                <w:color w:val="000000"/>
                <w:sz w:val="18"/>
                <w:szCs w:val="18"/>
                <w:lang w:val="tr-TR"/>
              </w:rPr>
              <w:t>the</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outputs</w:t>
            </w:r>
            <w:proofErr w:type="spellEnd"/>
            <w:r w:rsidRPr="00321DFA">
              <w:rPr>
                <w:rFonts w:ascii="Arial" w:hAnsi="Arial" w:cs="Arial"/>
                <w:bCs/>
                <w:color w:val="000000"/>
                <w:sz w:val="18"/>
                <w:szCs w:val="18"/>
                <w:lang w:val="tr-TR"/>
              </w:rPr>
              <w:t xml:space="preserve"> of </w:t>
            </w:r>
            <w:proofErr w:type="spellStart"/>
            <w:r w:rsidRPr="00321DFA">
              <w:rPr>
                <w:rFonts w:ascii="Arial" w:hAnsi="Arial" w:cs="Arial"/>
                <w:bCs/>
                <w:color w:val="000000"/>
                <w:sz w:val="18"/>
                <w:szCs w:val="18"/>
                <w:lang w:val="tr-TR"/>
              </w:rPr>
              <w:t>this</w:t>
            </w:r>
            <w:proofErr w:type="spellEnd"/>
            <w:r w:rsidRPr="00321DFA">
              <w:rPr>
                <w:rFonts w:ascii="Arial" w:hAnsi="Arial" w:cs="Arial"/>
                <w:bCs/>
                <w:color w:val="000000"/>
                <w:sz w:val="18"/>
                <w:szCs w:val="18"/>
                <w:lang w:val="tr-TR"/>
              </w:rPr>
              <w:t xml:space="preserve"> </w:t>
            </w:r>
            <w:proofErr w:type="spellStart"/>
            <w:r w:rsidRPr="00321DFA">
              <w:rPr>
                <w:rFonts w:ascii="Arial" w:hAnsi="Arial" w:cs="Arial"/>
                <w:bCs/>
                <w:color w:val="000000"/>
                <w:sz w:val="18"/>
                <w:szCs w:val="18"/>
                <w:lang w:val="tr-TR"/>
              </w:rPr>
              <w:t>project</w:t>
            </w:r>
            <w:proofErr w:type="spellEnd"/>
            <w:r w:rsidRPr="00321DFA">
              <w:rPr>
                <w:rFonts w:ascii="Arial" w:hAnsi="Arial" w:cs="Arial"/>
                <w:bCs/>
                <w:color w:val="000000"/>
                <w:sz w:val="18"/>
                <w:szCs w:val="18"/>
                <w:lang w:val="tr-TR"/>
              </w:rPr>
              <w:t>.</w:t>
            </w:r>
          </w:p>
          <w:p w14:paraId="61344455" w14:textId="77777777" w:rsidR="000A54E6" w:rsidRDefault="000A54E6" w:rsidP="00165CEC">
            <w:pPr>
              <w:snapToGrid w:val="0"/>
              <w:contextualSpacing/>
              <w:jc w:val="both"/>
              <w:rPr>
                <w:rFonts w:ascii="Arial" w:hAnsi="Arial" w:cs="Arial"/>
                <w:bCs/>
                <w:color w:val="000000"/>
                <w:sz w:val="18"/>
                <w:szCs w:val="18"/>
                <w:lang w:val="tr-TR"/>
              </w:rPr>
            </w:pPr>
          </w:p>
          <w:p w14:paraId="7EC2C067" w14:textId="2EEF6819" w:rsidR="007C6594" w:rsidRPr="00963A91" w:rsidRDefault="000A54E6" w:rsidP="00A640C8">
            <w:pPr>
              <w:snapToGrid w:val="0"/>
              <w:contextualSpacing/>
              <w:jc w:val="both"/>
              <w:rPr>
                <w:rFonts w:ascii="Arial" w:hAnsi="Arial" w:cs="Arial"/>
                <w:bCs/>
                <w:color w:val="000000"/>
                <w:sz w:val="18"/>
                <w:szCs w:val="18"/>
                <w:lang w:val="tr-TR"/>
              </w:rPr>
            </w:pP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analysis</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experimental</w:t>
            </w:r>
            <w:proofErr w:type="spellEnd"/>
            <w:r w:rsidRPr="000A54E6">
              <w:rPr>
                <w:rFonts w:ascii="Arial" w:hAnsi="Arial" w:cs="Arial"/>
                <w:bCs/>
                <w:color w:val="000000"/>
                <w:sz w:val="18"/>
                <w:szCs w:val="18"/>
                <w:lang w:val="tr-TR"/>
              </w:rPr>
              <w:t xml:space="preserve"> </w:t>
            </w:r>
            <w:proofErr w:type="gramStart"/>
            <w:r w:rsidRPr="000A54E6">
              <w:rPr>
                <w:rFonts w:ascii="Arial" w:hAnsi="Arial" w:cs="Arial"/>
                <w:bCs/>
                <w:color w:val="000000"/>
                <w:sz w:val="18"/>
                <w:szCs w:val="18"/>
                <w:lang w:val="tr-TR"/>
              </w:rPr>
              <w:t>data</w:t>
            </w:r>
            <w:proofErr w:type="gram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Pr>
                <w:rFonts w:ascii="Arial" w:hAnsi="Arial" w:cs="Arial"/>
                <w:bCs/>
                <w:color w:val="000000"/>
                <w:sz w:val="18"/>
                <w:szCs w:val="18"/>
                <w:lang w:val="tr-TR"/>
              </w:rPr>
              <w:t>settling</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velocity</w:t>
            </w:r>
            <w:proofErr w:type="spellEnd"/>
            <w:r w:rsidRPr="000A54E6">
              <w:rPr>
                <w:rFonts w:ascii="Arial" w:hAnsi="Arial" w:cs="Arial"/>
                <w:bCs/>
                <w:color w:val="000000"/>
                <w:sz w:val="18"/>
                <w:szCs w:val="18"/>
                <w:lang w:val="tr-TR"/>
              </w:rPr>
              <w:t xml:space="preserve"> is </w:t>
            </w:r>
            <w:proofErr w:type="spellStart"/>
            <w:r w:rsidRPr="000A54E6">
              <w:rPr>
                <w:rFonts w:ascii="Arial" w:hAnsi="Arial" w:cs="Arial"/>
                <w:bCs/>
                <w:color w:val="000000"/>
                <w:sz w:val="18"/>
                <w:szCs w:val="18"/>
                <w:lang w:val="tr-TR"/>
              </w:rPr>
              <w:t>based</w:t>
            </w:r>
            <w:proofErr w:type="spellEnd"/>
            <w:r w:rsidRPr="000A54E6">
              <w:rPr>
                <w:rFonts w:ascii="Arial" w:hAnsi="Arial" w:cs="Arial"/>
                <w:bCs/>
                <w:color w:val="000000"/>
                <w:sz w:val="18"/>
                <w:szCs w:val="18"/>
                <w:lang w:val="tr-TR"/>
              </w:rPr>
              <w:t xml:space="preserve"> on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deep</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learning</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process</w:t>
            </w:r>
            <w:proofErr w:type="spellEnd"/>
            <w:r w:rsidRPr="000A54E6">
              <w:rPr>
                <w:rFonts w:ascii="Arial" w:hAnsi="Arial" w:cs="Arial"/>
                <w:bCs/>
                <w:color w:val="000000"/>
                <w:sz w:val="18"/>
                <w:szCs w:val="18"/>
                <w:lang w:val="tr-TR"/>
              </w:rPr>
              <w:t xml:space="preserve">" as a </w:t>
            </w:r>
            <w:proofErr w:type="spellStart"/>
            <w:r w:rsidRPr="000A54E6">
              <w:rPr>
                <w:rFonts w:ascii="Arial" w:hAnsi="Arial" w:cs="Arial"/>
                <w:bCs/>
                <w:color w:val="000000"/>
                <w:sz w:val="18"/>
                <w:szCs w:val="18"/>
                <w:lang w:val="tr-TR"/>
              </w:rPr>
              <w:t>function</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newly</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defined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Shape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Factor</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relationship</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between</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dimensionless</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particle</w:t>
            </w:r>
            <w:proofErr w:type="spellEnd"/>
            <w:r w:rsidRPr="000A54E6">
              <w:rPr>
                <w:rFonts w:ascii="Arial" w:hAnsi="Arial" w:cs="Arial"/>
                <w:bCs/>
                <w:color w:val="000000"/>
                <w:sz w:val="18"/>
                <w:szCs w:val="18"/>
                <w:lang w:val="tr-TR"/>
              </w:rPr>
              <w:t xml:space="preserve"> Reynolds </w:t>
            </w:r>
            <w:proofErr w:type="spellStart"/>
            <w:r w:rsidRPr="000A54E6">
              <w:rPr>
                <w:rFonts w:ascii="Arial" w:hAnsi="Arial" w:cs="Arial"/>
                <w:bCs/>
                <w:color w:val="000000"/>
                <w:sz w:val="18"/>
                <w:szCs w:val="18"/>
                <w:lang w:val="tr-TR"/>
              </w:rPr>
              <w:t>number</w:t>
            </w:r>
            <w:proofErr w:type="spellEnd"/>
            <w:r w:rsidRPr="000A54E6">
              <w:rPr>
                <w:rFonts w:ascii="Arial" w:hAnsi="Arial" w:cs="Arial"/>
                <w:bCs/>
                <w:color w:val="000000"/>
                <w:sz w:val="18"/>
                <w:szCs w:val="18"/>
                <w:lang w:val="tr-TR"/>
              </w:rPr>
              <w:t xml:space="preserve"> (Re*) </w:t>
            </w:r>
            <w:proofErr w:type="spellStart"/>
            <w:r w:rsidRPr="000A54E6">
              <w:rPr>
                <w:rFonts w:ascii="Arial" w:hAnsi="Arial" w:cs="Arial"/>
                <w:bCs/>
                <w:color w:val="000000"/>
                <w:sz w:val="18"/>
                <w:szCs w:val="18"/>
                <w:lang w:val="tr-TR"/>
              </w:rPr>
              <w:t>and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dimensionless</w:t>
            </w:r>
            <w:proofErr w:type="spellEnd"/>
            <w:r w:rsidRPr="000A54E6">
              <w:rPr>
                <w:rFonts w:ascii="Arial" w:hAnsi="Arial" w:cs="Arial"/>
                <w:bCs/>
                <w:color w:val="000000"/>
                <w:sz w:val="18"/>
                <w:szCs w:val="18"/>
                <w:lang w:val="tr-TR"/>
              </w:rPr>
              <w:t xml:space="preserve"> drag </w:t>
            </w:r>
            <w:proofErr w:type="spellStart"/>
            <w:r w:rsidRPr="000A54E6">
              <w:rPr>
                <w:rFonts w:ascii="Arial" w:hAnsi="Arial" w:cs="Arial"/>
                <w:bCs/>
                <w:color w:val="000000"/>
                <w:sz w:val="18"/>
                <w:szCs w:val="18"/>
                <w:lang w:val="tr-TR"/>
              </w:rPr>
              <w:t>coefficient</w:t>
            </w:r>
            <w:proofErr w:type="spellEnd"/>
            <w:r w:rsidRPr="000A54E6">
              <w:rPr>
                <w:rFonts w:ascii="Arial" w:hAnsi="Arial" w:cs="Arial"/>
                <w:bCs/>
                <w:color w:val="000000"/>
                <w:sz w:val="18"/>
                <w:szCs w:val="18"/>
                <w:lang w:val="tr-TR"/>
              </w:rPr>
              <w:t xml:space="preserve"> (CD*) </w:t>
            </w:r>
            <w:proofErr w:type="spellStart"/>
            <w:r w:rsidRPr="000A54E6">
              <w:rPr>
                <w:rFonts w:ascii="Arial" w:hAnsi="Arial" w:cs="Arial"/>
                <w:bCs/>
                <w:color w:val="000000"/>
                <w:sz w:val="18"/>
                <w:szCs w:val="18"/>
                <w:lang w:val="tr-TR"/>
              </w:rPr>
              <w:t>using</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characteristic</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length</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and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projection</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area</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values</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to</w:t>
            </w:r>
            <w:proofErr w:type="spellEnd"/>
            <w:r w:rsidRPr="000A54E6">
              <w:rPr>
                <w:rFonts w:ascii="Arial" w:hAnsi="Arial" w:cs="Arial"/>
                <w:bCs/>
                <w:color w:val="000000"/>
                <w:sz w:val="18"/>
                <w:szCs w:val="18"/>
                <w:lang w:val="tr-TR"/>
              </w:rPr>
              <w:t xml:space="preserve"> be </w:t>
            </w:r>
            <w:proofErr w:type="spellStart"/>
            <w:r w:rsidRPr="000A54E6">
              <w:rPr>
                <w:rFonts w:ascii="Arial" w:hAnsi="Arial" w:cs="Arial"/>
                <w:bCs/>
                <w:color w:val="000000"/>
                <w:sz w:val="18"/>
                <w:szCs w:val="18"/>
                <w:lang w:val="tr-TR"/>
              </w:rPr>
              <w:t>defined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over</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transformed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new</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rectangular</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geometry</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real</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particle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Analyzes</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will</w:t>
            </w:r>
            <w:proofErr w:type="spellEnd"/>
            <w:r w:rsidRPr="000A54E6">
              <w:rPr>
                <w:rFonts w:ascii="Arial" w:hAnsi="Arial" w:cs="Arial"/>
                <w:bCs/>
                <w:color w:val="000000"/>
                <w:sz w:val="18"/>
                <w:szCs w:val="18"/>
                <w:lang w:val="tr-TR"/>
              </w:rPr>
              <w:t xml:space="preserve"> be </w:t>
            </w:r>
            <w:proofErr w:type="spellStart"/>
            <w:r w:rsidRPr="000A54E6">
              <w:rPr>
                <w:rFonts w:ascii="Arial" w:hAnsi="Arial" w:cs="Arial"/>
                <w:bCs/>
                <w:color w:val="000000"/>
                <w:sz w:val="18"/>
                <w:szCs w:val="18"/>
                <w:lang w:val="tr-TR"/>
              </w:rPr>
              <w:t>made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iteratively</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with</w:t>
            </w:r>
            <w:proofErr w:type="spellEnd"/>
            <w:r w:rsidRPr="000A54E6">
              <w:rPr>
                <w:rFonts w:ascii="Arial" w:hAnsi="Arial" w:cs="Arial"/>
                <w:bCs/>
                <w:color w:val="000000"/>
                <w:sz w:val="18"/>
                <w:szCs w:val="18"/>
                <w:lang w:val="tr-TR"/>
              </w:rPr>
              <w:t xml:space="preserve"> ” </w:t>
            </w:r>
            <w:proofErr w:type="spellStart"/>
            <w:r w:rsidR="00FE0708">
              <w:rPr>
                <w:rFonts w:ascii="Arial" w:hAnsi="Arial" w:cs="Arial"/>
                <w:bCs/>
                <w:color w:val="000000"/>
                <w:sz w:val="18"/>
                <w:szCs w:val="18"/>
                <w:lang w:val="tr-TR"/>
              </w:rPr>
              <w:t>deep</w:t>
            </w:r>
            <w:proofErr w:type="spellEnd"/>
            <w:r w:rsidR="00FE0708">
              <w:rPr>
                <w:rFonts w:ascii="Arial" w:hAnsi="Arial" w:cs="Arial"/>
                <w:bCs/>
                <w:color w:val="000000"/>
                <w:sz w:val="18"/>
                <w:szCs w:val="18"/>
                <w:lang w:val="tr-TR"/>
              </w:rPr>
              <w:t xml:space="preserve"> </w:t>
            </w:r>
            <w:proofErr w:type="spellStart"/>
            <w:r w:rsidR="00FE0708">
              <w:rPr>
                <w:rFonts w:ascii="Arial" w:hAnsi="Arial" w:cs="Arial"/>
                <w:bCs/>
                <w:color w:val="000000"/>
                <w:sz w:val="18"/>
                <w:szCs w:val="18"/>
                <w:lang w:val="tr-TR"/>
              </w:rPr>
              <w:t>learning</w:t>
            </w:r>
            <w:proofErr w:type="spellEnd"/>
            <w:r w:rsidR="00FE0708">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techniques</w:t>
            </w:r>
            <w:proofErr w:type="spellEnd"/>
            <w:r w:rsidRPr="000A54E6">
              <w:rPr>
                <w:rFonts w:ascii="Arial" w:hAnsi="Arial" w:cs="Arial"/>
                <w:bCs/>
                <w:color w:val="000000"/>
                <w:sz w:val="18"/>
                <w:szCs w:val="18"/>
                <w:lang w:val="tr-TR"/>
              </w:rPr>
              <w:t xml:space="preserve"> (IP-4). As a </w:t>
            </w:r>
            <w:proofErr w:type="spellStart"/>
            <w:r w:rsidRPr="000A54E6">
              <w:rPr>
                <w:rFonts w:ascii="Arial" w:hAnsi="Arial" w:cs="Arial"/>
                <w:bCs/>
                <w:color w:val="000000"/>
                <w:sz w:val="18"/>
                <w:szCs w:val="18"/>
                <w:lang w:val="tr-TR"/>
              </w:rPr>
              <w:t>result</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obtaining</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Shape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Factor</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which</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best</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describes</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relationship</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between</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dimensionless</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particle</w:t>
            </w:r>
            <w:proofErr w:type="spellEnd"/>
            <w:r w:rsidRPr="000A54E6">
              <w:rPr>
                <w:rFonts w:ascii="Arial" w:hAnsi="Arial" w:cs="Arial"/>
                <w:bCs/>
                <w:color w:val="000000"/>
                <w:sz w:val="18"/>
                <w:szCs w:val="18"/>
                <w:lang w:val="tr-TR"/>
              </w:rPr>
              <w:t xml:space="preserve"> Reynolds </w:t>
            </w:r>
            <w:proofErr w:type="spellStart"/>
            <w:r w:rsidRPr="000A54E6">
              <w:rPr>
                <w:rFonts w:ascii="Arial" w:hAnsi="Arial" w:cs="Arial"/>
                <w:bCs/>
                <w:color w:val="000000"/>
                <w:sz w:val="18"/>
                <w:szCs w:val="18"/>
                <w:lang w:val="tr-TR"/>
              </w:rPr>
              <w:t>number</w:t>
            </w:r>
            <w:proofErr w:type="spellEnd"/>
            <w:r w:rsidRPr="000A54E6">
              <w:rPr>
                <w:rFonts w:ascii="Arial" w:hAnsi="Arial" w:cs="Arial"/>
                <w:bCs/>
                <w:color w:val="000000"/>
                <w:sz w:val="18"/>
                <w:szCs w:val="18"/>
                <w:lang w:val="tr-TR"/>
              </w:rPr>
              <w:t xml:space="preserve"> (Re*) </w:t>
            </w:r>
            <w:proofErr w:type="spellStart"/>
            <w:r w:rsidRPr="000A54E6">
              <w:rPr>
                <w:rFonts w:ascii="Arial" w:hAnsi="Arial" w:cs="Arial"/>
                <w:bCs/>
                <w:color w:val="000000"/>
                <w:sz w:val="18"/>
                <w:szCs w:val="18"/>
                <w:lang w:val="tr-TR"/>
              </w:rPr>
              <w:t>and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dimensionless</w:t>
            </w:r>
            <w:proofErr w:type="spellEnd"/>
            <w:r w:rsidRPr="000A54E6">
              <w:rPr>
                <w:rFonts w:ascii="Arial" w:hAnsi="Arial" w:cs="Arial"/>
                <w:bCs/>
                <w:color w:val="000000"/>
                <w:sz w:val="18"/>
                <w:szCs w:val="18"/>
                <w:lang w:val="tr-TR"/>
              </w:rPr>
              <w:t xml:space="preserve"> drag </w:t>
            </w:r>
            <w:proofErr w:type="spellStart"/>
            <w:r w:rsidRPr="000A54E6">
              <w:rPr>
                <w:rFonts w:ascii="Arial" w:hAnsi="Arial" w:cs="Arial"/>
                <w:bCs/>
                <w:color w:val="000000"/>
                <w:sz w:val="18"/>
                <w:szCs w:val="18"/>
                <w:lang w:val="tr-TR"/>
              </w:rPr>
              <w:t>coefficient</w:t>
            </w:r>
            <w:proofErr w:type="spellEnd"/>
            <w:r w:rsidRPr="000A54E6">
              <w:rPr>
                <w:rFonts w:ascii="Arial" w:hAnsi="Arial" w:cs="Arial"/>
                <w:bCs/>
                <w:color w:val="000000"/>
                <w:sz w:val="18"/>
                <w:szCs w:val="18"/>
                <w:lang w:val="tr-TR"/>
              </w:rPr>
              <w:t xml:space="preserve"> (CD*), a “</w:t>
            </w:r>
            <w:proofErr w:type="spellStart"/>
            <w:r w:rsidRPr="000A54E6">
              <w:rPr>
                <w:rFonts w:ascii="Arial" w:hAnsi="Arial" w:cs="Arial"/>
                <w:bCs/>
                <w:color w:val="000000"/>
                <w:sz w:val="18"/>
                <w:szCs w:val="18"/>
                <w:lang w:val="tr-TR"/>
              </w:rPr>
              <w:t>deep</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learning</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based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precipitation</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velocity</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calculation</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method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that</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will</w:t>
            </w:r>
            <w:proofErr w:type="spellEnd"/>
            <w:r w:rsidRPr="000A54E6">
              <w:rPr>
                <w:rFonts w:ascii="Arial" w:hAnsi="Arial" w:cs="Arial"/>
                <w:bCs/>
                <w:color w:val="000000"/>
                <w:sz w:val="18"/>
                <w:szCs w:val="18"/>
                <w:lang w:val="tr-TR"/>
              </w:rPr>
              <w:t xml:space="preserve"> be </w:t>
            </w:r>
            <w:proofErr w:type="spellStart"/>
            <w:r w:rsidRPr="000A54E6">
              <w:rPr>
                <w:rFonts w:ascii="Arial" w:hAnsi="Arial" w:cs="Arial"/>
                <w:bCs/>
                <w:color w:val="000000"/>
                <w:sz w:val="18"/>
                <w:szCs w:val="18"/>
                <w:lang w:val="tr-TR"/>
              </w:rPr>
              <w:t>applicable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for</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microplastic</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particles</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will</w:t>
            </w:r>
            <w:proofErr w:type="spellEnd"/>
            <w:r w:rsidRPr="000A54E6">
              <w:rPr>
                <w:rFonts w:ascii="Arial" w:hAnsi="Arial" w:cs="Arial"/>
                <w:bCs/>
                <w:color w:val="000000"/>
                <w:sz w:val="18"/>
                <w:szCs w:val="18"/>
                <w:lang w:val="tr-TR"/>
              </w:rPr>
              <w:t xml:space="preserve"> be </w:t>
            </w:r>
            <w:proofErr w:type="spellStart"/>
            <w:r w:rsidRPr="000A54E6">
              <w:rPr>
                <w:rFonts w:ascii="Arial" w:hAnsi="Arial" w:cs="Arial"/>
                <w:bCs/>
                <w:color w:val="000000"/>
                <w:sz w:val="18"/>
                <w:szCs w:val="18"/>
                <w:lang w:val="tr-TR"/>
              </w:rPr>
              <w:t>presented</w:t>
            </w:r>
            <w:proofErr w:type="spellEnd"/>
            <w:r w:rsidRPr="000A54E6">
              <w:rPr>
                <w:rFonts w:ascii="Arial" w:hAnsi="Arial" w:cs="Arial"/>
                <w:bCs/>
                <w:color w:val="000000"/>
                <w:sz w:val="18"/>
                <w:szCs w:val="18"/>
                <w:lang w:val="tr-TR"/>
              </w:rPr>
              <w:t xml:space="preserve"> as </w:t>
            </w:r>
            <w:proofErr w:type="spellStart"/>
            <w:r w:rsidRPr="000A54E6">
              <w:rPr>
                <w:rFonts w:ascii="Arial" w:hAnsi="Arial" w:cs="Arial"/>
                <w:bCs/>
                <w:color w:val="000000"/>
                <w:sz w:val="18"/>
                <w:szCs w:val="18"/>
                <w:lang w:val="tr-TR"/>
              </w:rPr>
              <w:t>another</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output</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project</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This</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method</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will</w:t>
            </w:r>
            <w:proofErr w:type="spellEnd"/>
            <w:r w:rsidRPr="000A54E6">
              <w:rPr>
                <w:rFonts w:ascii="Arial" w:hAnsi="Arial" w:cs="Arial"/>
                <w:bCs/>
                <w:color w:val="000000"/>
                <w:sz w:val="18"/>
                <w:szCs w:val="18"/>
                <w:lang w:val="tr-TR"/>
              </w:rPr>
              <w:t xml:space="preserve"> be </w:t>
            </w:r>
            <w:proofErr w:type="spellStart"/>
            <w:r w:rsidRPr="000A54E6">
              <w:rPr>
                <w:rFonts w:ascii="Arial" w:hAnsi="Arial" w:cs="Arial"/>
                <w:bCs/>
                <w:color w:val="000000"/>
                <w:sz w:val="18"/>
                <w:szCs w:val="18"/>
                <w:lang w:val="tr-TR"/>
              </w:rPr>
              <w:t>either</w:t>
            </w:r>
            <w:proofErr w:type="spellEnd"/>
            <w:r w:rsidRPr="000A54E6">
              <w:rPr>
                <w:rFonts w:ascii="Arial" w:hAnsi="Arial" w:cs="Arial"/>
                <w:bCs/>
                <w:color w:val="000000"/>
                <w:sz w:val="18"/>
                <w:szCs w:val="18"/>
                <w:lang w:val="tr-TR"/>
              </w:rPr>
              <w:t xml:space="preserve"> in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form of an </w:t>
            </w:r>
            <w:proofErr w:type="spellStart"/>
            <w:r w:rsidRPr="000A54E6">
              <w:rPr>
                <w:rFonts w:ascii="Arial" w:hAnsi="Arial" w:cs="Arial"/>
                <w:bCs/>
                <w:color w:val="000000"/>
                <w:sz w:val="18"/>
                <w:szCs w:val="18"/>
                <w:lang w:val="tr-TR"/>
              </w:rPr>
              <w:t>empirical</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relationship</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or</w:t>
            </w:r>
            <w:proofErr w:type="spellEnd"/>
            <w:r w:rsidRPr="000A54E6">
              <w:rPr>
                <w:rFonts w:ascii="Arial" w:hAnsi="Arial" w:cs="Arial"/>
                <w:bCs/>
                <w:color w:val="000000"/>
                <w:sz w:val="18"/>
                <w:szCs w:val="18"/>
                <w:lang w:val="tr-TR"/>
              </w:rPr>
              <w:t xml:space="preserve"> in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form of a </w:t>
            </w:r>
            <w:proofErr w:type="spellStart"/>
            <w:r w:rsidRPr="000A54E6">
              <w:rPr>
                <w:rFonts w:ascii="Arial" w:hAnsi="Arial" w:cs="Arial"/>
                <w:bCs/>
                <w:color w:val="000000"/>
                <w:sz w:val="18"/>
                <w:szCs w:val="18"/>
                <w:lang w:val="tr-TR"/>
              </w:rPr>
              <w:t>series</w:t>
            </w:r>
            <w:proofErr w:type="spellEnd"/>
            <w:r w:rsidRPr="000A54E6">
              <w:rPr>
                <w:rFonts w:ascii="Arial" w:hAnsi="Arial" w:cs="Arial"/>
                <w:bCs/>
                <w:color w:val="000000"/>
                <w:sz w:val="18"/>
                <w:szCs w:val="18"/>
                <w:lang w:val="tr-TR"/>
              </w:rPr>
              <w:t xml:space="preserve"> of (Re*)-(CD*) </w:t>
            </w:r>
            <w:proofErr w:type="spellStart"/>
            <w:r w:rsidRPr="000A54E6">
              <w:rPr>
                <w:rFonts w:ascii="Arial" w:hAnsi="Arial" w:cs="Arial"/>
                <w:bCs/>
                <w:color w:val="000000"/>
                <w:sz w:val="18"/>
                <w:szCs w:val="18"/>
                <w:lang w:val="tr-TR"/>
              </w:rPr>
              <w:t>curves</w:t>
            </w:r>
            <w:proofErr w:type="spellEnd"/>
            <w:r w:rsidRPr="000A54E6">
              <w:rPr>
                <w:rFonts w:ascii="Arial" w:hAnsi="Arial" w:cs="Arial"/>
                <w:bCs/>
                <w:color w:val="000000"/>
                <w:sz w:val="18"/>
                <w:szCs w:val="18"/>
                <w:lang w:val="tr-TR"/>
              </w:rPr>
              <w:t xml:space="preserve"> as a </w:t>
            </w:r>
            <w:proofErr w:type="spellStart"/>
            <w:r w:rsidRPr="000A54E6">
              <w:rPr>
                <w:rFonts w:ascii="Arial" w:hAnsi="Arial" w:cs="Arial"/>
                <w:bCs/>
                <w:color w:val="000000"/>
                <w:sz w:val="18"/>
                <w:szCs w:val="18"/>
                <w:lang w:val="tr-TR"/>
              </w:rPr>
              <w:t>function</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particle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geometry</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depending</w:t>
            </w:r>
            <w:proofErr w:type="spellEnd"/>
            <w:r w:rsidRPr="000A54E6">
              <w:rPr>
                <w:rFonts w:ascii="Arial" w:hAnsi="Arial" w:cs="Arial"/>
                <w:bCs/>
                <w:color w:val="000000"/>
                <w:sz w:val="18"/>
                <w:szCs w:val="18"/>
                <w:lang w:val="tr-TR"/>
              </w:rPr>
              <w:t xml:space="preserve"> on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results</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analyzes</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to</w:t>
            </w:r>
            <w:proofErr w:type="spellEnd"/>
            <w:r w:rsidRPr="000A54E6">
              <w:rPr>
                <w:rFonts w:ascii="Arial" w:hAnsi="Arial" w:cs="Arial"/>
                <w:bCs/>
                <w:color w:val="000000"/>
                <w:sz w:val="18"/>
                <w:szCs w:val="18"/>
                <w:lang w:val="tr-TR"/>
              </w:rPr>
              <w:t xml:space="preserve"> be </w:t>
            </w:r>
            <w:proofErr w:type="spellStart"/>
            <w:r w:rsidRPr="000A54E6">
              <w:rPr>
                <w:rFonts w:ascii="Arial" w:hAnsi="Arial" w:cs="Arial"/>
                <w:bCs/>
                <w:color w:val="000000"/>
                <w:sz w:val="18"/>
                <w:szCs w:val="18"/>
                <w:lang w:val="tr-TR"/>
              </w:rPr>
              <w:t>made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000D4CAA">
              <w:rPr>
                <w:rFonts w:ascii="Arial" w:hAnsi="Arial" w:cs="Arial"/>
                <w:bCs/>
                <w:color w:val="000000"/>
                <w:sz w:val="18"/>
                <w:szCs w:val="18"/>
                <w:lang w:val="tr-TR"/>
              </w:rPr>
              <w:t>settling</w:t>
            </w:r>
            <w:proofErr w:type="spellEnd"/>
            <w:r w:rsidR="000D4CAA">
              <w:rPr>
                <w:rFonts w:ascii="Arial" w:hAnsi="Arial" w:cs="Arial"/>
                <w:bCs/>
                <w:color w:val="000000"/>
                <w:sz w:val="18"/>
                <w:szCs w:val="18"/>
                <w:lang w:val="tr-TR"/>
              </w:rPr>
              <w:t xml:space="preserve"> </w:t>
            </w:r>
            <w:proofErr w:type="spellStart"/>
            <w:r w:rsidR="000D4CAA">
              <w:rPr>
                <w:rFonts w:ascii="Arial" w:hAnsi="Arial" w:cs="Arial"/>
                <w:bCs/>
                <w:color w:val="000000"/>
                <w:sz w:val="18"/>
                <w:szCs w:val="18"/>
                <w:lang w:val="tr-TR"/>
              </w:rPr>
              <w:t>velocity</w:t>
            </w:r>
            <w:proofErr w:type="spellEnd"/>
            <w:r w:rsidRPr="000A54E6">
              <w:rPr>
                <w:rFonts w:ascii="Arial" w:hAnsi="Arial" w:cs="Arial"/>
                <w:bCs/>
                <w:color w:val="000000"/>
                <w:sz w:val="18"/>
                <w:szCs w:val="18"/>
                <w:lang w:val="tr-TR"/>
              </w:rPr>
              <w:t xml:space="preserve"> </w:t>
            </w:r>
            <w:proofErr w:type="gramStart"/>
            <w:r w:rsidRPr="000A54E6">
              <w:rPr>
                <w:rFonts w:ascii="Arial" w:hAnsi="Arial" w:cs="Arial"/>
                <w:bCs/>
                <w:color w:val="000000"/>
                <w:sz w:val="18"/>
                <w:szCs w:val="18"/>
                <w:lang w:val="tr-TR"/>
              </w:rPr>
              <w:t>data</w:t>
            </w:r>
            <w:proofErr w:type="gram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will</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also</w:t>
            </w:r>
            <w:proofErr w:type="spellEnd"/>
            <w:r w:rsidRPr="000A54E6">
              <w:rPr>
                <w:rFonts w:ascii="Arial" w:hAnsi="Arial" w:cs="Arial"/>
                <w:bCs/>
                <w:color w:val="000000"/>
                <w:sz w:val="18"/>
                <w:szCs w:val="18"/>
                <w:lang w:val="tr-TR"/>
              </w:rPr>
              <w:t xml:space="preserve"> be </w:t>
            </w:r>
            <w:proofErr w:type="spellStart"/>
            <w:r w:rsidRPr="000A54E6">
              <w:rPr>
                <w:rFonts w:ascii="Arial" w:hAnsi="Arial" w:cs="Arial"/>
                <w:bCs/>
                <w:color w:val="000000"/>
                <w:sz w:val="18"/>
                <w:szCs w:val="18"/>
                <w:lang w:val="tr-TR"/>
              </w:rPr>
              <w:t>used</w:t>
            </w:r>
            <w:proofErr w:type="spellEnd"/>
            <w:r w:rsidRPr="000A54E6">
              <w:rPr>
                <w:rFonts w:ascii="Arial" w:hAnsi="Arial" w:cs="Arial"/>
                <w:bCs/>
                <w:color w:val="000000"/>
                <w:sz w:val="18"/>
                <w:szCs w:val="18"/>
                <w:lang w:val="tr-TR"/>
              </w:rPr>
              <w:t xml:space="preserve"> in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calibration</w:t>
            </w:r>
            <w:proofErr w:type="spellEnd"/>
            <w:r w:rsidRPr="000A54E6">
              <w:rPr>
                <w:rFonts w:ascii="Arial" w:hAnsi="Arial" w:cs="Arial"/>
                <w:bCs/>
                <w:color w:val="000000"/>
                <w:sz w:val="18"/>
                <w:szCs w:val="18"/>
                <w:lang w:val="tr-TR"/>
              </w:rPr>
              <w:t xml:space="preserve"> of </w:t>
            </w:r>
            <w:proofErr w:type="spellStart"/>
            <w:r w:rsidRPr="000A54E6">
              <w:rPr>
                <w:rFonts w:ascii="Arial" w:hAnsi="Arial" w:cs="Arial"/>
                <w:bCs/>
                <w:color w:val="000000"/>
                <w:sz w:val="18"/>
                <w:szCs w:val="18"/>
                <w:lang w:val="tr-TR"/>
              </w:rPr>
              <w:t>the</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numerical</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simulation</w:t>
            </w:r>
            <w:proofErr w:type="spellEnd"/>
            <w:r w:rsidRPr="000A54E6">
              <w:rPr>
                <w:rFonts w:ascii="Arial" w:hAnsi="Arial" w:cs="Arial"/>
                <w:bCs/>
                <w:color w:val="000000"/>
                <w:sz w:val="18"/>
                <w:szCs w:val="18"/>
                <w:lang w:val="tr-TR"/>
              </w:rPr>
              <w:t xml:space="preserve"> </w:t>
            </w:r>
            <w:proofErr w:type="spellStart"/>
            <w:r w:rsidRPr="000A54E6">
              <w:rPr>
                <w:rFonts w:ascii="Arial" w:hAnsi="Arial" w:cs="Arial"/>
                <w:bCs/>
                <w:color w:val="000000"/>
                <w:sz w:val="18"/>
                <w:szCs w:val="18"/>
                <w:lang w:val="tr-TR"/>
              </w:rPr>
              <w:t>results</w:t>
            </w:r>
            <w:proofErr w:type="spellEnd"/>
            <w:r w:rsidRPr="000A54E6">
              <w:rPr>
                <w:rFonts w:ascii="Arial" w:hAnsi="Arial" w:cs="Arial"/>
                <w:bCs/>
                <w:color w:val="000000"/>
                <w:sz w:val="18"/>
                <w:szCs w:val="18"/>
                <w:lang w:val="tr-TR"/>
              </w:rPr>
              <w:t>.</w:t>
            </w:r>
          </w:p>
        </w:tc>
      </w:tr>
      <w:tr w:rsidR="00BB4D28" w:rsidRPr="000335C5" w14:paraId="2F118F32" w14:textId="77777777" w:rsidTr="00391EBD">
        <w:trPr>
          <w:trHeight w:val="466"/>
        </w:trPr>
        <w:tc>
          <w:tcPr>
            <w:tcW w:w="9781" w:type="dxa"/>
          </w:tcPr>
          <w:p w14:paraId="39E55C45" w14:textId="7796EE09" w:rsidR="00BB4D28" w:rsidRPr="000335C5" w:rsidRDefault="00BB4D28" w:rsidP="00373BFD">
            <w:pPr>
              <w:snapToGrid w:val="0"/>
              <w:contextualSpacing/>
              <w:rPr>
                <w:rFonts w:ascii="Arial" w:hAnsi="Arial" w:cs="Arial"/>
                <w:b/>
                <w:color w:val="000000"/>
                <w:sz w:val="18"/>
                <w:szCs w:val="18"/>
                <w:lang w:val="tr-TR"/>
              </w:rPr>
            </w:pPr>
            <w:proofErr w:type="spellStart"/>
            <w:r w:rsidRPr="000335C5">
              <w:rPr>
                <w:rFonts w:ascii="Arial" w:hAnsi="Arial" w:cs="Arial"/>
                <w:b/>
                <w:color w:val="000000"/>
                <w:sz w:val="18"/>
                <w:szCs w:val="18"/>
                <w:lang w:val="tr-TR"/>
              </w:rPr>
              <w:t>Keywords</w:t>
            </w:r>
            <w:proofErr w:type="spellEnd"/>
            <w:r w:rsidRPr="000335C5">
              <w:rPr>
                <w:rFonts w:ascii="Arial" w:hAnsi="Arial" w:cs="Arial"/>
                <w:b/>
                <w:color w:val="000000"/>
                <w:sz w:val="18"/>
                <w:szCs w:val="18"/>
                <w:lang w:val="tr-TR"/>
              </w:rPr>
              <w:t>:</w:t>
            </w:r>
            <w:r w:rsidR="00572C15">
              <w:rPr>
                <w:rFonts w:ascii="Arial" w:hAnsi="Arial" w:cs="Arial"/>
                <w:b/>
                <w:color w:val="000000"/>
                <w:sz w:val="18"/>
                <w:szCs w:val="18"/>
                <w:lang w:val="tr-TR"/>
              </w:rPr>
              <w:t xml:space="preserve"> </w:t>
            </w:r>
            <w:proofErr w:type="spellStart"/>
            <w:r w:rsidR="00572C15">
              <w:rPr>
                <w:rFonts w:ascii="Arial" w:hAnsi="Arial" w:cs="Arial"/>
                <w:b/>
                <w:color w:val="000000"/>
                <w:sz w:val="18"/>
                <w:szCs w:val="18"/>
                <w:lang w:val="tr-TR"/>
              </w:rPr>
              <w:t>microplastic</w:t>
            </w:r>
            <w:proofErr w:type="spellEnd"/>
            <w:r w:rsidR="00572C15">
              <w:rPr>
                <w:rFonts w:ascii="Arial" w:hAnsi="Arial" w:cs="Arial"/>
                <w:b/>
                <w:color w:val="000000"/>
                <w:sz w:val="18"/>
                <w:szCs w:val="18"/>
                <w:lang w:val="tr-TR"/>
              </w:rPr>
              <w:t xml:space="preserve">, </w:t>
            </w:r>
            <w:proofErr w:type="spellStart"/>
            <w:r w:rsidR="00572C15">
              <w:rPr>
                <w:rFonts w:ascii="Arial" w:hAnsi="Arial" w:cs="Arial"/>
                <w:b/>
                <w:color w:val="000000"/>
                <w:sz w:val="18"/>
                <w:szCs w:val="18"/>
                <w:lang w:val="tr-TR"/>
              </w:rPr>
              <w:t>settling</w:t>
            </w:r>
            <w:proofErr w:type="spellEnd"/>
            <w:r w:rsidR="00572C15">
              <w:rPr>
                <w:rFonts w:ascii="Arial" w:hAnsi="Arial" w:cs="Arial"/>
                <w:b/>
                <w:color w:val="000000"/>
                <w:sz w:val="18"/>
                <w:szCs w:val="18"/>
                <w:lang w:val="tr-TR"/>
              </w:rPr>
              <w:t xml:space="preserve"> </w:t>
            </w:r>
            <w:proofErr w:type="spellStart"/>
            <w:r w:rsidR="00572C15">
              <w:rPr>
                <w:rFonts w:ascii="Arial" w:hAnsi="Arial" w:cs="Arial"/>
                <w:b/>
                <w:color w:val="000000"/>
                <w:sz w:val="18"/>
                <w:szCs w:val="18"/>
                <w:lang w:val="tr-TR"/>
              </w:rPr>
              <w:t>velocity</w:t>
            </w:r>
            <w:proofErr w:type="spellEnd"/>
            <w:r w:rsidR="00572C15">
              <w:rPr>
                <w:rFonts w:ascii="Arial" w:hAnsi="Arial" w:cs="Arial"/>
                <w:b/>
                <w:color w:val="000000"/>
                <w:sz w:val="18"/>
                <w:szCs w:val="18"/>
                <w:lang w:val="tr-TR"/>
              </w:rPr>
              <w:t xml:space="preserve">, </w:t>
            </w:r>
            <w:proofErr w:type="spellStart"/>
            <w:r w:rsidR="00572C15">
              <w:rPr>
                <w:rFonts w:ascii="Arial" w:hAnsi="Arial" w:cs="Arial"/>
                <w:b/>
                <w:color w:val="000000"/>
                <w:sz w:val="18"/>
                <w:szCs w:val="18"/>
                <w:lang w:val="tr-TR"/>
              </w:rPr>
              <w:t>shape</w:t>
            </w:r>
            <w:proofErr w:type="spellEnd"/>
            <w:r w:rsidR="00572C15">
              <w:rPr>
                <w:rFonts w:ascii="Arial" w:hAnsi="Arial" w:cs="Arial"/>
                <w:b/>
                <w:color w:val="000000"/>
                <w:sz w:val="18"/>
                <w:szCs w:val="18"/>
                <w:lang w:val="tr-TR"/>
              </w:rPr>
              <w:t xml:space="preserve"> </w:t>
            </w:r>
            <w:proofErr w:type="spellStart"/>
            <w:r w:rsidR="00572C15">
              <w:rPr>
                <w:rFonts w:ascii="Arial" w:hAnsi="Arial" w:cs="Arial"/>
                <w:b/>
                <w:color w:val="000000"/>
                <w:sz w:val="18"/>
                <w:szCs w:val="18"/>
                <w:lang w:val="tr-TR"/>
              </w:rPr>
              <w:t>factor</w:t>
            </w:r>
            <w:proofErr w:type="spellEnd"/>
            <w:r w:rsidR="00572C15">
              <w:rPr>
                <w:rFonts w:ascii="Arial" w:hAnsi="Arial" w:cs="Arial"/>
                <w:b/>
                <w:color w:val="000000"/>
                <w:sz w:val="18"/>
                <w:szCs w:val="18"/>
                <w:lang w:val="tr-TR"/>
              </w:rPr>
              <w:t xml:space="preserve">, </w:t>
            </w:r>
            <w:proofErr w:type="spellStart"/>
            <w:r w:rsidR="00A968A6">
              <w:rPr>
                <w:rFonts w:ascii="Arial" w:hAnsi="Arial" w:cs="Arial"/>
                <w:b/>
                <w:color w:val="000000"/>
                <w:sz w:val="18"/>
                <w:szCs w:val="18"/>
                <w:lang w:val="tr-TR"/>
              </w:rPr>
              <w:t>experimental</w:t>
            </w:r>
            <w:proofErr w:type="spellEnd"/>
            <w:r w:rsidR="00A968A6">
              <w:rPr>
                <w:rFonts w:ascii="Arial" w:hAnsi="Arial" w:cs="Arial"/>
                <w:b/>
                <w:color w:val="000000"/>
                <w:sz w:val="18"/>
                <w:szCs w:val="18"/>
                <w:lang w:val="tr-TR"/>
              </w:rPr>
              <w:t xml:space="preserve"> </w:t>
            </w:r>
            <w:proofErr w:type="spellStart"/>
            <w:r w:rsidR="00A968A6">
              <w:rPr>
                <w:rFonts w:ascii="Arial" w:hAnsi="Arial" w:cs="Arial"/>
                <w:b/>
                <w:color w:val="000000"/>
                <w:sz w:val="18"/>
                <w:szCs w:val="18"/>
                <w:lang w:val="tr-TR"/>
              </w:rPr>
              <w:t>study</w:t>
            </w:r>
            <w:proofErr w:type="spellEnd"/>
            <w:r w:rsidR="00A968A6">
              <w:rPr>
                <w:rFonts w:ascii="Arial" w:hAnsi="Arial" w:cs="Arial"/>
                <w:b/>
                <w:color w:val="000000"/>
                <w:sz w:val="18"/>
                <w:szCs w:val="18"/>
                <w:lang w:val="tr-TR"/>
              </w:rPr>
              <w:t xml:space="preserve">, </w:t>
            </w:r>
            <w:proofErr w:type="spellStart"/>
            <w:r w:rsidR="00572C15">
              <w:rPr>
                <w:rFonts w:ascii="Arial" w:hAnsi="Arial" w:cs="Arial"/>
                <w:b/>
                <w:color w:val="000000"/>
                <w:sz w:val="18"/>
                <w:szCs w:val="18"/>
                <w:lang w:val="tr-TR"/>
              </w:rPr>
              <w:t>numerical</w:t>
            </w:r>
            <w:proofErr w:type="spellEnd"/>
            <w:r w:rsidR="00572C15">
              <w:rPr>
                <w:rFonts w:ascii="Arial" w:hAnsi="Arial" w:cs="Arial"/>
                <w:b/>
                <w:color w:val="000000"/>
                <w:sz w:val="18"/>
                <w:szCs w:val="18"/>
                <w:lang w:val="tr-TR"/>
              </w:rPr>
              <w:t xml:space="preserve"> </w:t>
            </w:r>
            <w:proofErr w:type="spellStart"/>
            <w:r w:rsidR="00572C15">
              <w:rPr>
                <w:rFonts w:ascii="Arial" w:hAnsi="Arial" w:cs="Arial"/>
                <w:b/>
                <w:color w:val="000000"/>
                <w:sz w:val="18"/>
                <w:szCs w:val="18"/>
                <w:lang w:val="tr-TR"/>
              </w:rPr>
              <w:t>modeling</w:t>
            </w:r>
            <w:proofErr w:type="spellEnd"/>
            <w:r w:rsidR="00855261">
              <w:rPr>
                <w:rFonts w:ascii="Arial" w:hAnsi="Arial" w:cs="Arial"/>
                <w:b/>
                <w:color w:val="000000"/>
                <w:sz w:val="18"/>
                <w:szCs w:val="18"/>
                <w:lang w:val="tr-TR"/>
              </w:rPr>
              <w:t xml:space="preserve">, </w:t>
            </w:r>
            <w:proofErr w:type="spellStart"/>
            <w:r w:rsidR="00855261">
              <w:rPr>
                <w:rFonts w:ascii="Arial" w:hAnsi="Arial" w:cs="Arial"/>
                <w:b/>
                <w:color w:val="000000"/>
                <w:sz w:val="18"/>
                <w:szCs w:val="18"/>
                <w:lang w:val="tr-TR"/>
              </w:rPr>
              <w:t>deep</w:t>
            </w:r>
            <w:proofErr w:type="spellEnd"/>
            <w:r w:rsidR="00855261">
              <w:rPr>
                <w:rFonts w:ascii="Arial" w:hAnsi="Arial" w:cs="Arial"/>
                <w:b/>
                <w:color w:val="000000"/>
                <w:sz w:val="18"/>
                <w:szCs w:val="18"/>
                <w:lang w:val="tr-TR"/>
              </w:rPr>
              <w:t xml:space="preserve"> </w:t>
            </w:r>
            <w:proofErr w:type="spellStart"/>
            <w:r w:rsidR="00855261">
              <w:rPr>
                <w:rFonts w:ascii="Arial" w:hAnsi="Arial" w:cs="Arial"/>
                <w:b/>
                <w:color w:val="000000"/>
                <w:sz w:val="18"/>
                <w:szCs w:val="18"/>
                <w:lang w:val="tr-TR"/>
              </w:rPr>
              <w:t>learning</w:t>
            </w:r>
            <w:proofErr w:type="spellEnd"/>
          </w:p>
        </w:tc>
      </w:tr>
    </w:tbl>
    <w:p w14:paraId="4FAF399E" w14:textId="77777777" w:rsidR="00BB4D28" w:rsidRPr="000335C5" w:rsidRDefault="00BB4D28" w:rsidP="00373BFD">
      <w:pPr>
        <w:pStyle w:val="WW-NormalWeb1"/>
        <w:spacing w:before="0" w:after="0"/>
        <w:contextualSpacing/>
        <w:jc w:val="both"/>
        <w:rPr>
          <w:rFonts w:ascii="Arial" w:hAnsi="Arial" w:cs="Arial"/>
          <w:color w:val="000000"/>
          <w:sz w:val="18"/>
          <w:szCs w:val="18"/>
        </w:rPr>
      </w:pPr>
    </w:p>
    <w:p w14:paraId="1042550B" w14:textId="77777777" w:rsidR="00FA586A" w:rsidRPr="000335C5" w:rsidRDefault="00BB4D28" w:rsidP="00373BFD">
      <w:pPr>
        <w:pStyle w:val="WW-NormalWeb1"/>
        <w:spacing w:before="0" w:after="0"/>
        <w:contextualSpacing/>
        <w:jc w:val="both"/>
        <w:rPr>
          <w:rFonts w:ascii="Arial" w:hAnsi="Arial" w:cs="Arial"/>
          <w:color w:val="000000"/>
          <w:sz w:val="18"/>
          <w:szCs w:val="18"/>
        </w:rPr>
      </w:pPr>
      <w:r w:rsidRPr="000335C5">
        <w:rPr>
          <w:rFonts w:ascii="Arial" w:hAnsi="Arial" w:cs="Arial"/>
          <w:color w:val="000000"/>
          <w:sz w:val="18"/>
          <w:szCs w:val="18"/>
        </w:rPr>
        <w:br w:type="page"/>
      </w:r>
    </w:p>
    <w:p w14:paraId="5BC53706" w14:textId="77777777" w:rsidR="00BB4D28" w:rsidRPr="000335C5" w:rsidRDefault="00BB4D28" w:rsidP="00373BFD">
      <w:pPr>
        <w:pStyle w:val="WW-NormalWeb1"/>
        <w:numPr>
          <w:ilvl w:val="0"/>
          <w:numId w:val="17"/>
        </w:numPr>
        <w:spacing w:before="0" w:after="0"/>
        <w:ind w:left="0" w:hanging="11"/>
        <w:contextualSpacing/>
        <w:jc w:val="both"/>
        <w:rPr>
          <w:rFonts w:ascii="Arial" w:hAnsi="Arial" w:cs="Arial"/>
          <w:b/>
          <w:bCs/>
          <w:sz w:val="18"/>
          <w:szCs w:val="18"/>
        </w:rPr>
      </w:pPr>
      <w:r w:rsidRPr="000335C5">
        <w:rPr>
          <w:rFonts w:ascii="Arial" w:hAnsi="Arial" w:cs="Arial"/>
          <w:b/>
          <w:bCs/>
          <w:sz w:val="18"/>
          <w:szCs w:val="18"/>
        </w:rPr>
        <w:lastRenderedPageBreak/>
        <w:t xml:space="preserve">ÖZGÜN DEĞER </w:t>
      </w:r>
    </w:p>
    <w:p w14:paraId="37DCCB94" w14:textId="77777777" w:rsidR="00BB4D28" w:rsidRPr="000335C5" w:rsidRDefault="00BB4D28" w:rsidP="00373BFD">
      <w:pPr>
        <w:pStyle w:val="WW-NormalWeb1"/>
        <w:spacing w:before="0" w:after="0"/>
        <w:contextualSpacing/>
        <w:jc w:val="both"/>
        <w:rPr>
          <w:rFonts w:ascii="Arial" w:hAnsi="Arial" w:cs="Arial"/>
          <w:bCs/>
          <w:sz w:val="18"/>
          <w:szCs w:val="18"/>
        </w:rPr>
      </w:pPr>
    </w:p>
    <w:p w14:paraId="2C7AC3E9" w14:textId="77777777" w:rsidR="00BB4D28" w:rsidRPr="000335C5" w:rsidRDefault="00ED0A98" w:rsidP="00373BFD">
      <w:pPr>
        <w:pStyle w:val="WW-NormalWeb1"/>
        <w:numPr>
          <w:ilvl w:val="1"/>
          <w:numId w:val="22"/>
        </w:numPr>
        <w:spacing w:before="0" w:after="0"/>
        <w:ind w:left="0" w:hanging="11"/>
        <w:contextualSpacing/>
        <w:jc w:val="both"/>
        <w:rPr>
          <w:rFonts w:ascii="Arial" w:hAnsi="Arial" w:cs="Arial"/>
          <w:b/>
          <w:bCs/>
          <w:sz w:val="18"/>
          <w:szCs w:val="18"/>
        </w:rPr>
      </w:pPr>
      <w:r w:rsidRPr="000335C5">
        <w:rPr>
          <w:rFonts w:ascii="Arial" w:hAnsi="Arial" w:cs="Arial"/>
          <w:b/>
          <w:bCs/>
          <w:sz w:val="18"/>
          <w:szCs w:val="18"/>
        </w:rPr>
        <w:t>Konu</w:t>
      </w:r>
      <w:r w:rsidR="00EC451C" w:rsidRPr="000335C5">
        <w:rPr>
          <w:rFonts w:ascii="Arial" w:hAnsi="Arial" w:cs="Arial"/>
          <w:b/>
          <w:bCs/>
          <w:sz w:val="18"/>
          <w:szCs w:val="18"/>
        </w:rPr>
        <w:t>nun</w:t>
      </w:r>
      <w:r w:rsidRPr="000335C5">
        <w:rPr>
          <w:rFonts w:ascii="Arial" w:hAnsi="Arial" w:cs="Arial"/>
          <w:b/>
          <w:bCs/>
          <w:sz w:val="18"/>
          <w:szCs w:val="18"/>
        </w:rPr>
        <w:t xml:space="preserve"> </w:t>
      </w:r>
      <w:r w:rsidR="00BB4D28" w:rsidRPr="000335C5">
        <w:rPr>
          <w:rFonts w:ascii="Arial" w:hAnsi="Arial" w:cs="Arial"/>
          <w:b/>
          <w:bCs/>
          <w:sz w:val="18"/>
          <w:szCs w:val="18"/>
        </w:rPr>
        <w:t>Önem</w:t>
      </w:r>
      <w:r w:rsidR="00EC451C" w:rsidRPr="000335C5">
        <w:rPr>
          <w:rFonts w:ascii="Arial" w:hAnsi="Arial" w:cs="Arial"/>
          <w:b/>
          <w:bCs/>
          <w:sz w:val="18"/>
          <w:szCs w:val="18"/>
        </w:rPr>
        <w:t>i</w:t>
      </w:r>
      <w:r w:rsidRPr="000335C5">
        <w:rPr>
          <w:rFonts w:ascii="Arial" w:hAnsi="Arial" w:cs="Arial"/>
          <w:b/>
          <w:bCs/>
          <w:sz w:val="18"/>
          <w:szCs w:val="18"/>
        </w:rPr>
        <w:t xml:space="preserve">, </w:t>
      </w:r>
      <w:r w:rsidR="006A3CAB" w:rsidRPr="000335C5">
        <w:rPr>
          <w:rFonts w:ascii="Arial" w:hAnsi="Arial" w:cs="Arial"/>
          <w:b/>
          <w:bCs/>
          <w:sz w:val="18"/>
          <w:szCs w:val="18"/>
        </w:rPr>
        <w:t xml:space="preserve">Projenin </w:t>
      </w:r>
      <w:r w:rsidRPr="000335C5">
        <w:rPr>
          <w:rFonts w:ascii="Arial" w:hAnsi="Arial" w:cs="Arial"/>
          <w:b/>
          <w:bCs/>
          <w:sz w:val="18"/>
          <w:szCs w:val="18"/>
        </w:rPr>
        <w:t>Özgün Değeri ve Araştırma Sorusu veya Hipotezi</w:t>
      </w:r>
    </w:p>
    <w:p w14:paraId="7CBA7EA2" w14:textId="77777777" w:rsidR="00BB4D28" w:rsidRPr="000335C5" w:rsidRDefault="00BB4D28" w:rsidP="00373BFD">
      <w:pPr>
        <w:pStyle w:val="WW-NormalWeb1"/>
        <w:spacing w:before="0" w:after="0"/>
        <w:contextualSpacing/>
        <w:jc w:val="both"/>
        <w:rPr>
          <w:rFonts w:ascii="Arial" w:hAnsi="Arial" w:cs="Arial"/>
          <w:bCs/>
          <w:sz w:val="18"/>
          <w:szCs w:val="18"/>
        </w:rPr>
      </w:pPr>
    </w:p>
    <w:p w14:paraId="19990783" w14:textId="77777777" w:rsidR="00EC451C" w:rsidRPr="000335C5" w:rsidRDefault="00BB4D28" w:rsidP="00373BFD">
      <w:pPr>
        <w:pStyle w:val="WW-NormalWeb1"/>
        <w:spacing w:before="0" w:after="0"/>
        <w:contextualSpacing/>
        <w:jc w:val="both"/>
        <w:rPr>
          <w:rFonts w:ascii="Arial" w:hAnsi="Arial" w:cs="Arial"/>
          <w:bCs/>
          <w:sz w:val="18"/>
          <w:szCs w:val="18"/>
        </w:rPr>
      </w:pPr>
      <w:r w:rsidRPr="000335C5">
        <w:rPr>
          <w:rFonts w:ascii="Arial" w:hAnsi="Arial" w:cs="Arial"/>
          <w:bCs/>
          <w:sz w:val="18"/>
          <w:szCs w:val="18"/>
        </w:rPr>
        <w:t>Proje önerisinde ele alınan konunun</w:t>
      </w:r>
      <w:r w:rsidR="00EC451C" w:rsidRPr="000335C5">
        <w:rPr>
          <w:rFonts w:ascii="Arial" w:hAnsi="Arial" w:cs="Arial"/>
          <w:bCs/>
          <w:sz w:val="18"/>
          <w:szCs w:val="18"/>
        </w:rPr>
        <w:t xml:space="preserve"> kapsamı ve </w:t>
      </w:r>
      <w:r w:rsidRPr="000335C5">
        <w:rPr>
          <w:rFonts w:ascii="Arial" w:hAnsi="Arial" w:cs="Arial"/>
          <w:bCs/>
          <w:sz w:val="18"/>
          <w:szCs w:val="18"/>
        </w:rPr>
        <w:t xml:space="preserve">sınırları </w:t>
      </w:r>
      <w:r w:rsidR="006A3CAB" w:rsidRPr="000335C5">
        <w:rPr>
          <w:rFonts w:ascii="Arial" w:hAnsi="Arial" w:cs="Arial"/>
          <w:bCs/>
          <w:sz w:val="18"/>
          <w:szCs w:val="18"/>
        </w:rPr>
        <w:t xml:space="preserve">ile önemi literatürün eleştirel bir değerlendirmesinin yanı sıra nitel veya nicel verilerle </w:t>
      </w:r>
      <w:r w:rsidRPr="000335C5">
        <w:rPr>
          <w:rFonts w:ascii="Arial" w:hAnsi="Arial" w:cs="Arial"/>
          <w:bCs/>
          <w:sz w:val="18"/>
          <w:szCs w:val="18"/>
        </w:rPr>
        <w:t>açıklanır.</w:t>
      </w:r>
    </w:p>
    <w:p w14:paraId="1EC1ED68" w14:textId="77777777" w:rsidR="00EC451C" w:rsidRPr="000335C5" w:rsidRDefault="00EC451C" w:rsidP="00373BFD">
      <w:pPr>
        <w:pStyle w:val="WW-NormalWeb1"/>
        <w:spacing w:before="0" w:after="0"/>
        <w:contextualSpacing/>
        <w:jc w:val="both"/>
        <w:rPr>
          <w:rFonts w:ascii="Arial" w:hAnsi="Arial" w:cs="Arial"/>
          <w:bCs/>
          <w:sz w:val="18"/>
          <w:szCs w:val="18"/>
        </w:rPr>
      </w:pPr>
    </w:p>
    <w:p w14:paraId="10BD66D5" w14:textId="77777777" w:rsidR="00EC451C" w:rsidRPr="000335C5" w:rsidRDefault="006A3CAB" w:rsidP="00373BFD">
      <w:pPr>
        <w:pStyle w:val="WW-NormalWeb1"/>
        <w:spacing w:before="0" w:after="0"/>
        <w:contextualSpacing/>
        <w:jc w:val="both"/>
        <w:rPr>
          <w:rFonts w:ascii="Arial" w:hAnsi="Arial" w:cs="Arial"/>
          <w:bCs/>
          <w:sz w:val="18"/>
          <w:szCs w:val="18"/>
        </w:rPr>
      </w:pPr>
      <w:r w:rsidRPr="000335C5">
        <w:rPr>
          <w:rFonts w:ascii="Arial" w:hAnsi="Arial" w:cs="Arial"/>
          <w:bCs/>
          <w:sz w:val="18"/>
          <w:szCs w:val="18"/>
        </w:rPr>
        <w:t>Özgün değer yazılırken p</w:t>
      </w:r>
      <w:r w:rsidR="00EC451C" w:rsidRPr="000335C5">
        <w:rPr>
          <w:rFonts w:ascii="Arial" w:hAnsi="Arial" w:cs="Arial"/>
          <w:bCs/>
          <w:sz w:val="18"/>
          <w:szCs w:val="18"/>
        </w:rPr>
        <w:t>rojenin bilimsel kalitesi, farklılığı ve yeniliği, hangi eksikliği nasıl gidereceği veya hangi soruna nasıl bir çözüm geliştireceği ve/veya ilgili bilim ve</w:t>
      </w:r>
      <w:r w:rsidRPr="000335C5">
        <w:rPr>
          <w:rFonts w:ascii="Arial" w:hAnsi="Arial" w:cs="Arial"/>
          <w:bCs/>
          <w:sz w:val="18"/>
          <w:szCs w:val="18"/>
        </w:rPr>
        <w:t>ya</w:t>
      </w:r>
      <w:r w:rsidR="00EC451C" w:rsidRPr="000335C5">
        <w:rPr>
          <w:rFonts w:ascii="Arial" w:hAnsi="Arial" w:cs="Arial"/>
          <w:bCs/>
          <w:sz w:val="18"/>
          <w:szCs w:val="18"/>
        </w:rPr>
        <w:t xml:space="preserve"> teknoloji </w:t>
      </w:r>
      <w:proofErr w:type="gramStart"/>
      <w:r w:rsidR="00EC451C" w:rsidRPr="000335C5">
        <w:rPr>
          <w:rFonts w:ascii="Arial" w:hAnsi="Arial" w:cs="Arial"/>
          <w:bCs/>
          <w:sz w:val="18"/>
          <w:szCs w:val="18"/>
        </w:rPr>
        <w:t>alan(</w:t>
      </w:r>
      <w:proofErr w:type="spellStart"/>
      <w:proofErr w:type="gramEnd"/>
      <w:r w:rsidR="00EC451C" w:rsidRPr="000335C5">
        <w:rPr>
          <w:rFonts w:ascii="Arial" w:hAnsi="Arial" w:cs="Arial"/>
          <w:bCs/>
          <w:sz w:val="18"/>
          <w:szCs w:val="18"/>
        </w:rPr>
        <w:t>lar</w:t>
      </w:r>
      <w:proofErr w:type="spellEnd"/>
      <w:r w:rsidR="00EC451C" w:rsidRPr="000335C5">
        <w:rPr>
          <w:rFonts w:ascii="Arial" w:hAnsi="Arial" w:cs="Arial"/>
          <w:bCs/>
          <w:sz w:val="18"/>
          <w:szCs w:val="18"/>
        </w:rPr>
        <w:t>)</w:t>
      </w:r>
      <w:proofErr w:type="spellStart"/>
      <w:r w:rsidR="00EC451C" w:rsidRPr="000335C5">
        <w:rPr>
          <w:rFonts w:ascii="Arial" w:hAnsi="Arial" w:cs="Arial"/>
          <w:bCs/>
          <w:sz w:val="18"/>
          <w:szCs w:val="18"/>
        </w:rPr>
        <w:t>ına</w:t>
      </w:r>
      <w:proofErr w:type="spellEnd"/>
      <w:r w:rsidR="00EC451C" w:rsidRPr="000335C5">
        <w:rPr>
          <w:rFonts w:ascii="Arial" w:hAnsi="Arial" w:cs="Arial"/>
          <w:bCs/>
          <w:sz w:val="18"/>
          <w:szCs w:val="18"/>
        </w:rPr>
        <w:t xml:space="preserve"> kavramsal, kuramsal ve/veya metodolojik olarak ne gibi özgün katkılarda bulunacağı literatüre atıf yapılarak açıklanır. </w:t>
      </w:r>
      <w:r w:rsidR="00EC451C" w:rsidRPr="000335C5">
        <w:rPr>
          <w:rFonts w:ascii="Arial" w:hAnsi="Arial" w:cs="Arial"/>
          <w:sz w:val="18"/>
          <w:szCs w:val="18"/>
        </w:rPr>
        <w:t>Kaynaklar</w:t>
      </w:r>
      <w:r w:rsidR="00EC451C" w:rsidRPr="000335C5">
        <w:rPr>
          <w:rFonts w:ascii="Arial" w:hAnsi="Arial" w:cs="Arial"/>
          <w:color w:val="000000"/>
          <w:sz w:val="18"/>
          <w:szCs w:val="18"/>
        </w:rPr>
        <w:t xml:space="preserve"> </w:t>
      </w:r>
      <w:hyperlink r:id="rId9" w:history="1">
        <w:r w:rsidR="00EC451C" w:rsidRPr="000335C5">
          <w:rPr>
            <w:rStyle w:val="Hyperlink"/>
            <w:rFonts w:ascii="Arial" w:hAnsi="Arial" w:cs="Arial"/>
            <w:sz w:val="18"/>
            <w:szCs w:val="18"/>
          </w:rPr>
          <w:t>http://www.tubitak.gov.tr/ardeb-kaynakca</w:t>
        </w:r>
      </w:hyperlink>
      <w:r w:rsidR="00EC451C" w:rsidRPr="000335C5">
        <w:rPr>
          <w:rFonts w:ascii="Arial" w:hAnsi="Arial" w:cs="Arial"/>
          <w:color w:val="000000"/>
          <w:sz w:val="18"/>
          <w:szCs w:val="18"/>
        </w:rPr>
        <w:t xml:space="preserve"> sayfasındaki açıklamalara uygun olarak EK-1’de verilir.</w:t>
      </w:r>
    </w:p>
    <w:p w14:paraId="4D1EA7C2" w14:textId="77777777" w:rsidR="00BB4D28" w:rsidRPr="000335C5" w:rsidRDefault="00BB4D28" w:rsidP="00373BFD">
      <w:pPr>
        <w:pStyle w:val="WW-NormalWeb1"/>
        <w:spacing w:before="0" w:after="0"/>
        <w:contextualSpacing/>
        <w:jc w:val="both"/>
        <w:rPr>
          <w:rFonts w:ascii="Arial" w:hAnsi="Arial" w:cs="Arial"/>
          <w:bCs/>
          <w:sz w:val="18"/>
          <w:szCs w:val="18"/>
        </w:rPr>
      </w:pPr>
    </w:p>
    <w:p w14:paraId="2C16A807" w14:textId="77777777" w:rsidR="00BB4D28" w:rsidRPr="000335C5" w:rsidRDefault="00EC451C" w:rsidP="00373BFD">
      <w:pPr>
        <w:pStyle w:val="WW-NormalWeb1"/>
        <w:spacing w:before="0" w:after="0"/>
        <w:contextualSpacing/>
        <w:jc w:val="both"/>
        <w:rPr>
          <w:rFonts w:ascii="Arial" w:hAnsi="Arial" w:cs="Arial"/>
          <w:bCs/>
          <w:sz w:val="18"/>
          <w:szCs w:val="18"/>
        </w:rPr>
      </w:pPr>
      <w:r w:rsidRPr="000335C5">
        <w:rPr>
          <w:rFonts w:ascii="Arial" w:hAnsi="Arial" w:cs="Arial"/>
          <w:bCs/>
          <w:sz w:val="18"/>
          <w:szCs w:val="18"/>
        </w:rPr>
        <w:t>Projenin araştırma sorusu ve varsa hipotezi veya ele aldığı problem(</w:t>
      </w:r>
      <w:proofErr w:type="spellStart"/>
      <w:r w:rsidRPr="000335C5">
        <w:rPr>
          <w:rFonts w:ascii="Arial" w:hAnsi="Arial" w:cs="Arial"/>
          <w:bCs/>
          <w:sz w:val="18"/>
          <w:szCs w:val="18"/>
        </w:rPr>
        <w:t>ler</w:t>
      </w:r>
      <w:proofErr w:type="spellEnd"/>
      <w:r w:rsidRPr="000335C5">
        <w:rPr>
          <w:rFonts w:ascii="Arial" w:hAnsi="Arial" w:cs="Arial"/>
          <w:bCs/>
          <w:sz w:val="18"/>
          <w:szCs w:val="18"/>
        </w:rPr>
        <w:t>)i açık bir şekilde ortaya konulur.</w:t>
      </w:r>
    </w:p>
    <w:p w14:paraId="7C38D341" w14:textId="77777777" w:rsidR="00EC451C" w:rsidRPr="000335C5" w:rsidRDefault="00EC451C" w:rsidP="00373BFD">
      <w:pPr>
        <w:pStyle w:val="WW-NormalWeb1"/>
        <w:spacing w:before="0" w:after="0"/>
        <w:contextualSpacing/>
        <w:jc w:val="both"/>
        <w:rPr>
          <w:rFonts w:ascii="Arial" w:hAnsi="Arial" w:cs="Arial"/>
          <w:bCs/>
          <w:sz w:val="18"/>
          <w:szCs w:val="18"/>
        </w:rPr>
      </w:pPr>
    </w:p>
    <w:tbl>
      <w:tblPr>
        <w:tblW w:w="4910" w:type="pct"/>
        <w:tblInd w:w="108" w:type="dxa"/>
        <w:tblLook w:val="0000" w:firstRow="0" w:lastRow="0" w:firstColumn="0" w:lastColumn="0" w:noHBand="0" w:noVBand="0"/>
      </w:tblPr>
      <w:tblGrid>
        <w:gridCol w:w="9336"/>
      </w:tblGrid>
      <w:tr w:rsidR="00143B76" w:rsidRPr="000335C5" w14:paraId="05889DAB" w14:textId="77777777" w:rsidTr="00AA2233">
        <w:trPr>
          <w:trHeight w:val="592"/>
        </w:trPr>
        <w:tc>
          <w:tcPr>
            <w:tcW w:w="5000" w:type="pct"/>
            <w:tcBorders>
              <w:top w:val="single" w:sz="4" w:space="0" w:color="000000"/>
              <w:left w:val="single" w:sz="4" w:space="0" w:color="000000"/>
              <w:bottom w:val="single" w:sz="4" w:space="0" w:color="000000"/>
              <w:right w:val="single" w:sz="4" w:space="0" w:color="000000"/>
            </w:tcBorders>
          </w:tcPr>
          <w:p w14:paraId="3EC18285" w14:textId="383634E7" w:rsidR="007C10D1" w:rsidRDefault="007C10D1" w:rsidP="00B84D3D">
            <w:pPr>
              <w:pStyle w:val="WW-NormalWeb1"/>
              <w:numPr>
                <w:ilvl w:val="0"/>
                <w:numId w:val="43"/>
              </w:numPr>
              <w:ind w:left="346" w:hanging="283"/>
              <w:contextualSpacing/>
              <w:jc w:val="both"/>
              <w:rPr>
                <w:rFonts w:ascii="Arial" w:hAnsi="Arial" w:cs="Arial"/>
                <w:b/>
                <w:bCs/>
                <w:color w:val="000000"/>
                <w:sz w:val="18"/>
                <w:szCs w:val="18"/>
              </w:rPr>
            </w:pPr>
            <w:r w:rsidRPr="0017087C">
              <w:rPr>
                <w:rFonts w:ascii="Arial" w:hAnsi="Arial" w:cs="Arial"/>
                <w:b/>
                <w:bCs/>
                <w:color w:val="000000"/>
                <w:sz w:val="18"/>
                <w:szCs w:val="18"/>
              </w:rPr>
              <w:t>Giriş</w:t>
            </w:r>
          </w:p>
          <w:p w14:paraId="12985757" w14:textId="77777777" w:rsidR="00B84D3D" w:rsidRPr="0017087C" w:rsidRDefault="00B84D3D" w:rsidP="0017087C">
            <w:pPr>
              <w:pStyle w:val="WW-NormalWeb1"/>
              <w:ind w:left="346"/>
              <w:contextualSpacing/>
              <w:jc w:val="both"/>
              <w:rPr>
                <w:rFonts w:ascii="Arial" w:hAnsi="Arial" w:cs="Arial"/>
                <w:b/>
                <w:bCs/>
                <w:color w:val="000000"/>
                <w:sz w:val="18"/>
                <w:szCs w:val="18"/>
              </w:rPr>
            </w:pPr>
          </w:p>
          <w:p w14:paraId="0FF0DF31" w14:textId="463DE4F3" w:rsidR="009B30BF" w:rsidRPr="000335C5" w:rsidRDefault="00A1470E" w:rsidP="0009736C">
            <w:pPr>
              <w:pStyle w:val="WW-NormalWeb1"/>
              <w:contextualSpacing/>
              <w:jc w:val="both"/>
              <w:rPr>
                <w:rFonts w:ascii="Arial" w:hAnsi="Arial" w:cs="Arial"/>
                <w:color w:val="000000"/>
                <w:sz w:val="18"/>
                <w:szCs w:val="18"/>
              </w:rPr>
            </w:pPr>
            <w:r w:rsidRPr="000335C5">
              <w:rPr>
                <w:rFonts w:ascii="Arial" w:hAnsi="Arial" w:cs="Arial"/>
                <w:color w:val="000000"/>
                <w:sz w:val="18"/>
                <w:szCs w:val="18"/>
              </w:rPr>
              <w:t xml:space="preserve">Plastikler, karbon bazlı malzemelerin parçalanmasından elde edilen çok çeşitli polimerlerden oluşan ürünlerdir. Başka bir </w:t>
            </w:r>
            <w:r w:rsidR="00B84D3D">
              <w:rPr>
                <w:rFonts w:ascii="Arial" w:hAnsi="Arial" w:cs="Arial"/>
                <w:color w:val="000000"/>
                <w:sz w:val="18"/>
                <w:szCs w:val="18"/>
              </w:rPr>
              <w:t>ifadeyle</w:t>
            </w:r>
            <w:r w:rsidRPr="000335C5">
              <w:rPr>
                <w:rFonts w:ascii="Arial" w:hAnsi="Arial" w:cs="Arial"/>
                <w:color w:val="000000"/>
                <w:sz w:val="18"/>
                <w:szCs w:val="18"/>
              </w:rPr>
              <w:t xml:space="preserve">, </w:t>
            </w:r>
            <w:proofErr w:type="spellStart"/>
            <w:r w:rsidRPr="000335C5">
              <w:rPr>
                <w:rFonts w:ascii="Arial" w:hAnsi="Arial" w:cs="Arial"/>
                <w:color w:val="000000"/>
                <w:sz w:val="18"/>
                <w:szCs w:val="18"/>
                <w:lang w:val="en-US"/>
              </w:rPr>
              <w:t>p</w:t>
            </w:r>
            <w:r w:rsidR="00883654" w:rsidRPr="000335C5">
              <w:rPr>
                <w:rFonts w:ascii="Arial" w:hAnsi="Arial" w:cs="Arial"/>
                <w:color w:val="000000"/>
                <w:sz w:val="18"/>
                <w:szCs w:val="18"/>
                <w:lang w:val="en-US"/>
              </w:rPr>
              <w:t>lastikler</w:t>
            </w:r>
            <w:proofErr w:type="spellEnd"/>
            <w:r w:rsidR="00883654" w:rsidRPr="000335C5">
              <w:rPr>
                <w:rFonts w:ascii="Arial" w:hAnsi="Arial" w:cs="Arial"/>
                <w:color w:val="000000"/>
                <w:sz w:val="18"/>
                <w:szCs w:val="18"/>
                <w:lang w:val="en-US"/>
              </w:rPr>
              <w:t xml:space="preserve"> </w:t>
            </w:r>
            <w:proofErr w:type="spellStart"/>
            <w:r w:rsidR="00883654" w:rsidRPr="000335C5">
              <w:rPr>
                <w:rFonts w:ascii="Arial" w:hAnsi="Arial" w:cs="Arial"/>
                <w:color w:val="000000"/>
                <w:sz w:val="18"/>
                <w:szCs w:val="18"/>
                <w:lang w:val="en-US"/>
              </w:rPr>
              <w:t>farklı</w:t>
            </w:r>
            <w:proofErr w:type="spellEnd"/>
            <w:r w:rsidR="00883654"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hammad</w:t>
            </w:r>
            <w:r w:rsidR="00CB574B" w:rsidRPr="000335C5">
              <w:rPr>
                <w:rFonts w:ascii="Arial" w:hAnsi="Arial" w:cs="Arial"/>
                <w:color w:val="000000"/>
                <w:sz w:val="18"/>
                <w:szCs w:val="18"/>
                <w:lang w:val="en-US"/>
              </w:rPr>
              <w:t>d</w:t>
            </w:r>
            <w:r w:rsidR="00282F38" w:rsidRPr="000335C5">
              <w:rPr>
                <w:rFonts w:ascii="Arial" w:hAnsi="Arial" w:cs="Arial"/>
                <w:color w:val="000000"/>
                <w:sz w:val="18"/>
                <w:szCs w:val="18"/>
                <w:lang w:val="en-US"/>
              </w:rPr>
              <w:t>elerden</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oluşan</w:t>
            </w:r>
            <w:proofErr w:type="spellEnd"/>
            <w:r w:rsidR="00282F38"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kapsamlı</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ve</w:t>
            </w:r>
            <w:proofErr w:type="spellEnd"/>
            <w:r w:rsidR="00DD4B23"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geniş</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bir</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aile</w:t>
            </w:r>
            <w:proofErr w:type="spellEnd"/>
            <w:r w:rsidR="00883654" w:rsidRPr="000335C5">
              <w:rPr>
                <w:rFonts w:ascii="Arial" w:hAnsi="Arial" w:cs="Arial"/>
                <w:color w:val="000000"/>
                <w:sz w:val="18"/>
                <w:szCs w:val="18"/>
                <w:lang w:val="en-US"/>
              </w:rPr>
              <w:t xml:space="preserve"> </w:t>
            </w:r>
            <w:proofErr w:type="spellStart"/>
            <w:r w:rsidR="00883654" w:rsidRPr="000335C5">
              <w:rPr>
                <w:rFonts w:ascii="Arial" w:hAnsi="Arial" w:cs="Arial"/>
                <w:color w:val="000000"/>
                <w:sz w:val="18"/>
                <w:szCs w:val="18"/>
                <w:lang w:val="en-US"/>
              </w:rPr>
              <w:t>olarak</w:t>
            </w:r>
            <w:proofErr w:type="spellEnd"/>
            <w:r w:rsidR="00883654" w:rsidRPr="000335C5">
              <w:rPr>
                <w:rFonts w:ascii="Arial" w:hAnsi="Arial" w:cs="Arial"/>
                <w:color w:val="000000"/>
                <w:sz w:val="18"/>
                <w:szCs w:val="18"/>
                <w:lang w:val="en-US"/>
              </w:rPr>
              <w:t xml:space="preserve"> </w:t>
            </w:r>
            <w:proofErr w:type="spellStart"/>
            <w:r w:rsidR="00883654" w:rsidRPr="000335C5">
              <w:rPr>
                <w:rFonts w:ascii="Arial" w:hAnsi="Arial" w:cs="Arial"/>
                <w:color w:val="000000"/>
                <w:sz w:val="18"/>
                <w:szCs w:val="18"/>
                <w:lang w:val="en-US"/>
              </w:rPr>
              <w:t>tanımlanabil</w:t>
            </w:r>
            <w:r w:rsidR="00811C87">
              <w:rPr>
                <w:rFonts w:ascii="Arial" w:hAnsi="Arial" w:cs="Arial"/>
                <w:color w:val="000000"/>
                <w:sz w:val="18"/>
                <w:szCs w:val="18"/>
                <w:lang w:val="en-US"/>
              </w:rPr>
              <w:t>mekted</w:t>
            </w:r>
            <w:r w:rsidR="00883654" w:rsidRPr="000335C5">
              <w:rPr>
                <w:rFonts w:ascii="Arial" w:hAnsi="Arial" w:cs="Arial"/>
                <w:color w:val="000000"/>
                <w:sz w:val="18"/>
                <w:szCs w:val="18"/>
                <w:lang w:val="en-US"/>
              </w:rPr>
              <w:t>irler</w:t>
            </w:r>
            <w:proofErr w:type="spellEnd"/>
            <w:r w:rsidR="00883654" w:rsidRPr="000335C5">
              <w:rPr>
                <w:rFonts w:ascii="Arial" w:hAnsi="Arial" w:cs="Arial"/>
                <w:color w:val="000000"/>
                <w:sz w:val="18"/>
                <w:szCs w:val="18"/>
                <w:lang w:val="en-US"/>
              </w:rPr>
              <w:t xml:space="preserve">. </w:t>
            </w:r>
            <w:proofErr w:type="spellStart"/>
            <w:r w:rsidR="00CB574B" w:rsidRPr="000335C5">
              <w:rPr>
                <w:rFonts w:ascii="Arial" w:hAnsi="Arial" w:cs="Arial"/>
                <w:color w:val="000000"/>
                <w:sz w:val="18"/>
                <w:szCs w:val="18"/>
                <w:lang w:val="en-US"/>
              </w:rPr>
              <w:t>Hammaddeleri</w:t>
            </w:r>
            <w:proofErr w:type="spellEnd"/>
            <w:r w:rsidR="00CB574B"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fosil</w:t>
            </w:r>
            <w:proofErr w:type="spellEnd"/>
            <w:r w:rsidR="00CB574B" w:rsidRPr="000335C5">
              <w:rPr>
                <w:rFonts w:ascii="Arial" w:hAnsi="Arial" w:cs="Arial"/>
                <w:color w:val="000000"/>
                <w:sz w:val="18"/>
                <w:szCs w:val="18"/>
                <w:lang w:val="en-US"/>
              </w:rPr>
              <w:t xml:space="preserve"> </w:t>
            </w:r>
            <w:proofErr w:type="spellStart"/>
            <w:r w:rsidR="00CB574B" w:rsidRPr="000335C5">
              <w:rPr>
                <w:rFonts w:ascii="Arial" w:hAnsi="Arial" w:cs="Arial"/>
                <w:color w:val="000000"/>
                <w:sz w:val="18"/>
                <w:szCs w:val="18"/>
                <w:lang w:val="en-US"/>
              </w:rPr>
              <w:t>kökenli</w:t>
            </w:r>
            <w:proofErr w:type="spellEnd"/>
            <w:r w:rsidR="00CB574B" w:rsidRPr="000335C5">
              <w:rPr>
                <w:rFonts w:ascii="Arial" w:hAnsi="Arial" w:cs="Arial"/>
                <w:color w:val="000000"/>
                <w:sz w:val="18"/>
                <w:szCs w:val="18"/>
                <w:lang w:val="en-US"/>
              </w:rPr>
              <w:t xml:space="preserve"> (ham petrol, </w:t>
            </w:r>
            <w:proofErr w:type="spellStart"/>
            <w:r w:rsidR="00CB574B" w:rsidRPr="000335C5">
              <w:rPr>
                <w:rFonts w:ascii="Arial" w:hAnsi="Arial" w:cs="Arial"/>
                <w:color w:val="000000"/>
                <w:sz w:val="18"/>
                <w:szCs w:val="18"/>
                <w:lang w:val="en-US"/>
              </w:rPr>
              <w:t>gaz</w:t>
            </w:r>
            <w:proofErr w:type="spellEnd"/>
            <w:r w:rsidR="00CB574B" w:rsidRPr="000335C5">
              <w:rPr>
                <w:rFonts w:ascii="Arial" w:hAnsi="Arial" w:cs="Arial"/>
                <w:color w:val="000000"/>
                <w:sz w:val="18"/>
                <w:szCs w:val="18"/>
                <w:lang w:val="en-US"/>
              </w:rPr>
              <w:t xml:space="preserve"> vb.), </w:t>
            </w:r>
            <w:proofErr w:type="spellStart"/>
            <w:r w:rsidR="00282F38" w:rsidRPr="000335C5">
              <w:rPr>
                <w:rFonts w:ascii="Arial" w:hAnsi="Arial" w:cs="Arial"/>
                <w:color w:val="000000"/>
                <w:sz w:val="18"/>
                <w:szCs w:val="18"/>
                <w:lang w:val="en-US"/>
              </w:rPr>
              <w:t>yenilenebilir</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şeker</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kamışı</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nişasta</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bitkisel</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yağlar</w:t>
            </w:r>
            <w:proofErr w:type="spellEnd"/>
            <w:r w:rsidR="00282F38" w:rsidRPr="000335C5">
              <w:rPr>
                <w:rFonts w:ascii="Arial" w:hAnsi="Arial" w:cs="Arial"/>
                <w:color w:val="000000"/>
                <w:sz w:val="18"/>
                <w:szCs w:val="18"/>
                <w:lang w:val="en-US"/>
              </w:rPr>
              <w:t xml:space="preserve"> vb.) </w:t>
            </w:r>
            <w:proofErr w:type="spellStart"/>
            <w:r w:rsidR="00282F38" w:rsidRPr="000335C5">
              <w:rPr>
                <w:rFonts w:ascii="Arial" w:hAnsi="Arial" w:cs="Arial"/>
                <w:color w:val="000000"/>
                <w:sz w:val="18"/>
                <w:szCs w:val="18"/>
                <w:lang w:val="en-US"/>
              </w:rPr>
              <w:t>ve</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hatta</w:t>
            </w:r>
            <w:proofErr w:type="spellEnd"/>
            <w:r w:rsidR="00282F38" w:rsidRPr="000335C5">
              <w:rPr>
                <w:rFonts w:ascii="Arial" w:hAnsi="Arial" w:cs="Arial"/>
                <w:color w:val="000000"/>
                <w:sz w:val="18"/>
                <w:szCs w:val="18"/>
                <w:lang w:val="en-US"/>
              </w:rPr>
              <w:t xml:space="preserve"> mineral </w:t>
            </w:r>
            <w:proofErr w:type="spellStart"/>
            <w:r w:rsidR="00282F38" w:rsidRPr="000335C5">
              <w:rPr>
                <w:rFonts w:ascii="Arial" w:hAnsi="Arial" w:cs="Arial"/>
                <w:color w:val="000000"/>
                <w:sz w:val="18"/>
                <w:szCs w:val="18"/>
                <w:lang w:val="en-US"/>
              </w:rPr>
              <w:t>baz</w:t>
            </w:r>
            <w:r w:rsidR="00A27FE1">
              <w:rPr>
                <w:rFonts w:ascii="Arial" w:hAnsi="Arial" w:cs="Arial"/>
                <w:color w:val="000000"/>
                <w:sz w:val="18"/>
                <w:szCs w:val="18"/>
                <w:lang w:val="en-US"/>
              </w:rPr>
              <w:t>lı</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tuz</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olabil</w:t>
            </w:r>
            <w:r w:rsidR="00811C87">
              <w:rPr>
                <w:rFonts w:ascii="Arial" w:hAnsi="Arial" w:cs="Arial"/>
                <w:color w:val="000000"/>
                <w:sz w:val="18"/>
                <w:szCs w:val="18"/>
                <w:lang w:val="en-US"/>
              </w:rPr>
              <w:t>mekted</w:t>
            </w:r>
            <w:r w:rsidR="00282F38" w:rsidRPr="000335C5">
              <w:rPr>
                <w:rFonts w:ascii="Arial" w:hAnsi="Arial" w:cs="Arial"/>
                <w:color w:val="000000"/>
                <w:sz w:val="18"/>
                <w:szCs w:val="18"/>
                <w:lang w:val="en-US"/>
              </w:rPr>
              <w:t>ir</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Plastikleri</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oluşturan</w:t>
            </w:r>
            <w:proofErr w:type="spellEnd"/>
            <w:r w:rsidR="00282F38" w:rsidRPr="000335C5">
              <w:rPr>
                <w:rFonts w:ascii="Arial" w:hAnsi="Arial" w:cs="Arial"/>
                <w:color w:val="000000"/>
                <w:sz w:val="18"/>
                <w:szCs w:val="18"/>
                <w:lang w:val="en-US"/>
              </w:rPr>
              <w:t xml:space="preserve"> </w:t>
            </w:r>
            <w:proofErr w:type="spellStart"/>
            <w:r w:rsidR="00CB574B" w:rsidRPr="000335C5">
              <w:rPr>
                <w:rFonts w:ascii="Arial" w:hAnsi="Arial" w:cs="Arial"/>
                <w:color w:val="000000"/>
                <w:sz w:val="18"/>
                <w:szCs w:val="18"/>
                <w:lang w:val="en-US"/>
              </w:rPr>
              <w:t>hammadde</w:t>
            </w:r>
            <w:proofErr w:type="spellEnd"/>
            <w:r w:rsidR="00282F38" w:rsidRPr="000335C5">
              <w:rPr>
                <w:rFonts w:ascii="Arial" w:hAnsi="Arial" w:cs="Arial"/>
                <w:color w:val="000000"/>
                <w:sz w:val="18"/>
                <w:szCs w:val="18"/>
                <w:lang w:val="en-US"/>
              </w:rPr>
              <w:t xml:space="preserve"> </w:t>
            </w:r>
            <w:proofErr w:type="spellStart"/>
            <w:r w:rsidR="00282F38" w:rsidRPr="000335C5">
              <w:rPr>
                <w:rFonts w:ascii="Arial" w:hAnsi="Arial" w:cs="Arial"/>
                <w:color w:val="000000"/>
                <w:sz w:val="18"/>
                <w:szCs w:val="18"/>
                <w:lang w:val="en-US"/>
              </w:rPr>
              <w:t>çeşitliliği</w:t>
            </w:r>
            <w:proofErr w:type="spellEnd"/>
            <w:r w:rsidR="00811C87">
              <w:rPr>
                <w:rFonts w:ascii="Arial" w:hAnsi="Arial" w:cs="Arial"/>
                <w:color w:val="000000"/>
                <w:sz w:val="18"/>
                <w:szCs w:val="18"/>
                <w:lang w:val="en-US"/>
              </w:rPr>
              <w:t>,</w:t>
            </w:r>
            <w:r w:rsidR="00282F38"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verimli</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ve</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çeşitli</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ürün</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tasarımını</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sağlamakta</w:t>
            </w:r>
            <w:proofErr w:type="spellEnd"/>
            <w:r w:rsidR="00DD4B23" w:rsidRPr="000335C5">
              <w:rPr>
                <w:rFonts w:ascii="Arial" w:hAnsi="Arial" w:cs="Arial"/>
                <w:color w:val="000000"/>
                <w:sz w:val="18"/>
                <w:szCs w:val="18"/>
                <w:lang w:val="en-US"/>
              </w:rPr>
              <w:t xml:space="preserve"> </w:t>
            </w:r>
            <w:proofErr w:type="spellStart"/>
            <w:r w:rsidR="00811C87">
              <w:rPr>
                <w:rFonts w:ascii="Arial" w:hAnsi="Arial" w:cs="Arial"/>
                <w:color w:val="000000"/>
                <w:sz w:val="18"/>
                <w:szCs w:val="18"/>
                <w:lang w:val="en-US"/>
              </w:rPr>
              <w:t>olup</w:t>
            </w:r>
            <w:proofErr w:type="spellEnd"/>
            <w:r w:rsidR="00811C87">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bu</w:t>
            </w:r>
            <w:proofErr w:type="spellEnd"/>
            <w:r w:rsidR="00DD4B23" w:rsidRPr="000335C5">
              <w:rPr>
                <w:rFonts w:ascii="Arial" w:hAnsi="Arial" w:cs="Arial"/>
                <w:color w:val="000000"/>
                <w:sz w:val="18"/>
                <w:szCs w:val="18"/>
                <w:lang w:val="en-US"/>
              </w:rPr>
              <w:t xml:space="preserve"> durum</w:t>
            </w:r>
            <w:r w:rsidR="00883654"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kullanım</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alanlarının</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genişliğini</w:t>
            </w:r>
            <w:proofErr w:type="spellEnd"/>
            <w:r w:rsidR="00DD4B23" w:rsidRPr="000335C5">
              <w:rPr>
                <w:rFonts w:ascii="Arial" w:hAnsi="Arial" w:cs="Arial"/>
                <w:color w:val="000000"/>
                <w:sz w:val="18"/>
                <w:szCs w:val="18"/>
                <w:lang w:val="en-US"/>
              </w:rPr>
              <w:t xml:space="preserve"> </w:t>
            </w:r>
            <w:proofErr w:type="spellStart"/>
            <w:r w:rsidR="00DD4B23" w:rsidRPr="000335C5">
              <w:rPr>
                <w:rFonts w:ascii="Arial" w:hAnsi="Arial" w:cs="Arial"/>
                <w:color w:val="000000"/>
                <w:sz w:val="18"/>
                <w:szCs w:val="18"/>
                <w:lang w:val="en-US"/>
              </w:rPr>
              <w:t>getirmektedir</w:t>
            </w:r>
            <w:proofErr w:type="spellEnd"/>
            <w:r w:rsidR="00DD4B23" w:rsidRPr="000335C5">
              <w:rPr>
                <w:rFonts w:ascii="Arial" w:hAnsi="Arial" w:cs="Arial"/>
                <w:color w:val="000000"/>
                <w:sz w:val="18"/>
                <w:szCs w:val="18"/>
                <w:lang w:val="en-US"/>
              </w:rPr>
              <w:t xml:space="preserve">. </w:t>
            </w:r>
            <w:proofErr w:type="spellStart"/>
            <w:r w:rsidR="00CE599E" w:rsidRPr="000335C5">
              <w:rPr>
                <w:rFonts w:ascii="Arial" w:hAnsi="Arial" w:cs="Arial"/>
                <w:color w:val="000000"/>
                <w:sz w:val="18"/>
                <w:szCs w:val="18"/>
                <w:lang w:val="en-US"/>
              </w:rPr>
              <w:t>Ayrıca</w:t>
            </w:r>
            <w:proofErr w:type="spellEnd"/>
            <w:r w:rsidR="00CE599E" w:rsidRPr="000335C5">
              <w:rPr>
                <w:rFonts w:ascii="Arial" w:hAnsi="Arial" w:cs="Arial"/>
                <w:color w:val="000000"/>
                <w:sz w:val="18"/>
                <w:szCs w:val="18"/>
                <w:lang w:val="en-US"/>
              </w:rPr>
              <w:t xml:space="preserve">, </w:t>
            </w:r>
            <w:proofErr w:type="spellStart"/>
            <w:r w:rsidR="00CE599E" w:rsidRPr="000335C5">
              <w:rPr>
                <w:rFonts w:ascii="Arial" w:hAnsi="Arial" w:cs="Arial"/>
                <w:color w:val="000000"/>
                <w:sz w:val="18"/>
                <w:szCs w:val="18"/>
                <w:lang w:val="en-US"/>
              </w:rPr>
              <w:t>plastik</w:t>
            </w:r>
            <w:proofErr w:type="spellEnd"/>
            <w:r w:rsidR="00CE599E" w:rsidRPr="000335C5">
              <w:rPr>
                <w:rFonts w:ascii="Arial" w:hAnsi="Arial" w:cs="Arial"/>
                <w:color w:val="000000"/>
                <w:sz w:val="18"/>
                <w:szCs w:val="18"/>
                <w:lang w:val="en-US"/>
              </w:rPr>
              <w:t xml:space="preserve"> </w:t>
            </w:r>
            <w:proofErr w:type="spellStart"/>
            <w:r w:rsidR="00CE599E" w:rsidRPr="000335C5">
              <w:rPr>
                <w:rFonts w:ascii="Arial" w:hAnsi="Arial" w:cs="Arial"/>
                <w:color w:val="000000"/>
                <w:sz w:val="18"/>
                <w:szCs w:val="18"/>
                <w:lang w:val="en-US"/>
              </w:rPr>
              <w:t>ürünlerin</w:t>
            </w:r>
            <w:proofErr w:type="spellEnd"/>
            <w:r w:rsidR="00CE599E" w:rsidRPr="000335C5">
              <w:rPr>
                <w:rFonts w:ascii="Arial" w:hAnsi="Arial" w:cs="Arial"/>
                <w:color w:val="000000"/>
                <w:sz w:val="18"/>
                <w:szCs w:val="18"/>
                <w:lang w:val="en-US"/>
              </w:rPr>
              <w:t xml:space="preserve"> </w:t>
            </w:r>
            <w:r w:rsidR="00CE599E" w:rsidRPr="000335C5">
              <w:rPr>
                <w:rFonts w:ascii="Arial" w:hAnsi="Arial" w:cs="Arial"/>
                <w:color w:val="000000"/>
                <w:sz w:val="18"/>
                <w:szCs w:val="18"/>
              </w:rPr>
              <w:t xml:space="preserve">ucuz, çok yönlü, dayanıklı ve sağlam olması plastiklerin </w:t>
            </w:r>
            <w:r w:rsidR="00202418">
              <w:rPr>
                <w:rFonts w:ascii="Arial" w:hAnsi="Arial" w:cs="Arial"/>
                <w:color w:val="000000"/>
                <w:sz w:val="18"/>
                <w:szCs w:val="18"/>
              </w:rPr>
              <w:t>ambalaj</w:t>
            </w:r>
            <w:r w:rsidR="00CE599E" w:rsidRPr="000335C5">
              <w:rPr>
                <w:rFonts w:ascii="Arial" w:hAnsi="Arial" w:cs="Arial"/>
                <w:color w:val="000000"/>
                <w:sz w:val="18"/>
                <w:szCs w:val="18"/>
              </w:rPr>
              <w:t xml:space="preserve">, inşaat, nakliye, tarım ve tıp gibi birçok stratejik sektörde yaygın olarak kullanılmasına yol açmaktadır. </w:t>
            </w:r>
            <w:r w:rsidR="009B30BF" w:rsidRPr="000335C5">
              <w:rPr>
                <w:rFonts w:ascii="Arial" w:hAnsi="Arial" w:cs="Arial"/>
                <w:color w:val="000000"/>
                <w:sz w:val="18"/>
                <w:szCs w:val="18"/>
              </w:rPr>
              <w:t>Plastikler, boyutlarına göre genel olarak dört grupta tanımlanmaktadırlar:</w:t>
            </w:r>
            <w:r w:rsidR="00A1499E">
              <w:rPr>
                <w:rFonts w:ascii="Arial" w:hAnsi="Arial" w:cs="Arial"/>
                <w:color w:val="000000"/>
                <w:sz w:val="18"/>
                <w:szCs w:val="18"/>
              </w:rPr>
              <w:t xml:space="preserve"> </w:t>
            </w:r>
            <w:proofErr w:type="spellStart"/>
            <w:r w:rsidR="009B30BF" w:rsidRPr="000335C5">
              <w:rPr>
                <w:rFonts w:ascii="Arial" w:hAnsi="Arial" w:cs="Arial"/>
                <w:color w:val="000000"/>
                <w:sz w:val="18"/>
                <w:szCs w:val="18"/>
              </w:rPr>
              <w:t>megaplastikler</w:t>
            </w:r>
            <w:proofErr w:type="spellEnd"/>
            <w:r w:rsidR="009B30BF" w:rsidRPr="000335C5">
              <w:rPr>
                <w:rFonts w:ascii="Arial" w:hAnsi="Arial" w:cs="Arial"/>
                <w:color w:val="000000"/>
                <w:sz w:val="18"/>
                <w:szCs w:val="18"/>
              </w:rPr>
              <w:t xml:space="preserve"> (&gt; 1 m); </w:t>
            </w:r>
            <w:proofErr w:type="spellStart"/>
            <w:r w:rsidR="009B30BF" w:rsidRPr="000335C5">
              <w:rPr>
                <w:rFonts w:ascii="Arial" w:hAnsi="Arial" w:cs="Arial"/>
                <w:color w:val="000000"/>
                <w:sz w:val="18"/>
                <w:szCs w:val="18"/>
              </w:rPr>
              <w:t>makroplastikler</w:t>
            </w:r>
            <w:proofErr w:type="spellEnd"/>
            <w:r w:rsidR="009B30BF" w:rsidRPr="000335C5">
              <w:rPr>
                <w:rFonts w:ascii="Arial" w:hAnsi="Arial" w:cs="Arial"/>
                <w:color w:val="000000"/>
                <w:sz w:val="18"/>
                <w:szCs w:val="18"/>
              </w:rPr>
              <w:t xml:space="preserve"> </w:t>
            </w:r>
            <w:proofErr w:type="gramStart"/>
            <w:r w:rsidR="009B30BF" w:rsidRPr="000335C5">
              <w:rPr>
                <w:rFonts w:ascii="Arial" w:hAnsi="Arial" w:cs="Arial"/>
                <w:color w:val="000000"/>
                <w:sz w:val="18"/>
                <w:szCs w:val="18"/>
              </w:rPr>
              <w:t>(&lt; 1</w:t>
            </w:r>
            <w:proofErr w:type="gramEnd"/>
            <w:r w:rsidR="009B30BF" w:rsidRPr="000335C5">
              <w:rPr>
                <w:rFonts w:ascii="Arial" w:hAnsi="Arial" w:cs="Arial"/>
                <w:color w:val="000000"/>
                <w:sz w:val="18"/>
                <w:szCs w:val="18"/>
              </w:rPr>
              <w:t xml:space="preserve"> m), </w:t>
            </w:r>
            <w:proofErr w:type="spellStart"/>
            <w:r w:rsidR="009B30BF" w:rsidRPr="000335C5">
              <w:rPr>
                <w:rFonts w:ascii="Arial" w:hAnsi="Arial" w:cs="Arial"/>
                <w:color w:val="000000"/>
                <w:sz w:val="18"/>
                <w:szCs w:val="18"/>
              </w:rPr>
              <w:t>mesoplastikler</w:t>
            </w:r>
            <w:proofErr w:type="spellEnd"/>
            <w:r w:rsidR="009B30BF" w:rsidRPr="000335C5">
              <w:rPr>
                <w:rFonts w:ascii="Arial" w:hAnsi="Arial" w:cs="Arial"/>
                <w:color w:val="000000"/>
                <w:sz w:val="18"/>
                <w:szCs w:val="18"/>
              </w:rPr>
              <w:t xml:space="preserve"> (&lt; 2</w:t>
            </w:r>
            <w:r w:rsidR="00A27FE1">
              <w:rPr>
                <w:rFonts w:ascii="Arial" w:hAnsi="Arial" w:cs="Arial"/>
                <w:color w:val="000000"/>
                <w:sz w:val="18"/>
                <w:szCs w:val="18"/>
              </w:rPr>
              <w:t>,</w:t>
            </w:r>
            <w:r w:rsidR="009B30BF" w:rsidRPr="000335C5">
              <w:rPr>
                <w:rFonts w:ascii="Arial" w:hAnsi="Arial" w:cs="Arial"/>
                <w:color w:val="000000"/>
                <w:sz w:val="18"/>
                <w:szCs w:val="18"/>
              </w:rPr>
              <w:t xml:space="preserve">5 cm); ve </w:t>
            </w:r>
            <w:proofErr w:type="spellStart"/>
            <w:r w:rsidR="009B30BF" w:rsidRPr="000335C5">
              <w:rPr>
                <w:rFonts w:ascii="Arial" w:hAnsi="Arial" w:cs="Arial"/>
                <w:color w:val="000000"/>
                <w:sz w:val="18"/>
                <w:szCs w:val="18"/>
              </w:rPr>
              <w:t>mikroplastikler</w:t>
            </w:r>
            <w:proofErr w:type="spellEnd"/>
            <w:r w:rsidR="009B30BF" w:rsidRPr="000335C5">
              <w:rPr>
                <w:rFonts w:ascii="Arial" w:hAnsi="Arial" w:cs="Arial"/>
                <w:color w:val="000000"/>
                <w:sz w:val="18"/>
                <w:szCs w:val="18"/>
              </w:rPr>
              <w:t xml:space="preserve"> </w:t>
            </w:r>
            <w:r w:rsidR="00E921AD">
              <w:rPr>
                <w:rFonts w:ascii="Arial" w:hAnsi="Arial" w:cs="Arial"/>
                <w:color w:val="000000"/>
                <w:sz w:val="18"/>
                <w:szCs w:val="18"/>
              </w:rPr>
              <w:t>(</w:t>
            </w:r>
            <w:proofErr w:type="spellStart"/>
            <w:r w:rsidR="00E921AD">
              <w:rPr>
                <w:rFonts w:ascii="Arial" w:hAnsi="Arial" w:cs="Arial"/>
                <w:color w:val="000000"/>
                <w:sz w:val="18"/>
                <w:szCs w:val="18"/>
              </w:rPr>
              <w:t>MP’ler</w:t>
            </w:r>
            <w:proofErr w:type="spellEnd"/>
            <w:r w:rsidR="00E921AD">
              <w:rPr>
                <w:rFonts w:ascii="Arial" w:hAnsi="Arial" w:cs="Arial"/>
                <w:color w:val="000000"/>
                <w:sz w:val="18"/>
                <w:szCs w:val="18"/>
              </w:rPr>
              <w:t xml:space="preserve">) </w:t>
            </w:r>
            <w:r w:rsidR="009B30BF" w:rsidRPr="000335C5">
              <w:rPr>
                <w:rFonts w:ascii="Arial" w:hAnsi="Arial" w:cs="Arial"/>
                <w:color w:val="000000"/>
                <w:sz w:val="18"/>
                <w:szCs w:val="18"/>
              </w:rPr>
              <w:t xml:space="preserve">(&lt; 5mm). Bazı tanımlarda </w:t>
            </w:r>
            <w:proofErr w:type="spellStart"/>
            <w:r w:rsidR="00B311AD">
              <w:rPr>
                <w:rFonts w:ascii="Arial" w:hAnsi="Arial" w:cs="Arial"/>
                <w:color w:val="000000"/>
                <w:sz w:val="18"/>
                <w:szCs w:val="18"/>
              </w:rPr>
              <w:t>MP</w:t>
            </w:r>
            <w:r w:rsidR="009B30BF" w:rsidRPr="000335C5">
              <w:rPr>
                <w:rFonts w:ascii="Arial" w:hAnsi="Arial" w:cs="Arial"/>
                <w:color w:val="000000"/>
                <w:sz w:val="18"/>
                <w:szCs w:val="18"/>
              </w:rPr>
              <w:t>ler</w:t>
            </w:r>
            <w:proofErr w:type="spellEnd"/>
            <w:r w:rsidR="009B30BF" w:rsidRPr="000335C5">
              <w:rPr>
                <w:rFonts w:ascii="Arial" w:hAnsi="Arial" w:cs="Arial"/>
                <w:color w:val="000000"/>
                <w:sz w:val="18"/>
                <w:szCs w:val="18"/>
              </w:rPr>
              <w:t xml:space="preserve"> </w:t>
            </w:r>
            <w:proofErr w:type="spellStart"/>
            <w:r w:rsidR="009B30BF" w:rsidRPr="000335C5">
              <w:rPr>
                <w:rFonts w:ascii="Arial" w:hAnsi="Arial" w:cs="Arial"/>
                <w:color w:val="000000"/>
                <w:sz w:val="18"/>
                <w:szCs w:val="18"/>
              </w:rPr>
              <w:t>nanoplastikleri</w:t>
            </w:r>
            <w:proofErr w:type="spellEnd"/>
            <w:r w:rsidR="009B30BF" w:rsidRPr="000335C5">
              <w:rPr>
                <w:rFonts w:ascii="Arial" w:hAnsi="Arial" w:cs="Arial"/>
                <w:color w:val="000000"/>
                <w:sz w:val="18"/>
                <w:szCs w:val="18"/>
              </w:rPr>
              <w:t xml:space="preserve"> de içeren bir terim olarak kullanılmaktadır. ABD Ulusal Okyanus ve Atmosfer İdaresi (NOAA) kriterlerine göre </w:t>
            </w:r>
            <w:proofErr w:type="spellStart"/>
            <w:r w:rsidR="00B311AD">
              <w:rPr>
                <w:rFonts w:ascii="Arial" w:hAnsi="Arial" w:cs="Arial"/>
                <w:color w:val="000000"/>
                <w:sz w:val="18"/>
                <w:szCs w:val="18"/>
              </w:rPr>
              <w:t>MP</w:t>
            </w:r>
            <w:r w:rsidR="009B30BF" w:rsidRPr="000335C5">
              <w:rPr>
                <w:rFonts w:ascii="Arial" w:hAnsi="Arial" w:cs="Arial"/>
                <w:color w:val="000000"/>
                <w:sz w:val="18"/>
                <w:szCs w:val="18"/>
              </w:rPr>
              <w:t>ler</w:t>
            </w:r>
            <w:proofErr w:type="spellEnd"/>
            <w:r w:rsidR="009B30BF" w:rsidRPr="000335C5">
              <w:rPr>
                <w:rFonts w:ascii="Arial" w:hAnsi="Arial" w:cs="Arial"/>
                <w:color w:val="000000"/>
                <w:sz w:val="18"/>
                <w:szCs w:val="18"/>
              </w:rPr>
              <w:t xml:space="preserve">, </w:t>
            </w:r>
            <w:proofErr w:type="spellStart"/>
            <w:r w:rsidR="009B30BF" w:rsidRPr="000335C5">
              <w:rPr>
                <w:rFonts w:ascii="Arial" w:hAnsi="Arial" w:cs="Arial"/>
                <w:color w:val="000000"/>
                <w:sz w:val="18"/>
                <w:szCs w:val="18"/>
              </w:rPr>
              <w:t>nanoplastikler</w:t>
            </w:r>
            <w:proofErr w:type="spellEnd"/>
            <w:r w:rsidR="009B30BF" w:rsidRPr="000335C5">
              <w:rPr>
                <w:rFonts w:ascii="Arial" w:hAnsi="Arial" w:cs="Arial"/>
                <w:color w:val="000000"/>
                <w:sz w:val="18"/>
                <w:szCs w:val="18"/>
              </w:rPr>
              <w:t xml:space="preserve"> (nano ölçekli parçacıklar) dahil olmak üzere çapı 5 mm'den küçük tüm plastik parçacıklar veya kalıntılar olarak tanımlanmıştır (Wang vd. 2018). </w:t>
            </w:r>
          </w:p>
          <w:p w14:paraId="26AF2222" w14:textId="61F0F8E0" w:rsidR="009B30BF" w:rsidRPr="00296035" w:rsidRDefault="009B30BF" w:rsidP="009B30BF">
            <w:pPr>
              <w:pStyle w:val="WW-NormalWeb1"/>
              <w:spacing w:before="0" w:after="0"/>
              <w:contextualSpacing/>
              <w:rPr>
                <w:rFonts w:ascii="Arial" w:hAnsi="Arial" w:cs="Arial"/>
                <w:color w:val="000000"/>
                <w:sz w:val="10"/>
                <w:szCs w:val="10"/>
              </w:rPr>
            </w:pPr>
          </w:p>
          <w:p w14:paraId="5B017348" w14:textId="41B5B4A8" w:rsidR="00755B81" w:rsidRDefault="00202418" w:rsidP="00133C6B">
            <w:pPr>
              <w:pStyle w:val="WW-NormalWeb1"/>
              <w:spacing w:before="0" w:after="0"/>
              <w:contextualSpacing/>
              <w:jc w:val="both"/>
              <w:rPr>
                <w:rFonts w:ascii="Arial" w:hAnsi="Arial" w:cs="Arial"/>
                <w:color w:val="000000"/>
                <w:sz w:val="18"/>
                <w:szCs w:val="18"/>
              </w:rPr>
            </w:pPr>
            <w:proofErr w:type="spellStart"/>
            <w:r>
              <w:rPr>
                <w:rFonts w:ascii="Arial" w:hAnsi="Arial" w:cs="Arial"/>
                <w:color w:val="000000"/>
                <w:sz w:val="18"/>
                <w:szCs w:val="18"/>
                <w:lang w:val="en-US"/>
              </w:rPr>
              <w:t>Yıllık</w:t>
            </w:r>
            <w:proofErr w:type="spellEnd"/>
            <w:r>
              <w:rPr>
                <w:rFonts w:ascii="Arial" w:hAnsi="Arial" w:cs="Arial"/>
                <w:color w:val="000000"/>
                <w:sz w:val="18"/>
                <w:szCs w:val="18"/>
                <w:lang w:val="en-US"/>
              </w:rPr>
              <w:t xml:space="preserve"> </w:t>
            </w:r>
            <w:proofErr w:type="spellStart"/>
            <w:r>
              <w:rPr>
                <w:rFonts w:ascii="Arial" w:hAnsi="Arial" w:cs="Arial"/>
                <w:color w:val="000000"/>
                <w:sz w:val="18"/>
                <w:szCs w:val="18"/>
                <w:lang w:val="en-US"/>
              </w:rPr>
              <w:t>k</w:t>
            </w:r>
            <w:r w:rsidR="00A321E1" w:rsidRPr="000335C5">
              <w:rPr>
                <w:rFonts w:ascii="Arial" w:hAnsi="Arial" w:cs="Arial"/>
                <w:color w:val="000000"/>
                <w:sz w:val="18"/>
                <w:szCs w:val="18"/>
                <w:lang w:val="en-US"/>
              </w:rPr>
              <w:t>üresel</w:t>
            </w:r>
            <w:proofErr w:type="spellEnd"/>
            <w:r w:rsidR="00A321E1" w:rsidRPr="000335C5">
              <w:rPr>
                <w:rFonts w:ascii="Arial" w:hAnsi="Arial" w:cs="Arial"/>
                <w:color w:val="000000"/>
                <w:sz w:val="18"/>
                <w:szCs w:val="18"/>
                <w:lang w:val="en-US"/>
              </w:rPr>
              <w:t xml:space="preserve"> </w:t>
            </w:r>
            <w:proofErr w:type="spellStart"/>
            <w:r w:rsidR="00A321E1" w:rsidRPr="000335C5">
              <w:rPr>
                <w:rFonts w:ascii="Arial" w:hAnsi="Arial" w:cs="Arial"/>
                <w:color w:val="000000"/>
                <w:sz w:val="18"/>
                <w:szCs w:val="18"/>
                <w:lang w:val="en-US"/>
              </w:rPr>
              <w:t>plastik</w:t>
            </w:r>
            <w:proofErr w:type="spellEnd"/>
            <w:r w:rsidR="00A321E1" w:rsidRPr="000335C5">
              <w:rPr>
                <w:rFonts w:ascii="Arial" w:hAnsi="Arial" w:cs="Arial"/>
                <w:color w:val="000000"/>
                <w:sz w:val="18"/>
                <w:szCs w:val="18"/>
                <w:lang w:val="en-US"/>
              </w:rPr>
              <w:t xml:space="preserve"> </w:t>
            </w:r>
            <w:proofErr w:type="spellStart"/>
            <w:r w:rsidR="00A321E1" w:rsidRPr="000335C5">
              <w:rPr>
                <w:rFonts w:ascii="Arial" w:hAnsi="Arial" w:cs="Arial"/>
                <w:color w:val="000000"/>
                <w:sz w:val="18"/>
                <w:szCs w:val="18"/>
                <w:lang w:val="en-US"/>
              </w:rPr>
              <w:t>üretiminin</w:t>
            </w:r>
            <w:proofErr w:type="spellEnd"/>
            <w:r w:rsidR="00A321E1" w:rsidRPr="000335C5">
              <w:rPr>
                <w:rFonts w:ascii="Arial" w:hAnsi="Arial" w:cs="Arial"/>
                <w:color w:val="000000"/>
                <w:sz w:val="18"/>
                <w:szCs w:val="18"/>
                <w:lang w:val="en-US"/>
              </w:rPr>
              <w:t xml:space="preserve"> 20</w:t>
            </w:r>
            <w:r w:rsidR="007656A3">
              <w:rPr>
                <w:rFonts w:ascii="Arial" w:hAnsi="Arial" w:cs="Arial"/>
                <w:color w:val="000000"/>
                <w:sz w:val="18"/>
                <w:szCs w:val="18"/>
                <w:lang w:val="en-US"/>
              </w:rPr>
              <w:t>20</w:t>
            </w:r>
            <w:r w:rsidR="00A321E1" w:rsidRPr="000335C5">
              <w:rPr>
                <w:rFonts w:ascii="Arial" w:hAnsi="Arial" w:cs="Arial"/>
                <w:color w:val="000000"/>
                <w:sz w:val="18"/>
                <w:szCs w:val="18"/>
                <w:lang w:val="en-US"/>
              </w:rPr>
              <w:t xml:space="preserve"> </w:t>
            </w:r>
            <w:proofErr w:type="spellStart"/>
            <w:r w:rsidR="00A321E1" w:rsidRPr="000335C5">
              <w:rPr>
                <w:rFonts w:ascii="Arial" w:hAnsi="Arial" w:cs="Arial"/>
                <w:color w:val="000000"/>
                <w:sz w:val="18"/>
                <w:szCs w:val="18"/>
                <w:lang w:val="en-US"/>
              </w:rPr>
              <w:t>yılında</w:t>
            </w:r>
            <w:proofErr w:type="spellEnd"/>
            <w:r w:rsidR="00A321E1" w:rsidRPr="000335C5">
              <w:rPr>
                <w:rFonts w:ascii="Arial" w:hAnsi="Arial" w:cs="Arial"/>
                <w:color w:val="000000"/>
                <w:sz w:val="18"/>
                <w:szCs w:val="18"/>
                <w:lang w:val="en-US"/>
              </w:rPr>
              <w:t xml:space="preserve"> 36</w:t>
            </w:r>
            <w:r w:rsidR="007656A3">
              <w:rPr>
                <w:rFonts w:ascii="Arial" w:hAnsi="Arial" w:cs="Arial"/>
                <w:color w:val="000000"/>
                <w:sz w:val="18"/>
                <w:szCs w:val="18"/>
                <w:lang w:val="en-US"/>
              </w:rPr>
              <w:t>7</w:t>
            </w:r>
            <w:r w:rsidR="00A321E1" w:rsidRPr="000335C5">
              <w:rPr>
                <w:rFonts w:ascii="Arial" w:hAnsi="Arial" w:cs="Arial"/>
                <w:color w:val="000000"/>
                <w:sz w:val="18"/>
                <w:szCs w:val="18"/>
                <w:lang w:val="en-US"/>
              </w:rPr>
              <w:t xml:space="preserve"> </w:t>
            </w:r>
            <w:proofErr w:type="spellStart"/>
            <w:r w:rsidR="00A321E1" w:rsidRPr="000335C5">
              <w:rPr>
                <w:rFonts w:ascii="Arial" w:hAnsi="Arial" w:cs="Arial"/>
                <w:color w:val="000000"/>
                <w:sz w:val="18"/>
                <w:szCs w:val="18"/>
                <w:lang w:val="en-US"/>
              </w:rPr>
              <w:t>milyon</w:t>
            </w:r>
            <w:proofErr w:type="spellEnd"/>
            <w:r w:rsidR="00A321E1" w:rsidRPr="000335C5">
              <w:rPr>
                <w:rFonts w:ascii="Arial" w:hAnsi="Arial" w:cs="Arial"/>
                <w:color w:val="000000"/>
                <w:sz w:val="18"/>
                <w:szCs w:val="18"/>
                <w:lang w:val="en-US"/>
              </w:rPr>
              <w:t xml:space="preserve"> </w:t>
            </w:r>
            <w:proofErr w:type="spellStart"/>
            <w:r w:rsidR="00A321E1" w:rsidRPr="000335C5">
              <w:rPr>
                <w:rFonts w:ascii="Arial" w:hAnsi="Arial" w:cs="Arial"/>
                <w:color w:val="000000"/>
                <w:sz w:val="18"/>
                <w:szCs w:val="18"/>
                <w:lang w:val="en-US"/>
              </w:rPr>
              <w:t>tona</w:t>
            </w:r>
            <w:proofErr w:type="spellEnd"/>
            <w:r w:rsidR="00A321E1" w:rsidRPr="000335C5">
              <w:rPr>
                <w:rFonts w:ascii="Arial" w:hAnsi="Arial" w:cs="Arial"/>
                <w:color w:val="000000"/>
                <w:sz w:val="18"/>
                <w:szCs w:val="18"/>
                <w:lang w:val="en-US"/>
              </w:rPr>
              <w:t xml:space="preserve"> </w:t>
            </w:r>
            <w:proofErr w:type="spellStart"/>
            <w:r w:rsidR="00A321E1" w:rsidRPr="000335C5">
              <w:rPr>
                <w:rFonts w:ascii="Arial" w:hAnsi="Arial" w:cs="Arial"/>
                <w:color w:val="000000"/>
                <w:sz w:val="18"/>
                <w:szCs w:val="18"/>
                <w:lang w:val="en-US"/>
              </w:rPr>
              <w:t>ulaştığı</w:t>
            </w:r>
            <w:proofErr w:type="spellEnd"/>
            <w:r w:rsidR="00A321E1" w:rsidRPr="000335C5">
              <w:rPr>
                <w:rFonts w:ascii="Arial" w:hAnsi="Arial" w:cs="Arial"/>
                <w:color w:val="000000"/>
                <w:sz w:val="18"/>
                <w:szCs w:val="18"/>
                <w:lang w:val="en-US"/>
              </w:rPr>
              <w:t xml:space="preserve"> </w:t>
            </w:r>
            <w:proofErr w:type="spellStart"/>
            <w:r w:rsidR="00A321E1" w:rsidRPr="000335C5">
              <w:rPr>
                <w:rFonts w:ascii="Arial" w:hAnsi="Arial" w:cs="Arial"/>
                <w:color w:val="000000"/>
                <w:sz w:val="18"/>
                <w:szCs w:val="18"/>
                <w:lang w:val="en-US"/>
              </w:rPr>
              <w:t>bildirilmiştir</w:t>
            </w:r>
            <w:proofErr w:type="spellEnd"/>
            <w:r>
              <w:rPr>
                <w:rFonts w:ascii="Arial" w:hAnsi="Arial" w:cs="Arial"/>
                <w:color w:val="000000"/>
                <w:sz w:val="18"/>
                <w:szCs w:val="18"/>
                <w:lang w:val="en-US"/>
              </w:rPr>
              <w:t xml:space="preserve"> (Plastics Europe, 2021)</w:t>
            </w:r>
            <w:r w:rsidR="009142EF" w:rsidRPr="000335C5">
              <w:rPr>
                <w:rFonts w:ascii="Arial" w:hAnsi="Arial" w:cs="Arial"/>
                <w:color w:val="000000"/>
                <w:sz w:val="18"/>
                <w:szCs w:val="18"/>
                <w:lang w:val="en-US"/>
              </w:rPr>
              <w:t xml:space="preserve">. </w:t>
            </w:r>
            <w:r w:rsidR="009142EF" w:rsidRPr="000335C5">
              <w:rPr>
                <w:rFonts w:ascii="Arial" w:hAnsi="Arial" w:cs="Arial"/>
                <w:color w:val="000000"/>
                <w:sz w:val="18"/>
                <w:szCs w:val="18"/>
              </w:rPr>
              <w:t>Plastik ürünlerin yaşam döngüsü üründen ürüne farklılık göstermekte</w:t>
            </w:r>
            <w:r>
              <w:rPr>
                <w:rFonts w:ascii="Arial" w:hAnsi="Arial" w:cs="Arial"/>
                <w:color w:val="000000"/>
                <w:sz w:val="18"/>
                <w:szCs w:val="18"/>
              </w:rPr>
              <w:t xml:space="preserve"> olup b</w:t>
            </w:r>
            <w:r w:rsidR="009142EF" w:rsidRPr="000335C5">
              <w:rPr>
                <w:rFonts w:ascii="Arial" w:hAnsi="Arial" w:cs="Arial"/>
                <w:color w:val="000000"/>
                <w:sz w:val="18"/>
                <w:szCs w:val="18"/>
              </w:rPr>
              <w:t>azıları kendi</w:t>
            </w:r>
            <w:r>
              <w:rPr>
                <w:rFonts w:ascii="Arial" w:hAnsi="Arial" w:cs="Arial"/>
                <w:color w:val="000000"/>
                <w:sz w:val="18"/>
                <w:szCs w:val="18"/>
              </w:rPr>
              <w:t>si</w:t>
            </w:r>
            <w:r w:rsidR="009142EF" w:rsidRPr="000335C5">
              <w:rPr>
                <w:rFonts w:ascii="Arial" w:hAnsi="Arial" w:cs="Arial"/>
                <w:color w:val="000000"/>
                <w:sz w:val="18"/>
                <w:szCs w:val="18"/>
              </w:rPr>
              <w:t xml:space="preserve"> bir ürün</w:t>
            </w:r>
            <w:r w:rsidR="00811C87">
              <w:rPr>
                <w:rFonts w:ascii="Arial" w:hAnsi="Arial" w:cs="Arial"/>
                <w:color w:val="000000"/>
                <w:sz w:val="18"/>
                <w:szCs w:val="18"/>
              </w:rPr>
              <w:t xml:space="preserve"> iken</w:t>
            </w:r>
            <w:r w:rsidR="009142EF" w:rsidRPr="000335C5">
              <w:rPr>
                <w:rFonts w:ascii="Arial" w:hAnsi="Arial" w:cs="Arial"/>
                <w:color w:val="000000"/>
                <w:sz w:val="18"/>
                <w:szCs w:val="18"/>
              </w:rPr>
              <w:t xml:space="preserve"> (plastik şişe gibi) bazıları </w:t>
            </w:r>
            <w:r>
              <w:rPr>
                <w:rFonts w:ascii="Arial" w:hAnsi="Arial" w:cs="Arial"/>
                <w:color w:val="000000"/>
                <w:sz w:val="18"/>
                <w:szCs w:val="18"/>
              </w:rPr>
              <w:t xml:space="preserve">ise </w:t>
            </w:r>
            <w:r w:rsidR="009142EF" w:rsidRPr="000335C5">
              <w:rPr>
                <w:rFonts w:ascii="Arial" w:hAnsi="Arial" w:cs="Arial"/>
                <w:color w:val="000000"/>
                <w:sz w:val="18"/>
                <w:szCs w:val="18"/>
              </w:rPr>
              <w:t>ürününün parçalarıdır (elektronik cihazların parçaları, bina malzemesi gibi). Tüm bu ürünler, ekonomik ömürlerini tamamladıklarında atık haline gelmektedir. Ancak bazı plastik ürünlerin ömrünün bir yıldan az, bazılarının 15 yıldan fazla, bazılarının ise 50 yıl ve üzeri kullanım ömrü olması nedeniyle, toplanan plastik atık miktarı ile plastik talebi doğrudan ilişkili değildir. Burada esas sorun t</w:t>
            </w:r>
            <w:r w:rsidR="00CE599E" w:rsidRPr="000335C5">
              <w:rPr>
                <w:rFonts w:ascii="Arial" w:hAnsi="Arial" w:cs="Arial"/>
                <w:color w:val="000000"/>
                <w:sz w:val="18"/>
                <w:szCs w:val="18"/>
              </w:rPr>
              <w:t>oplanan plastik atıkların nasıl değerlen</w:t>
            </w:r>
            <w:r w:rsidR="009142EF" w:rsidRPr="000335C5">
              <w:rPr>
                <w:rFonts w:ascii="Arial" w:hAnsi="Arial" w:cs="Arial"/>
                <w:color w:val="000000"/>
                <w:sz w:val="18"/>
                <w:szCs w:val="18"/>
              </w:rPr>
              <w:t>dir</w:t>
            </w:r>
            <w:r w:rsidR="00CE599E" w:rsidRPr="000335C5">
              <w:rPr>
                <w:rFonts w:ascii="Arial" w:hAnsi="Arial" w:cs="Arial"/>
                <w:color w:val="000000"/>
                <w:sz w:val="18"/>
                <w:szCs w:val="18"/>
              </w:rPr>
              <w:t>i</w:t>
            </w:r>
            <w:r w:rsidR="009142EF" w:rsidRPr="000335C5">
              <w:rPr>
                <w:rFonts w:ascii="Arial" w:hAnsi="Arial" w:cs="Arial"/>
                <w:color w:val="000000"/>
                <w:sz w:val="18"/>
                <w:szCs w:val="18"/>
              </w:rPr>
              <w:t xml:space="preserve">leceği, depolanacağı ya da yok edileceği noktasında oluşmaktadır. </w:t>
            </w:r>
            <w:r w:rsidR="00CE599E" w:rsidRPr="000335C5">
              <w:rPr>
                <w:rFonts w:ascii="Arial" w:hAnsi="Arial" w:cs="Arial"/>
                <w:color w:val="000000"/>
                <w:sz w:val="18"/>
                <w:szCs w:val="18"/>
              </w:rPr>
              <w:t>Örnek verilecek olurs</w:t>
            </w:r>
            <w:r w:rsidR="00755B81" w:rsidRPr="000335C5">
              <w:rPr>
                <w:rFonts w:ascii="Arial" w:hAnsi="Arial" w:cs="Arial"/>
                <w:color w:val="000000"/>
                <w:sz w:val="18"/>
                <w:szCs w:val="18"/>
              </w:rPr>
              <w:t>a</w:t>
            </w:r>
            <w:r w:rsidR="00CE599E" w:rsidRPr="000335C5">
              <w:rPr>
                <w:rFonts w:ascii="Arial" w:hAnsi="Arial" w:cs="Arial"/>
                <w:color w:val="000000"/>
                <w:sz w:val="18"/>
                <w:szCs w:val="18"/>
              </w:rPr>
              <w:t xml:space="preserve">, Avrupa genelinde </w:t>
            </w:r>
            <w:r w:rsidR="009142EF" w:rsidRPr="000335C5">
              <w:rPr>
                <w:rFonts w:ascii="Arial" w:hAnsi="Arial" w:cs="Arial"/>
                <w:color w:val="000000"/>
                <w:sz w:val="18"/>
                <w:szCs w:val="18"/>
              </w:rPr>
              <w:t xml:space="preserve">2006 yılından </w:t>
            </w:r>
            <w:r>
              <w:rPr>
                <w:rFonts w:ascii="Arial" w:hAnsi="Arial" w:cs="Arial"/>
                <w:color w:val="000000"/>
                <w:sz w:val="18"/>
                <w:szCs w:val="18"/>
              </w:rPr>
              <w:t xml:space="preserve">günümüze </w:t>
            </w:r>
            <w:r w:rsidR="009142EF" w:rsidRPr="000335C5">
              <w:rPr>
                <w:rFonts w:ascii="Arial" w:hAnsi="Arial" w:cs="Arial"/>
                <w:color w:val="000000"/>
                <w:sz w:val="18"/>
                <w:szCs w:val="18"/>
              </w:rPr>
              <w:t>geri dönüşüme gönderilen plastik atık miktarı iki</w:t>
            </w:r>
            <w:r w:rsidR="00811C87">
              <w:rPr>
                <w:rFonts w:ascii="Arial" w:hAnsi="Arial" w:cs="Arial"/>
                <w:color w:val="000000"/>
                <w:sz w:val="18"/>
                <w:szCs w:val="18"/>
              </w:rPr>
              <w:t xml:space="preserve"> katına </w:t>
            </w:r>
            <w:r w:rsidR="009142EF" w:rsidRPr="000335C5">
              <w:rPr>
                <w:rFonts w:ascii="Arial" w:hAnsi="Arial" w:cs="Arial"/>
                <w:color w:val="000000"/>
                <w:sz w:val="18"/>
                <w:szCs w:val="18"/>
              </w:rPr>
              <w:t xml:space="preserve">katlanmasına rağmen, 2018 yılında toplanan atıkların </w:t>
            </w:r>
            <w:r w:rsidR="00A35ECF">
              <w:rPr>
                <w:rFonts w:ascii="Arial" w:hAnsi="Arial" w:cs="Arial"/>
                <w:color w:val="000000"/>
                <w:sz w:val="18"/>
                <w:szCs w:val="18"/>
              </w:rPr>
              <w:t>hala</w:t>
            </w:r>
            <w:r w:rsidR="00050130">
              <w:rPr>
                <w:rFonts w:ascii="Arial" w:hAnsi="Arial" w:cs="Arial"/>
                <w:color w:val="000000"/>
                <w:sz w:val="18"/>
                <w:szCs w:val="18"/>
              </w:rPr>
              <w:t xml:space="preserve"> </w:t>
            </w:r>
            <w:r w:rsidR="009142EF" w:rsidRPr="000335C5">
              <w:rPr>
                <w:rFonts w:ascii="Arial" w:hAnsi="Arial" w:cs="Arial"/>
                <w:color w:val="000000"/>
                <w:sz w:val="18"/>
                <w:szCs w:val="18"/>
              </w:rPr>
              <w:t>%2</w:t>
            </w:r>
            <w:r w:rsidR="00B70595">
              <w:rPr>
                <w:rFonts w:ascii="Arial" w:hAnsi="Arial" w:cs="Arial"/>
                <w:color w:val="000000"/>
                <w:sz w:val="18"/>
                <w:szCs w:val="18"/>
              </w:rPr>
              <w:t>3</w:t>
            </w:r>
            <w:r w:rsidR="009142EF" w:rsidRPr="000335C5">
              <w:rPr>
                <w:rFonts w:ascii="Arial" w:hAnsi="Arial" w:cs="Arial"/>
                <w:color w:val="000000"/>
                <w:sz w:val="18"/>
                <w:szCs w:val="18"/>
              </w:rPr>
              <w:t>'</w:t>
            </w:r>
            <w:r w:rsidR="00B70595">
              <w:rPr>
                <w:rFonts w:ascii="Arial" w:hAnsi="Arial" w:cs="Arial"/>
                <w:color w:val="000000"/>
                <w:sz w:val="18"/>
                <w:szCs w:val="18"/>
              </w:rPr>
              <w:t>ünden fazlasının</w:t>
            </w:r>
            <w:r w:rsidR="009142EF" w:rsidRPr="000335C5">
              <w:rPr>
                <w:rFonts w:ascii="Arial" w:hAnsi="Arial" w:cs="Arial"/>
                <w:color w:val="000000"/>
                <w:sz w:val="18"/>
                <w:szCs w:val="18"/>
              </w:rPr>
              <w:t xml:space="preserve"> </w:t>
            </w:r>
            <w:r w:rsidR="00755B81" w:rsidRPr="000335C5">
              <w:rPr>
                <w:rFonts w:ascii="Arial" w:hAnsi="Arial" w:cs="Arial"/>
                <w:color w:val="000000"/>
                <w:sz w:val="18"/>
                <w:szCs w:val="18"/>
              </w:rPr>
              <w:t>çöp sahalarına</w:t>
            </w:r>
            <w:r w:rsidR="009142EF" w:rsidRPr="000335C5">
              <w:rPr>
                <w:rFonts w:ascii="Arial" w:hAnsi="Arial" w:cs="Arial"/>
                <w:color w:val="000000"/>
                <w:sz w:val="18"/>
                <w:szCs w:val="18"/>
              </w:rPr>
              <w:t xml:space="preserve"> gönderildiği bil</w:t>
            </w:r>
            <w:r w:rsidR="00755B81" w:rsidRPr="000335C5">
              <w:rPr>
                <w:rFonts w:ascii="Arial" w:hAnsi="Arial" w:cs="Arial"/>
                <w:color w:val="000000"/>
                <w:sz w:val="18"/>
                <w:szCs w:val="18"/>
              </w:rPr>
              <w:t>i</w:t>
            </w:r>
            <w:r w:rsidR="00893157" w:rsidRPr="000335C5">
              <w:rPr>
                <w:rFonts w:ascii="Arial" w:hAnsi="Arial" w:cs="Arial"/>
                <w:color w:val="000000"/>
                <w:sz w:val="18"/>
                <w:szCs w:val="18"/>
              </w:rPr>
              <w:t xml:space="preserve">nmektedir </w:t>
            </w:r>
            <w:r w:rsidR="00110E47" w:rsidRPr="000335C5">
              <w:rPr>
                <w:rFonts w:ascii="Arial" w:hAnsi="Arial" w:cs="Arial"/>
                <w:color w:val="000000"/>
                <w:sz w:val="18"/>
                <w:szCs w:val="18"/>
              </w:rPr>
              <w:t>(</w:t>
            </w:r>
            <w:proofErr w:type="spellStart"/>
            <w:r w:rsidR="00110E47" w:rsidRPr="000335C5">
              <w:rPr>
                <w:rFonts w:ascii="Arial" w:hAnsi="Arial" w:cs="Arial"/>
                <w:color w:val="000000"/>
                <w:sz w:val="18"/>
                <w:szCs w:val="18"/>
              </w:rPr>
              <w:t>Plastics</w:t>
            </w:r>
            <w:proofErr w:type="spellEnd"/>
            <w:r w:rsidR="00110E47" w:rsidRPr="000335C5">
              <w:rPr>
                <w:rFonts w:ascii="Arial" w:hAnsi="Arial" w:cs="Arial"/>
                <w:color w:val="000000"/>
                <w:sz w:val="18"/>
                <w:szCs w:val="18"/>
              </w:rPr>
              <w:t xml:space="preserve"> Europe</w:t>
            </w:r>
            <w:r w:rsidR="00E33525">
              <w:rPr>
                <w:rFonts w:ascii="Arial" w:hAnsi="Arial" w:cs="Arial"/>
                <w:color w:val="000000"/>
                <w:sz w:val="18"/>
                <w:szCs w:val="18"/>
              </w:rPr>
              <w:t>, 20</w:t>
            </w:r>
            <w:r w:rsidR="007656A3">
              <w:rPr>
                <w:rFonts w:ascii="Arial" w:hAnsi="Arial" w:cs="Arial"/>
                <w:color w:val="000000"/>
                <w:sz w:val="18"/>
                <w:szCs w:val="18"/>
              </w:rPr>
              <w:t>21</w:t>
            </w:r>
            <w:r w:rsidR="00110E47" w:rsidRPr="000335C5">
              <w:rPr>
                <w:rFonts w:ascii="Arial" w:hAnsi="Arial" w:cs="Arial"/>
                <w:color w:val="000000"/>
                <w:sz w:val="18"/>
                <w:szCs w:val="18"/>
              </w:rPr>
              <w:t>)</w:t>
            </w:r>
            <w:r w:rsidR="00275F67" w:rsidRPr="000335C5">
              <w:rPr>
                <w:rFonts w:ascii="Arial" w:hAnsi="Arial" w:cs="Arial"/>
                <w:color w:val="000000"/>
                <w:sz w:val="18"/>
                <w:szCs w:val="18"/>
              </w:rPr>
              <w:t>.</w:t>
            </w:r>
            <w:r w:rsidR="00007EA2" w:rsidRPr="000335C5">
              <w:rPr>
                <w:rFonts w:ascii="Arial" w:hAnsi="Arial" w:cs="Arial"/>
                <w:color w:val="000000"/>
                <w:sz w:val="18"/>
                <w:szCs w:val="18"/>
              </w:rPr>
              <w:t xml:space="preserve"> </w:t>
            </w:r>
            <w:r w:rsidR="00B70595" w:rsidRPr="00B70595">
              <w:rPr>
                <w:rFonts w:ascii="Arial" w:hAnsi="Arial" w:cs="Arial"/>
                <w:color w:val="000000"/>
                <w:sz w:val="18"/>
                <w:szCs w:val="18"/>
                <w:lang w:val="en-US"/>
              </w:rPr>
              <w:t xml:space="preserve">Bu </w:t>
            </w:r>
            <w:proofErr w:type="spellStart"/>
            <w:r w:rsidR="00B70595" w:rsidRPr="00B70595">
              <w:rPr>
                <w:rFonts w:ascii="Arial" w:hAnsi="Arial" w:cs="Arial"/>
                <w:color w:val="000000"/>
                <w:sz w:val="18"/>
                <w:szCs w:val="18"/>
                <w:lang w:val="en-US"/>
              </w:rPr>
              <w:t>oran</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dikkate</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alındığında</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plastik</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atıklar</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pek</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çok</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açıdan</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çeşitli</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problemlerin</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ortay</w:t>
            </w:r>
            <w:r w:rsidR="00556C16">
              <w:rPr>
                <w:rFonts w:ascii="Arial" w:hAnsi="Arial" w:cs="Arial"/>
                <w:color w:val="000000"/>
                <w:sz w:val="18"/>
                <w:szCs w:val="18"/>
                <w:lang w:val="en-US"/>
              </w:rPr>
              <w:t>a</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çıkmasına</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sebep</w:t>
            </w:r>
            <w:proofErr w:type="spellEnd"/>
            <w:r w:rsidR="00B70595" w:rsidRPr="00B70595">
              <w:rPr>
                <w:rFonts w:ascii="Arial" w:hAnsi="Arial" w:cs="Arial"/>
                <w:color w:val="000000"/>
                <w:sz w:val="18"/>
                <w:szCs w:val="18"/>
                <w:lang w:val="en-US"/>
              </w:rPr>
              <w:t xml:space="preserve"> </w:t>
            </w:r>
            <w:proofErr w:type="spellStart"/>
            <w:r w:rsidR="00B70595" w:rsidRPr="00B70595">
              <w:rPr>
                <w:rFonts w:ascii="Arial" w:hAnsi="Arial" w:cs="Arial"/>
                <w:color w:val="000000"/>
                <w:sz w:val="18"/>
                <w:szCs w:val="18"/>
                <w:lang w:val="en-US"/>
              </w:rPr>
              <w:t>olmaktadır</w:t>
            </w:r>
            <w:proofErr w:type="spellEnd"/>
            <w:r w:rsidR="00B70595" w:rsidRPr="00B70595">
              <w:rPr>
                <w:rFonts w:ascii="Arial" w:hAnsi="Arial" w:cs="Arial"/>
                <w:color w:val="000000"/>
                <w:sz w:val="18"/>
                <w:szCs w:val="18"/>
                <w:lang w:val="en-US"/>
              </w:rPr>
              <w:t xml:space="preserve">. </w:t>
            </w:r>
            <w:r w:rsidR="00556C16" w:rsidRPr="00133C6B">
              <w:rPr>
                <w:rFonts w:ascii="Arial" w:hAnsi="Arial" w:cs="Arial"/>
                <w:b/>
                <w:color w:val="000000"/>
                <w:sz w:val="18"/>
                <w:szCs w:val="18"/>
                <w:lang w:val="en-US"/>
              </w:rPr>
              <w:t>P</w:t>
            </w:r>
            <w:r w:rsidR="006A6A87" w:rsidRPr="00133C6B">
              <w:rPr>
                <w:rFonts w:ascii="Arial" w:hAnsi="Arial" w:cs="Arial"/>
                <w:b/>
                <w:color w:val="000000"/>
                <w:sz w:val="18"/>
                <w:szCs w:val="18"/>
              </w:rPr>
              <w:t>lastik atıklar</w:t>
            </w:r>
            <w:r w:rsidR="00556C16" w:rsidRPr="00133C6B">
              <w:rPr>
                <w:rFonts w:ascii="Arial" w:hAnsi="Arial" w:cs="Arial"/>
                <w:b/>
                <w:color w:val="000000"/>
                <w:sz w:val="18"/>
                <w:szCs w:val="18"/>
              </w:rPr>
              <w:t>, özellikle,</w:t>
            </w:r>
            <w:r w:rsidR="00755B81" w:rsidRPr="00133C6B">
              <w:rPr>
                <w:rFonts w:ascii="Arial" w:hAnsi="Arial" w:cs="Arial"/>
                <w:b/>
                <w:color w:val="000000"/>
                <w:sz w:val="18"/>
                <w:szCs w:val="18"/>
              </w:rPr>
              <w:t xml:space="preserve"> su ekosistemleri için ciddi bir tehdit oluşturmaktadır.</w:t>
            </w:r>
            <w:r w:rsidR="00755B81" w:rsidRPr="000335C5">
              <w:rPr>
                <w:rFonts w:ascii="Arial" w:hAnsi="Arial" w:cs="Arial"/>
                <w:color w:val="000000"/>
                <w:sz w:val="18"/>
                <w:szCs w:val="18"/>
              </w:rPr>
              <w:t xml:space="preserve"> </w:t>
            </w:r>
            <w:r w:rsidR="00755B81" w:rsidRPr="00133C6B">
              <w:rPr>
                <w:rFonts w:ascii="Arial" w:hAnsi="Arial" w:cs="Arial"/>
                <w:b/>
                <w:color w:val="000000"/>
                <w:sz w:val="18"/>
                <w:szCs w:val="18"/>
              </w:rPr>
              <w:t>Geniş ölçekli kullanımları, yetersiz geri</w:t>
            </w:r>
            <w:r w:rsidR="00320666" w:rsidRPr="00133C6B">
              <w:rPr>
                <w:rFonts w:ascii="Arial" w:hAnsi="Arial" w:cs="Arial"/>
                <w:b/>
                <w:color w:val="000000"/>
                <w:sz w:val="18"/>
                <w:szCs w:val="18"/>
              </w:rPr>
              <w:t xml:space="preserve"> </w:t>
            </w:r>
            <w:r w:rsidR="00755B81" w:rsidRPr="00133C6B">
              <w:rPr>
                <w:rFonts w:ascii="Arial" w:hAnsi="Arial" w:cs="Arial"/>
                <w:b/>
                <w:color w:val="000000"/>
                <w:sz w:val="18"/>
                <w:szCs w:val="18"/>
              </w:rPr>
              <w:t xml:space="preserve">dönüşümü, uygunsuz </w:t>
            </w:r>
            <w:r w:rsidR="00BB35B3" w:rsidRPr="00133C6B">
              <w:rPr>
                <w:rFonts w:ascii="Arial" w:hAnsi="Arial" w:cs="Arial"/>
                <w:b/>
                <w:color w:val="000000"/>
                <w:sz w:val="18"/>
                <w:szCs w:val="18"/>
              </w:rPr>
              <w:t>depolanmasına kalıcı doğaları da eklenince</w:t>
            </w:r>
            <w:r w:rsidR="00755B81" w:rsidRPr="00133C6B">
              <w:rPr>
                <w:rFonts w:ascii="Arial" w:hAnsi="Arial" w:cs="Arial"/>
                <w:b/>
                <w:color w:val="000000"/>
                <w:sz w:val="18"/>
                <w:szCs w:val="18"/>
              </w:rPr>
              <w:t xml:space="preserve">, dünya çapında </w:t>
            </w:r>
            <w:r w:rsidR="00BB35B3" w:rsidRPr="00133C6B">
              <w:rPr>
                <w:rFonts w:ascii="Arial" w:hAnsi="Arial" w:cs="Arial"/>
                <w:b/>
                <w:color w:val="000000"/>
                <w:sz w:val="18"/>
                <w:szCs w:val="18"/>
              </w:rPr>
              <w:t>sucul ortamlarda plastik kirliği önemli bir çevresel sorun olarak ortaya çıkmaktadır</w:t>
            </w:r>
            <w:r w:rsidR="00755B81" w:rsidRPr="00133C6B">
              <w:rPr>
                <w:rFonts w:ascii="Arial" w:hAnsi="Arial" w:cs="Arial"/>
                <w:b/>
                <w:color w:val="000000"/>
                <w:sz w:val="18"/>
                <w:szCs w:val="18"/>
              </w:rPr>
              <w:t>.</w:t>
            </w:r>
            <w:r w:rsidR="00755B81" w:rsidRPr="000335C5">
              <w:rPr>
                <w:rFonts w:ascii="Arial" w:hAnsi="Arial" w:cs="Arial"/>
                <w:color w:val="000000"/>
                <w:sz w:val="18"/>
                <w:szCs w:val="18"/>
              </w:rPr>
              <w:t xml:space="preserve"> </w:t>
            </w:r>
            <w:r w:rsidR="003A31CA" w:rsidRPr="000335C5">
              <w:rPr>
                <w:rFonts w:ascii="Arial" w:hAnsi="Arial" w:cs="Arial"/>
                <w:color w:val="000000"/>
                <w:sz w:val="18"/>
                <w:szCs w:val="18"/>
              </w:rPr>
              <w:t>Örnek verilecek olursa</w:t>
            </w:r>
            <w:r w:rsidR="00BB35B3" w:rsidRPr="000335C5">
              <w:rPr>
                <w:rFonts w:ascii="Arial" w:hAnsi="Arial" w:cs="Arial"/>
                <w:color w:val="000000"/>
                <w:sz w:val="18"/>
                <w:szCs w:val="18"/>
              </w:rPr>
              <w:t>, h</w:t>
            </w:r>
            <w:r w:rsidR="00755B81" w:rsidRPr="000335C5">
              <w:rPr>
                <w:rFonts w:ascii="Arial" w:hAnsi="Arial" w:cs="Arial"/>
                <w:color w:val="000000"/>
                <w:sz w:val="18"/>
                <w:szCs w:val="18"/>
              </w:rPr>
              <w:t xml:space="preserve">er yıl dünya okyanuslarına ortalama 5 ila 13 milyon ton plastik atığın girdiği ve 2050 yılına kadar </w:t>
            </w:r>
            <w:r w:rsidR="003E412B" w:rsidRPr="000335C5">
              <w:rPr>
                <w:rFonts w:ascii="Arial" w:hAnsi="Arial" w:cs="Arial"/>
                <w:color w:val="000000"/>
                <w:sz w:val="18"/>
                <w:szCs w:val="18"/>
              </w:rPr>
              <w:t>okyanus</w:t>
            </w:r>
            <w:r w:rsidR="00755B81" w:rsidRPr="000335C5">
              <w:rPr>
                <w:rFonts w:ascii="Arial" w:hAnsi="Arial" w:cs="Arial"/>
                <w:color w:val="000000"/>
                <w:sz w:val="18"/>
                <w:szCs w:val="18"/>
              </w:rPr>
              <w:t xml:space="preserve"> plastiklerinin ağırlığının balıklarınkini geçeceği tahmin </w:t>
            </w:r>
            <w:r w:rsidR="00BB35B3" w:rsidRPr="000335C5">
              <w:rPr>
                <w:rFonts w:ascii="Arial" w:hAnsi="Arial" w:cs="Arial"/>
                <w:color w:val="000000"/>
                <w:sz w:val="18"/>
                <w:szCs w:val="18"/>
              </w:rPr>
              <w:t>edilmektedir</w:t>
            </w:r>
            <w:r w:rsidR="00755B81" w:rsidRPr="000335C5">
              <w:rPr>
                <w:rFonts w:ascii="Arial" w:hAnsi="Arial" w:cs="Arial"/>
                <w:color w:val="000000"/>
                <w:sz w:val="18"/>
                <w:szCs w:val="18"/>
              </w:rPr>
              <w:t xml:space="preserve"> (</w:t>
            </w:r>
            <w:proofErr w:type="spellStart"/>
            <w:r w:rsidR="00755B81" w:rsidRPr="000335C5">
              <w:rPr>
                <w:rFonts w:ascii="Arial" w:hAnsi="Arial" w:cs="Arial"/>
                <w:color w:val="000000"/>
                <w:sz w:val="18"/>
                <w:szCs w:val="18"/>
              </w:rPr>
              <w:t>Elizalde-Velázquez</w:t>
            </w:r>
            <w:proofErr w:type="spellEnd"/>
            <w:r w:rsidR="00755B81" w:rsidRPr="000335C5">
              <w:rPr>
                <w:rFonts w:ascii="Arial" w:hAnsi="Arial" w:cs="Arial"/>
                <w:color w:val="000000"/>
                <w:sz w:val="18"/>
                <w:szCs w:val="18"/>
              </w:rPr>
              <w:t xml:space="preserve"> ve </w:t>
            </w:r>
            <w:proofErr w:type="spellStart"/>
            <w:r w:rsidR="00755B81" w:rsidRPr="000335C5">
              <w:rPr>
                <w:rFonts w:ascii="Arial" w:hAnsi="Arial" w:cs="Arial"/>
                <w:color w:val="000000"/>
                <w:sz w:val="18"/>
                <w:szCs w:val="18"/>
              </w:rPr>
              <w:t>Gómez-Oliván</w:t>
            </w:r>
            <w:proofErr w:type="spellEnd"/>
            <w:r w:rsidR="00755B81" w:rsidRPr="000335C5">
              <w:rPr>
                <w:rFonts w:ascii="Arial" w:hAnsi="Arial" w:cs="Arial"/>
                <w:color w:val="000000"/>
                <w:sz w:val="18"/>
                <w:szCs w:val="18"/>
              </w:rPr>
              <w:t>, 2021)</w:t>
            </w:r>
            <w:r w:rsidR="00BB348C" w:rsidRPr="000335C5">
              <w:rPr>
                <w:rFonts w:ascii="Arial" w:hAnsi="Arial" w:cs="Arial"/>
                <w:color w:val="000000"/>
                <w:sz w:val="18"/>
                <w:szCs w:val="18"/>
              </w:rPr>
              <w:t>.</w:t>
            </w:r>
            <w:r w:rsidR="00C714AF" w:rsidRPr="000335C5">
              <w:rPr>
                <w:rFonts w:ascii="Arial" w:hAnsi="Arial" w:cs="Arial"/>
                <w:color w:val="000000"/>
                <w:sz w:val="18"/>
                <w:szCs w:val="18"/>
              </w:rPr>
              <w:t xml:space="preserve"> Okyanuslardaki plastiğin yaklaşık %80'inin kara kökenli kaynaklardan veya </w:t>
            </w:r>
            <w:r w:rsidR="00E33525">
              <w:rPr>
                <w:rFonts w:ascii="Arial" w:hAnsi="Arial" w:cs="Arial"/>
                <w:color w:val="000000"/>
                <w:sz w:val="18"/>
                <w:szCs w:val="18"/>
              </w:rPr>
              <w:t>kumsallar</w:t>
            </w:r>
            <w:r w:rsidR="00C714AF" w:rsidRPr="000335C5">
              <w:rPr>
                <w:rFonts w:ascii="Arial" w:hAnsi="Arial" w:cs="Arial"/>
                <w:color w:val="000000"/>
                <w:sz w:val="18"/>
                <w:szCs w:val="18"/>
              </w:rPr>
              <w:t>, nehirler, yağmur suyu akışı, su ürünleri yetiştiriciliği ve balıkçılık, deniz taşımacılığı ve atmosferik çıkış içeren giriş noktalarından geldiği tahmin edilmektedir</w:t>
            </w:r>
            <w:r w:rsidR="00A27FE1">
              <w:rPr>
                <w:rFonts w:ascii="Arial" w:hAnsi="Arial" w:cs="Arial"/>
                <w:color w:val="000000"/>
                <w:sz w:val="18"/>
                <w:szCs w:val="18"/>
              </w:rPr>
              <w:t>.</w:t>
            </w:r>
            <w:r w:rsidR="00C714AF" w:rsidRPr="000335C5">
              <w:rPr>
                <w:rFonts w:ascii="Arial" w:hAnsi="Arial" w:cs="Arial"/>
                <w:color w:val="000000"/>
                <w:sz w:val="18"/>
                <w:szCs w:val="18"/>
              </w:rPr>
              <w:t xml:space="preserve"> Deniz ortam</w:t>
            </w:r>
            <w:r w:rsidR="00320666">
              <w:rPr>
                <w:rFonts w:ascii="Arial" w:hAnsi="Arial" w:cs="Arial"/>
                <w:color w:val="000000"/>
                <w:sz w:val="18"/>
                <w:szCs w:val="18"/>
              </w:rPr>
              <w:t>ın</w:t>
            </w:r>
            <w:r w:rsidR="00C714AF" w:rsidRPr="000335C5">
              <w:rPr>
                <w:rFonts w:ascii="Arial" w:hAnsi="Arial" w:cs="Arial"/>
                <w:color w:val="000000"/>
                <w:sz w:val="18"/>
                <w:szCs w:val="18"/>
              </w:rPr>
              <w:t xml:space="preserve">a giren </w:t>
            </w:r>
            <w:proofErr w:type="spellStart"/>
            <w:r w:rsidR="00B311AD">
              <w:rPr>
                <w:rFonts w:ascii="Arial" w:hAnsi="Arial" w:cs="Arial"/>
                <w:color w:val="000000"/>
                <w:sz w:val="18"/>
                <w:szCs w:val="18"/>
              </w:rPr>
              <w:t>MP</w:t>
            </w:r>
            <w:r w:rsidR="00C714AF" w:rsidRPr="000335C5">
              <w:rPr>
                <w:rFonts w:ascii="Arial" w:hAnsi="Arial" w:cs="Arial"/>
                <w:color w:val="000000"/>
                <w:sz w:val="18"/>
                <w:szCs w:val="18"/>
              </w:rPr>
              <w:t>lerin</w:t>
            </w:r>
            <w:proofErr w:type="spellEnd"/>
            <w:r w:rsidR="00C714AF" w:rsidRPr="000335C5">
              <w:rPr>
                <w:rFonts w:ascii="Arial" w:hAnsi="Arial" w:cs="Arial"/>
                <w:color w:val="000000"/>
                <w:sz w:val="18"/>
                <w:szCs w:val="18"/>
              </w:rPr>
              <w:t xml:space="preserve"> oranı hakkında çok bilgi sahibi ol</w:t>
            </w:r>
            <w:r w:rsidR="00320666">
              <w:rPr>
                <w:rFonts w:ascii="Arial" w:hAnsi="Arial" w:cs="Arial"/>
                <w:color w:val="000000"/>
                <w:sz w:val="18"/>
                <w:szCs w:val="18"/>
              </w:rPr>
              <w:t>un</w:t>
            </w:r>
            <w:r w:rsidR="00C714AF" w:rsidRPr="000335C5">
              <w:rPr>
                <w:rFonts w:ascii="Arial" w:hAnsi="Arial" w:cs="Arial"/>
                <w:color w:val="000000"/>
                <w:sz w:val="18"/>
                <w:szCs w:val="18"/>
              </w:rPr>
              <w:t xml:space="preserve">mamakla birlikte kıyısal alanların yüksek enerjisi, kum ve kaya gibi diğer doğal aşındırıcıların varlığı nedeniyle daha büyük plastiklerin parçalanması veya </w:t>
            </w:r>
            <w:proofErr w:type="spellStart"/>
            <w:r w:rsidR="00B311AD">
              <w:rPr>
                <w:rFonts w:ascii="Arial" w:hAnsi="Arial" w:cs="Arial"/>
                <w:color w:val="000000"/>
                <w:sz w:val="18"/>
                <w:szCs w:val="18"/>
              </w:rPr>
              <w:t>MP</w:t>
            </w:r>
            <w:r w:rsidR="00C714AF" w:rsidRPr="000335C5">
              <w:rPr>
                <w:rFonts w:ascii="Arial" w:hAnsi="Arial" w:cs="Arial"/>
                <w:color w:val="000000"/>
                <w:sz w:val="18"/>
                <w:szCs w:val="18"/>
              </w:rPr>
              <w:t>lere</w:t>
            </w:r>
            <w:proofErr w:type="spellEnd"/>
            <w:r w:rsidR="00C714AF" w:rsidRPr="000335C5">
              <w:rPr>
                <w:rFonts w:ascii="Arial" w:hAnsi="Arial" w:cs="Arial"/>
                <w:color w:val="000000"/>
                <w:sz w:val="18"/>
                <w:szCs w:val="18"/>
              </w:rPr>
              <w:t xml:space="preserve"> geçişinin kıyıya yakın çevrede yaygın olabileceği kabul edil</w:t>
            </w:r>
            <w:r w:rsidR="00320666">
              <w:rPr>
                <w:rFonts w:ascii="Arial" w:hAnsi="Arial" w:cs="Arial"/>
                <w:color w:val="000000"/>
                <w:sz w:val="18"/>
                <w:szCs w:val="18"/>
              </w:rPr>
              <w:t>mekted</w:t>
            </w:r>
            <w:r w:rsidR="00C714AF" w:rsidRPr="000335C5">
              <w:rPr>
                <w:rFonts w:ascii="Arial" w:hAnsi="Arial" w:cs="Arial"/>
                <w:color w:val="000000"/>
                <w:sz w:val="18"/>
                <w:szCs w:val="18"/>
              </w:rPr>
              <w:t>ir (</w:t>
            </w:r>
            <w:proofErr w:type="spellStart"/>
            <w:r w:rsidR="00C714AF" w:rsidRPr="000335C5">
              <w:rPr>
                <w:rFonts w:ascii="Arial" w:hAnsi="Arial" w:cs="Arial"/>
                <w:color w:val="000000"/>
                <w:sz w:val="18"/>
                <w:szCs w:val="18"/>
              </w:rPr>
              <w:t>Hardesty</w:t>
            </w:r>
            <w:proofErr w:type="spellEnd"/>
            <w:r w:rsidR="00C714AF" w:rsidRPr="000335C5">
              <w:rPr>
                <w:rFonts w:ascii="Arial" w:hAnsi="Arial" w:cs="Arial"/>
                <w:color w:val="000000"/>
                <w:sz w:val="18"/>
                <w:szCs w:val="18"/>
              </w:rPr>
              <w:t xml:space="preserve"> </w:t>
            </w:r>
            <w:proofErr w:type="spellStart"/>
            <w:r w:rsidR="00C714AF" w:rsidRPr="000335C5">
              <w:rPr>
                <w:rFonts w:ascii="Arial" w:hAnsi="Arial" w:cs="Arial"/>
                <w:color w:val="000000"/>
                <w:sz w:val="18"/>
                <w:szCs w:val="18"/>
              </w:rPr>
              <w:t>vd</w:t>
            </w:r>
            <w:proofErr w:type="spellEnd"/>
            <w:r w:rsidR="00C714AF" w:rsidRPr="000335C5">
              <w:rPr>
                <w:rFonts w:ascii="Arial" w:hAnsi="Arial" w:cs="Arial"/>
                <w:color w:val="000000"/>
                <w:sz w:val="18"/>
                <w:szCs w:val="18"/>
              </w:rPr>
              <w:t>, 2017).</w:t>
            </w:r>
            <w:r w:rsidR="006E5638">
              <w:rPr>
                <w:rFonts w:ascii="Arial" w:hAnsi="Arial" w:cs="Arial"/>
                <w:color w:val="000000"/>
                <w:sz w:val="18"/>
                <w:szCs w:val="18"/>
              </w:rPr>
              <w:t xml:space="preserve"> </w:t>
            </w:r>
          </w:p>
          <w:p w14:paraId="6AD5A0B0" w14:textId="77777777" w:rsidR="00C37E13" w:rsidRPr="00296035" w:rsidRDefault="00C37E13" w:rsidP="00133C6B">
            <w:pPr>
              <w:pStyle w:val="WW-NormalWeb1"/>
              <w:spacing w:before="0" w:after="0"/>
              <w:contextualSpacing/>
              <w:jc w:val="both"/>
              <w:rPr>
                <w:rFonts w:ascii="Arial" w:hAnsi="Arial" w:cs="Arial"/>
                <w:color w:val="000000"/>
                <w:sz w:val="10"/>
                <w:szCs w:val="10"/>
              </w:rPr>
            </w:pPr>
          </w:p>
          <w:p w14:paraId="61B06D64" w14:textId="4D9CB0E8" w:rsidR="003D6A97" w:rsidRDefault="001F7784" w:rsidP="006E5638">
            <w:pPr>
              <w:pStyle w:val="WW-NormalWeb1"/>
              <w:contextualSpacing/>
              <w:jc w:val="both"/>
              <w:rPr>
                <w:rFonts w:ascii="Arial" w:hAnsi="Arial" w:cs="Arial"/>
                <w:color w:val="000000"/>
                <w:sz w:val="18"/>
                <w:szCs w:val="18"/>
              </w:rPr>
            </w:pPr>
            <w:r w:rsidRPr="00A43FCA">
              <w:rPr>
                <w:rFonts w:ascii="Arial" w:hAnsi="Arial" w:cs="Arial"/>
                <w:color w:val="000000"/>
                <w:sz w:val="18"/>
                <w:szCs w:val="18"/>
              </w:rPr>
              <w:t>Den</w:t>
            </w:r>
            <w:r w:rsidR="00DB018F" w:rsidRPr="00A43FCA">
              <w:rPr>
                <w:rFonts w:ascii="Arial" w:hAnsi="Arial" w:cs="Arial"/>
                <w:color w:val="000000"/>
                <w:sz w:val="18"/>
                <w:szCs w:val="18"/>
              </w:rPr>
              <w:t>i</w:t>
            </w:r>
            <w:r w:rsidRPr="00A43FCA">
              <w:rPr>
                <w:rFonts w:ascii="Arial" w:hAnsi="Arial" w:cs="Arial"/>
                <w:color w:val="000000"/>
                <w:sz w:val="18"/>
                <w:szCs w:val="18"/>
              </w:rPr>
              <w:t>zlerdeki</w:t>
            </w:r>
            <w:r w:rsidR="006E5638" w:rsidRPr="00A43FCA">
              <w:rPr>
                <w:rFonts w:ascii="Arial" w:hAnsi="Arial" w:cs="Arial"/>
                <w:color w:val="000000"/>
                <w:sz w:val="18"/>
                <w:szCs w:val="18"/>
              </w:rPr>
              <w:t xml:space="preserve"> </w:t>
            </w:r>
            <w:r w:rsidR="00A93CF3">
              <w:rPr>
                <w:rFonts w:ascii="Arial" w:hAnsi="Arial" w:cs="Arial"/>
                <w:color w:val="000000"/>
                <w:sz w:val="18"/>
                <w:szCs w:val="18"/>
              </w:rPr>
              <w:t xml:space="preserve">plastik </w:t>
            </w:r>
            <w:r w:rsidR="006E5638" w:rsidRPr="00A43FCA">
              <w:rPr>
                <w:rFonts w:ascii="Arial" w:hAnsi="Arial" w:cs="Arial"/>
                <w:color w:val="000000"/>
                <w:sz w:val="18"/>
                <w:szCs w:val="18"/>
              </w:rPr>
              <w:t>kirliliğinin düzeyi</w:t>
            </w:r>
            <w:r w:rsidR="00A93CF3">
              <w:rPr>
                <w:rFonts w:ascii="Arial" w:hAnsi="Arial" w:cs="Arial"/>
                <w:color w:val="000000"/>
                <w:sz w:val="18"/>
                <w:szCs w:val="18"/>
              </w:rPr>
              <w:t>nde meydana gelen bu artış</w:t>
            </w:r>
            <w:r w:rsidR="006E5638" w:rsidRPr="00A43FCA">
              <w:rPr>
                <w:rFonts w:ascii="Arial" w:hAnsi="Arial" w:cs="Arial"/>
                <w:color w:val="000000"/>
                <w:sz w:val="18"/>
                <w:szCs w:val="18"/>
              </w:rPr>
              <w:t xml:space="preserve"> uluslararası </w:t>
            </w:r>
            <w:r w:rsidRPr="00A43FCA">
              <w:rPr>
                <w:rFonts w:ascii="Arial" w:hAnsi="Arial" w:cs="Arial"/>
                <w:color w:val="000000"/>
                <w:sz w:val="18"/>
                <w:szCs w:val="18"/>
              </w:rPr>
              <w:t xml:space="preserve">yönetmeliklerin ve </w:t>
            </w:r>
            <w:r w:rsidR="006E5638" w:rsidRPr="00A43FCA">
              <w:rPr>
                <w:rFonts w:ascii="Arial" w:hAnsi="Arial" w:cs="Arial"/>
                <w:color w:val="000000"/>
                <w:sz w:val="18"/>
                <w:szCs w:val="18"/>
              </w:rPr>
              <w:t xml:space="preserve">eylem planlarının hazırlanmasını tetiklemiştir. </w:t>
            </w:r>
            <w:r w:rsidRPr="00A43FCA">
              <w:rPr>
                <w:rFonts w:ascii="Arial" w:hAnsi="Arial" w:cs="Arial"/>
                <w:color w:val="000000"/>
                <w:sz w:val="18"/>
                <w:szCs w:val="18"/>
              </w:rPr>
              <w:t xml:space="preserve">Uluslararası yönetmeliklerin içerisinde </w:t>
            </w:r>
            <w:r w:rsidR="006E5638" w:rsidRPr="00A43FCA">
              <w:rPr>
                <w:rFonts w:ascii="Arial" w:hAnsi="Arial" w:cs="Arial"/>
                <w:color w:val="000000"/>
                <w:sz w:val="18"/>
                <w:szCs w:val="18"/>
              </w:rPr>
              <w:t xml:space="preserve">Avrupa Birliği Deniz Stratejik Çerçeve Yönetmeliği (EU Marine </w:t>
            </w:r>
            <w:proofErr w:type="spellStart"/>
            <w:r w:rsidR="006E5638" w:rsidRPr="00A43FCA">
              <w:rPr>
                <w:rFonts w:ascii="Arial" w:hAnsi="Arial" w:cs="Arial"/>
                <w:color w:val="000000"/>
                <w:sz w:val="18"/>
                <w:szCs w:val="18"/>
              </w:rPr>
              <w:t>Strategy</w:t>
            </w:r>
            <w:proofErr w:type="spellEnd"/>
            <w:r w:rsidR="006E5638" w:rsidRPr="00A43FCA">
              <w:rPr>
                <w:rFonts w:ascii="Arial" w:hAnsi="Arial" w:cs="Arial"/>
                <w:color w:val="000000"/>
                <w:sz w:val="18"/>
                <w:szCs w:val="18"/>
              </w:rPr>
              <w:t xml:space="preserve"> Framework Directive, </w:t>
            </w:r>
            <w:r w:rsidR="006E5638" w:rsidRPr="00A43FCA">
              <w:rPr>
                <w:rFonts w:ascii="Arial" w:hAnsi="Arial" w:cs="Arial"/>
                <w:bCs/>
                <w:color w:val="000000"/>
                <w:sz w:val="18"/>
                <w:szCs w:val="18"/>
              </w:rPr>
              <w:t>MFSD, 2008/56/EC</w:t>
            </w:r>
            <w:r w:rsidR="006E5638" w:rsidRPr="00A43FCA">
              <w:rPr>
                <w:rFonts w:ascii="Arial" w:hAnsi="Arial" w:cs="Arial"/>
                <w:color w:val="000000"/>
                <w:sz w:val="18"/>
                <w:szCs w:val="18"/>
              </w:rPr>
              <w:t xml:space="preserve">) </w:t>
            </w:r>
            <w:r w:rsidRPr="00A43FCA">
              <w:rPr>
                <w:rFonts w:ascii="Arial" w:hAnsi="Arial" w:cs="Arial"/>
                <w:color w:val="000000"/>
                <w:sz w:val="18"/>
                <w:szCs w:val="18"/>
              </w:rPr>
              <w:t xml:space="preserve">önemli bir yönetmelik olarak öne çıkmaktadır. Yönetmelikte 11 adet “İyi Çevre Koşulu” göstergesi verilmektedir. 10 </w:t>
            </w:r>
            <w:proofErr w:type="spellStart"/>
            <w:r w:rsidRPr="00A43FCA">
              <w:rPr>
                <w:rFonts w:ascii="Arial" w:hAnsi="Arial" w:cs="Arial"/>
                <w:color w:val="000000"/>
                <w:sz w:val="18"/>
                <w:szCs w:val="18"/>
              </w:rPr>
              <w:t>no’lu</w:t>
            </w:r>
            <w:proofErr w:type="spellEnd"/>
            <w:r w:rsidRPr="00A43FCA">
              <w:rPr>
                <w:rFonts w:ascii="Arial" w:hAnsi="Arial" w:cs="Arial"/>
                <w:color w:val="000000"/>
                <w:sz w:val="18"/>
                <w:szCs w:val="18"/>
              </w:rPr>
              <w:t xml:space="preserve"> gösterge (D10) denizel alanlarla ilgilidir ve denizel çöplerin özellik ve miktarlarının kıyısal ve denizel çevreye zarar vermeyecek seviyede olmasını öngörmektedir. Yönetmelik </w:t>
            </w:r>
            <w:r w:rsidR="006E5638" w:rsidRPr="00A43FCA">
              <w:rPr>
                <w:rFonts w:ascii="Arial" w:hAnsi="Arial" w:cs="Arial"/>
                <w:color w:val="000000"/>
                <w:sz w:val="18"/>
                <w:szCs w:val="18"/>
              </w:rPr>
              <w:t>kapsamında Avrupa Birliğine üye ülkelerin 2020 yılı itibariyle “İyi Çevre Durumuna (</w:t>
            </w:r>
            <w:proofErr w:type="spellStart"/>
            <w:r w:rsidR="006E5638" w:rsidRPr="00A43FCA">
              <w:rPr>
                <w:rFonts w:ascii="Arial" w:hAnsi="Arial" w:cs="Arial"/>
                <w:color w:val="000000"/>
                <w:sz w:val="18"/>
                <w:szCs w:val="18"/>
              </w:rPr>
              <w:t>Good</w:t>
            </w:r>
            <w:proofErr w:type="spellEnd"/>
            <w:r w:rsidR="006E5638" w:rsidRPr="00A43FCA">
              <w:rPr>
                <w:rFonts w:ascii="Arial" w:hAnsi="Arial" w:cs="Arial"/>
                <w:color w:val="000000"/>
                <w:sz w:val="18"/>
                <w:szCs w:val="18"/>
              </w:rPr>
              <w:t xml:space="preserve"> </w:t>
            </w:r>
            <w:proofErr w:type="spellStart"/>
            <w:r w:rsidR="006E5638" w:rsidRPr="00A43FCA">
              <w:rPr>
                <w:rFonts w:ascii="Arial" w:hAnsi="Arial" w:cs="Arial"/>
                <w:color w:val="000000"/>
                <w:sz w:val="18"/>
                <w:szCs w:val="18"/>
              </w:rPr>
              <w:t>Environmental</w:t>
            </w:r>
            <w:proofErr w:type="spellEnd"/>
            <w:r w:rsidR="006E5638" w:rsidRPr="00A43FCA">
              <w:rPr>
                <w:rFonts w:ascii="Arial" w:hAnsi="Arial" w:cs="Arial"/>
                <w:color w:val="000000"/>
                <w:sz w:val="18"/>
                <w:szCs w:val="18"/>
              </w:rPr>
              <w:t xml:space="preserve"> </w:t>
            </w:r>
            <w:proofErr w:type="spellStart"/>
            <w:r w:rsidR="006E5638" w:rsidRPr="00A43FCA">
              <w:rPr>
                <w:rFonts w:ascii="Arial" w:hAnsi="Arial" w:cs="Arial"/>
                <w:color w:val="000000"/>
                <w:sz w:val="18"/>
                <w:szCs w:val="18"/>
              </w:rPr>
              <w:t>Status</w:t>
            </w:r>
            <w:proofErr w:type="spellEnd"/>
            <w:r w:rsidR="006E5638" w:rsidRPr="00A43FCA">
              <w:rPr>
                <w:rFonts w:ascii="Arial" w:hAnsi="Arial" w:cs="Arial"/>
                <w:color w:val="000000"/>
                <w:sz w:val="18"/>
                <w:szCs w:val="18"/>
              </w:rPr>
              <w:t>)” ulaşmaları hedeflenmişti</w:t>
            </w:r>
            <w:r w:rsidRPr="00A43FCA">
              <w:rPr>
                <w:rFonts w:ascii="Arial" w:hAnsi="Arial" w:cs="Arial"/>
                <w:color w:val="000000"/>
                <w:sz w:val="18"/>
                <w:szCs w:val="18"/>
              </w:rPr>
              <w:t xml:space="preserve"> (MFSD, 2008)</w:t>
            </w:r>
            <w:r w:rsidR="006E5638" w:rsidRPr="00A43FCA">
              <w:rPr>
                <w:rFonts w:ascii="Arial" w:hAnsi="Arial" w:cs="Arial"/>
                <w:color w:val="000000"/>
                <w:sz w:val="18"/>
                <w:szCs w:val="18"/>
              </w:rPr>
              <w:t xml:space="preserve">. </w:t>
            </w:r>
            <w:r w:rsidRPr="00A43FCA">
              <w:rPr>
                <w:rFonts w:ascii="Arial" w:hAnsi="Arial" w:cs="Arial"/>
                <w:color w:val="000000"/>
                <w:sz w:val="18"/>
                <w:szCs w:val="18"/>
              </w:rPr>
              <w:t xml:space="preserve">Ancak 2018 yılında yayınlanan ve üye ülkelerin aldıkları önlemleri değerlendiren raporda </w:t>
            </w:r>
            <w:r w:rsidR="00FB53FA" w:rsidRPr="00A43FCA">
              <w:rPr>
                <w:rFonts w:ascii="Arial" w:hAnsi="Arial" w:cs="Arial"/>
                <w:color w:val="000000"/>
                <w:sz w:val="18"/>
                <w:szCs w:val="18"/>
              </w:rPr>
              <w:t xml:space="preserve">sadece 6 üye ülkenin yeterli önlemleri aldığı belirlenmiş ve 2020 hedefinin gerçekleşmeyeceği öngörülmüştür (MFSD </w:t>
            </w:r>
            <w:proofErr w:type="spellStart"/>
            <w:r w:rsidR="00FB53FA" w:rsidRPr="00A43FCA">
              <w:rPr>
                <w:rFonts w:ascii="Arial" w:hAnsi="Arial" w:cs="Arial"/>
                <w:color w:val="000000"/>
                <w:sz w:val="18"/>
                <w:szCs w:val="18"/>
              </w:rPr>
              <w:t>Assessment</w:t>
            </w:r>
            <w:proofErr w:type="spellEnd"/>
            <w:r w:rsidR="00FB53FA" w:rsidRPr="00A43FCA">
              <w:rPr>
                <w:rFonts w:ascii="Arial" w:hAnsi="Arial" w:cs="Arial"/>
                <w:color w:val="000000"/>
                <w:sz w:val="18"/>
                <w:szCs w:val="18"/>
              </w:rPr>
              <w:t xml:space="preserve"> Report, 2018). </w:t>
            </w:r>
          </w:p>
          <w:p w14:paraId="44D4AC5E" w14:textId="77777777" w:rsidR="00C37E13" w:rsidRPr="00296035" w:rsidRDefault="00C37E13" w:rsidP="006E5638">
            <w:pPr>
              <w:pStyle w:val="WW-NormalWeb1"/>
              <w:contextualSpacing/>
              <w:jc w:val="both"/>
              <w:rPr>
                <w:rFonts w:ascii="Arial" w:hAnsi="Arial" w:cs="Arial"/>
                <w:color w:val="000000"/>
                <w:sz w:val="10"/>
                <w:szCs w:val="10"/>
              </w:rPr>
            </w:pPr>
          </w:p>
          <w:p w14:paraId="4861862C" w14:textId="6B82A107" w:rsidR="004F24B1" w:rsidRDefault="00B44D0F" w:rsidP="00925D75">
            <w:pPr>
              <w:pStyle w:val="WW-NormalWeb1"/>
              <w:contextualSpacing/>
              <w:jc w:val="both"/>
              <w:rPr>
                <w:rFonts w:ascii="Arial" w:hAnsi="Arial" w:cs="Arial"/>
                <w:color w:val="000000"/>
                <w:sz w:val="18"/>
                <w:szCs w:val="18"/>
              </w:rPr>
            </w:pPr>
            <w:r w:rsidRPr="00A43FCA">
              <w:rPr>
                <w:rFonts w:ascii="Arial" w:hAnsi="Arial" w:cs="Arial"/>
                <w:color w:val="000000"/>
                <w:sz w:val="18"/>
                <w:szCs w:val="18"/>
              </w:rPr>
              <w:t xml:space="preserve">“Akdeniz’in Deniz Ortamı ve Kıyı Bölgesinin Korunması Sözleşmesi” </w:t>
            </w:r>
            <w:r w:rsidR="00BE63CE">
              <w:rPr>
                <w:rFonts w:ascii="Arial" w:hAnsi="Arial" w:cs="Arial"/>
                <w:color w:val="000000"/>
                <w:sz w:val="18"/>
                <w:szCs w:val="18"/>
              </w:rPr>
              <w:t xml:space="preserve">olarak bilinen Barselona Sözleşmesi </w:t>
            </w:r>
            <w:r w:rsidR="00477C28" w:rsidRPr="00A43FCA">
              <w:rPr>
                <w:rFonts w:ascii="Arial" w:hAnsi="Arial" w:cs="Arial"/>
                <w:color w:val="000000"/>
                <w:sz w:val="18"/>
                <w:szCs w:val="18"/>
              </w:rPr>
              <w:t>kapsamında, 2 yılda bir “taraflar toplantısı” gerçekleştir</w:t>
            </w:r>
            <w:r w:rsidR="00953D8B" w:rsidRPr="00A43FCA">
              <w:rPr>
                <w:rFonts w:ascii="Arial" w:hAnsi="Arial" w:cs="Arial"/>
                <w:color w:val="000000"/>
                <w:sz w:val="18"/>
                <w:szCs w:val="18"/>
              </w:rPr>
              <w:t>i</w:t>
            </w:r>
            <w:r w:rsidR="00477C28" w:rsidRPr="00A43FCA">
              <w:rPr>
                <w:rFonts w:ascii="Arial" w:hAnsi="Arial" w:cs="Arial"/>
                <w:color w:val="000000"/>
                <w:sz w:val="18"/>
                <w:szCs w:val="18"/>
              </w:rPr>
              <w:t xml:space="preserve">lmektedir. Bu kapsamda yapılan 18. Taraflar </w:t>
            </w:r>
            <w:r w:rsidR="00080B90" w:rsidRPr="00A43FCA">
              <w:rPr>
                <w:rFonts w:ascii="Arial" w:hAnsi="Arial" w:cs="Arial"/>
                <w:color w:val="000000"/>
                <w:sz w:val="18"/>
                <w:szCs w:val="18"/>
              </w:rPr>
              <w:t xml:space="preserve">(COP 18) </w:t>
            </w:r>
            <w:r w:rsidR="00477C28" w:rsidRPr="00A43FCA">
              <w:rPr>
                <w:rFonts w:ascii="Arial" w:hAnsi="Arial" w:cs="Arial"/>
                <w:color w:val="000000"/>
                <w:sz w:val="18"/>
                <w:szCs w:val="18"/>
              </w:rPr>
              <w:t xml:space="preserve">toplantısında Akdeniz’de </w:t>
            </w:r>
            <w:r w:rsidR="00237428">
              <w:rPr>
                <w:rFonts w:ascii="Arial" w:hAnsi="Arial" w:cs="Arial"/>
                <w:color w:val="000000"/>
                <w:sz w:val="18"/>
                <w:szCs w:val="18"/>
              </w:rPr>
              <w:t>deniz çöplerinin</w:t>
            </w:r>
            <w:r w:rsidR="00477C28" w:rsidRPr="00A43FCA">
              <w:rPr>
                <w:rFonts w:ascii="Arial" w:hAnsi="Arial" w:cs="Arial"/>
                <w:color w:val="000000"/>
                <w:sz w:val="18"/>
                <w:szCs w:val="18"/>
              </w:rPr>
              <w:t xml:space="preserve"> önlenmesi için bölgesel planların oluşturulmasına dair bir karar alınmıştır. Bu </w:t>
            </w:r>
            <w:r w:rsidR="00C37E13">
              <w:rPr>
                <w:rFonts w:ascii="Arial" w:hAnsi="Arial" w:cs="Arial"/>
                <w:color w:val="000000"/>
                <w:sz w:val="18"/>
                <w:szCs w:val="18"/>
              </w:rPr>
              <w:t xml:space="preserve">karar, </w:t>
            </w:r>
            <w:r w:rsidR="00477C28" w:rsidRPr="00A43FCA">
              <w:rPr>
                <w:rFonts w:ascii="Arial" w:hAnsi="Arial" w:cs="Arial"/>
                <w:color w:val="000000"/>
                <w:sz w:val="18"/>
                <w:szCs w:val="18"/>
              </w:rPr>
              <w:t xml:space="preserve">Barselona </w:t>
            </w:r>
            <w:r w:rsidR="00080B90" w:rsidRPr="00A43FCA">
              <w:rPr>
                <w:rFonts w:ascii="Arial" w:hAnsi="Arial" w:cs="Arial"/>
                <w:color w:val="000000"/>
                <w:sz w:val="18"/>
                <w:szCs w:val="18"/>
              </w:rPr>
              <w:t>Sözleşmesinin</w:t>
            </w:r>
            <w:r w:rsidR="00477C28" w:rsidRPr="00A43FCA">
              <w:rPr>
                <w:rFonts w:ascii="Arial" w:hAnsi="Arial" w:cs="Arial"/>
                <w:color w:val="000000"/>
                <w:sz w:val="18"/>
                <w:szCs w:val="18"/>
              </w:rPr>
              <w:t xml:space="preserve"> Karasal Kaynaklar Protokolüne dayandırılmaktadır</w:t>
            </w:r>
            <w:r w:rsidR="00080B90" w:rsidRPr="00A43FCA">
              <w:rPr>
                <w:rFonts w:ascii="Arial" w:hAnsi="Arial" w:cs="Arial"/>
                <w:color w:val="000000"/>
                <w:sz w:val="18"/>
                <w:szCs w:val="18"/>
              </w:rPr>
              <w:t xml:space="preserve">. </w:t>
            </w:r>
            <w:r w:rsidR="00477C28" w:rsidRPr="0017087C">
              <w:rPr>
                <w:rFonts w:ascii="Arial" w:hAnsi="Arial" w:cs="Arial"/>
                <w:b/>
                <w:bCs/>
                <w:color w:val="000000"/>
                <w:sz w:val="18"/>
                <w:szCs w:val="18"/>
              </w:rPr>
              <w:t>Bahsedilen kararda oluşturulacak bölgesel planların uygulanmasında akademik kurumların katılımda bulunması desteklenmekte ve özellikle bu yönde araştırma projeleri yürütülmesi öner</w:t>
            </w:r>
            <w:r w:rsidR="00953D8B" w:rsidRPr="0017087C">
              <w:rPr>
                <w:rFonts w:ascii="Arial" w:hAnsi="Arial" w:cs="Arial"/>
                <w:b/>
                <w:bCs/>
                <w:color w:val="000000"/>
                <w:sz w:val="18"/>
                <w:szCs w:val="18"/>
              </w:rPr>
              <w:t>il</w:t>
            </w:r>
            <w:r w:rsidR="00477C28" w:rsidRPr="0017087C">
              <w:rPr>
                <w:rFonts w:ascii="Arial" w:hAnsi="Arial" w:cs="Arial"/>
                <w:b/>
                <w:bCs/>
                <w:color w:val="000000"/>
                <w:sz w:val="18"/>
                <w:szCs w:val="18"/>
              </w:rPr>
              <w:t>mektedir</w:t>
            </w:r>
            <w:r w:rsidR="00477C28" w:rsidRPr="00A43FCA">
              <w:rPr>
                <w:rFonts w:ascii="Arial" w:hAnsi="Arial" w:cs="Arial"/>
                <w:color w:val="000000"/>
                <w:sz w:val="18"/>
                <w:szCs w:val="18"/>
              </w:rPr>
              <w:t xml:space="preserve">. </w:t>
            </w:r>
            <w:r w:rsidR="00477C28" w:rsidRPr="0017087C">
              <w:rPr>
                <w:rFonts w:ascii="Arial" w:hAnsi="Arial" w:cs="Arial"/>
                <w:b/>
                <w:bCs/>
                <w:color w:val="000000"/>
                <w:sz w:val="18"/>
                <w:szCs w:val="18"/>
              </w:rPr>
              <w:t>Oluşturulacak projelerin özellikle deniz çöplerin</w:t>
            </w:r>
            <w:r w:rsidR="005D2EC2" w:rsidRPr="0017087C">
              <w:rPr>
                <w:rFonts w:ascii="Arial" w:hAnsi="Arial" w:cs="Arial"/>
                <w:b/>
                <w:bCs/>
                <w:color w:val="000000"/>
                <w:sz w:val="18"/>
                <w:szCs w:val="18"/>
              </w:rPr>
              <w:t>in</w:t>
            </w:r>
            <w:r w:rsidR="00477C28" w:rsidRPr="0017087C">
              <w:rPr>
                <w:rFonts w:ascii="Arial" w:hAnsi="Arial" w:cs="Arial"/>
                <w:b/>
                <w:bCs/>
                <w:color w:val="000000"/>
                <w:sz w:val="18"/>
                <w:szCs w:val="18"/>
              </w:rPr>
              <w:t xml:space="preserve"> birikme</w:t>
            </w:r>
            <w:r w:rsidR="00953D8B" w:rsidRPr="0017087C">
              <w:rPr>
                <w:rFonts w:ascii="Arial" w:hAnsi="Arial" w:cs="Arial"/>
                <w:b/>
                <w:bCs/>
                <w:color w:val="000000"/>
                <w:sz w:val="18"/>
                <w:szCs w:val="18"/>
              </w:rPr>
              <w:t>sine</w:t>
            </w:r>
            <w:r w:rsidR="00477C28" w:rsidRPr="0017087C">
              <w:rPr>
                <w:rFonts w:ascii="Arial" w:hAnsi="Arial" w:cs="Arial"/>
                <w:b/>
                <w:bCs/>
                <w:color w:val="000000"/>
                <w:sz w:val="18"/>
                <w:szCs w:val="18"/>
              </w:rPr>
              <w:t xml:space="preserve"> ve etki alanlarının belirlenmesine yönelik kapsamlı model çalışmaları olması gerektiği vurgulanmaktadır</w:t>
            </w:r>
            <w:r w:rsidR="00477C28" w:rsidRPr="00A43FCA">
              <w:rPr>
                <w:rFonts w:ascii="Arial" w:hAnsi="Arial" w:cs="Arial"/>
                <w:color w:val="000000"/>
                <w:sz w:val="18"/>
                <w:szCs w:val="18"/>
              </w:rPr>
              <w:t xml:space="preserve">. </w:t>
            </w:r>
            <w:r w:rsidR="00477C28" w:rsidRPr="0017087C">
              <w:rPr>
                <w:rFonts w:ascii="Arial" w:hAnsi="Arial" w:cs="Arial"/>
                <w:b/>
                <w:color w:val="000000"/>
                <w:sz w:val="18"/>
                <w:szCs w:val="18"/>
              </w:rPr>
              <w:t xml:space="preserve">Bu yönde oluşturulacak akademik katkılar sürdürülebilir </w:t>
            </w:r>
            <w:r w:rsidR="00477C28" w:rsidRPr="0017087C">
              <w:rPr>
                <w:rFonts w:ascii="Arial" w:hAnsi="Arial" w:cs="Arial"/>
                <w:b/>
                <w:color w:val="000000"/>
                <w:sz w:val="18"/>
                <w:szCs w:val="18"/>
              </w:rPr>
              <w:lastRenderedPageBreak/>
              <w:t xml:space="preserve">planların oluşturulması için </w:t>
            </w:r>
            <w:r w:rsidR="00953D8B" w:rsidRPr="0017087C">
              <w:rPr>
                <w:rFonts w:ascii="Arial" w:hAnsi="Arial" w:cs="Arial"/>
                <w:b/>
                <w:color w:val="000000"/>
                <w:sz w:val="18"/>
                <w:szCs w:val="18"/>
              </w:rPr>
              <w:t xml:space="preserve">oldukça </w:t>
            </w:r>
            <w:r w:rsidR="00477C28" w:rsidRPr="0017087C">
              <w:rPr>
                <w:rFonts w:ascii="Arial" w:hAnsi="Arial" w:cs="Arial"/>
                <w:b/>
                <w:color w:val="000000"/>
                <w:sz w:val="18"/>
                <w:szCs w:val="18"/>
              </w:rPr>
              <w:t>önemlidir.</w:t>
            </w:r>
            <w:r w:rsidR="00477C28" w:rsidRPr="00A43FCA">
              <w:rPr>
                <w:rFonts w:ascii="Arial" w:hAnsi="Arial" w:cs="Arial"/>
                <w:color w:val="000000"/>
                <w:sz w:val="18"/>
                <w:szCs w:val="18"/>
              </w:rPr>
              <w:t xml:space="preserve"> </w:t>
            </w:r>
            <w:r w:rsidR="00080B90" w:rsidRPr="00A43FCA">
              <w:rPr>
                <w:rFonts w:ascii="Arial" w:hAnsi="Arial" w:cs="Arial"/>
                <w:color w:val="000000"/>
                <w:sz w:val="18"/>
                <w:szCs w:val="18"/>
              </w:rPr>
              <w:t xml:space="preserve"> 21. Taraflar toplantısı (</w:t>
            </w:r>
            <w:r w:rsidR="002510F7" w:rsidRPr="00A43FCA">
              <w:rPr>
                <w:rFonts w:ascii="Arial" w:hAnsi="Arial" w:cs="Arial"/>
                <w:color w:val="000000"/>
                <w:sz w:val="18"/>
                <w:szCs w:val="18"/>
              </w:rPr>
              <w:t>COP21</w:t>
            </w:r>
            <w:r w:rsidR="00080B90" w:rsidRPr="00A43FCA">
              <w:rPr>
                <w:rFonts w:ascii="Arial" w:hAnsi="Arial" w:cs="Arial"/>
                <w:color w:val="000000"/>
                <w:sz w:val="18"/>
                <w:szCs w:val="18"/>
              </w:rPr>
              <w:t>) sonu</w:t>
            </w:r>
            <w:r w:rsidR="00EE3D82" w:rsidRPr="00A43FCA">
              <w:rPr>
                <w:rFonts w:ascii="Arial" w:hAnsi="Arial" w:cs="Arial"/>
                <w:color w:val="000000"/>
                <w:sz w:val="18"/>
                <w:szCs w:val="18"/>
              </w:rPr>
              <w:t>ç bildirgesinde</w:t>
            </w:r>
            <w:r w:rsidR="002510F7" w:rsidRPr="00A43FCA">
              <w:rPr>
                <w:rFonts w:ascii="Arial" w:hAnsi="Arial" w:cs="Arial"/>
                <w:color w:val="000000"/>
                <w:sz w:val="18"/>
                <w:szCs w:val="18"/>
              </w:rPr>
              <w:t xml:space="preserve">, Akdeniz’de deniz çöpleri, mavi ekonomi, biyoçeşitlilik, deniz koruma alanları ve iklim değişikliğine </w:t>
            </w:r>
            <w:r w:rsidR="00EE3D82" w:rsidRPr="00A43FCA">
              <w:rPr>
                <w:rFonts w:ascii="Arial" w:hAnsi="Arial" w:cs="Arial"/>
                <w:color w:val="000000"/>
                <w:sz w:val="18"/>
                <w:szCs w:val="18"/>
              </w:rPr>
              <w:t>vurgu yapılmıştır</w:t>
            </w:r>
            <w:r w:rsidR="00080B90" w:rsidRPr="00A43FCA">
              <w:rPr>
                <w:rFonts w:ascii="Arial" w:hAnsi="Arial" w:cs="Arial"/>
                <w:color w:val="000000"/>
                <w:sz w:val="18"/>
                <w:szCs w:val="18"/>
              </w:rPr>
              <w:t>. 22. Taraflar</w:t>
            </w:r>
            <w:r w:rsidR="002510F7" w:rsidRPr="00A43FCA">
              <w:rPr>
                <w:rFonts w:ascii="Arial" w:hAnsi="Arial" w:cs="Arial"/>
                <w:color w:val="000000"/>
                <w:sz w:val="18"/>
                <w:szCs w:val="18"/>
              </w:rPr>
              <w:t xml:space="preserve"> </w:t>
            </w:r>
            <w:r w:rsidR="00080B90" w:rsidRPr="00A43FCA">
              <w:rPr>
                <w:rFonts w:ascii="Arial" w:hAnsi="Arial" w:cs="Arial"/>
                <w:color w:val="000000"/>
                <w:sz w:val="18"/>
                <w:szCs w:val="18"/>
              </w:rPr>
              <w:t>(</w:t>
            </w:r>
            <w:r w:rsidR="002510F7" w:rsidRPr="00A43FCA">
              <w:rPr>
                <w:rFonts w:ascii="Arial" w:hAnsi="Arial" w:cs="Arial"/>
                <w:color w:val="000000"/>
                <w:sz w:val="18"/>
                <w:szCs w:val="18"/>
              </w:rPr>
              <w:t>COP22</w:t>
            </w:r>
            <w:r w:rsidR="00080B90" w:rsidRPr="00A43FCA">
              <w:rPr>
                <w:rFonts w:ascii="Arial" w:hAnsi="Arial" w:cs="Arial"/>
                <w:color w:val="000000"/>
                <w:sz w:val="18"/>
                <w:szCs w:val="18"/>
              </w:rPr>
              <w:t>) toplantısı</w:t>
            </w:r>
            <w:r w:rsidR="002510F7" w:rsidRPr="00A43FCA">
              <w:rPr>
                <w:rFonts w:ascii="Arial" w:hAnsi="Arial" w:cs="Arial"/>
                <w:color w:val="000000"/>
                <w:sz w:val="18"/>
                <w:szCs w:val="18"/>
              </w:rPr>
              <w:t xml:space="preserve"> </w:t>
            </w:r>
            <w:proofErr w:type="spellStart"/>
            <w:r w:rsidRPr="00A43FCA">
              <w:rPr>
                <w:rFonts w:ascii="Arial" w:hAnsi="Arial" w:cs="Arial"/>
                <w:color w:val="000000"/>
                <w:sz w:val="18"/>
                <w:szCs w:val="18"/>
                <w:lang w:val="en-US"/>
              </w:rPr>
              <w:t>Türkiye’nin</w:t>
            </w:r>
            <w:proofErr w:type="spellEnd"/>
            <w:r w:rsidRPr="00A43FCA">
              <w:rPr>
                <w:rFonts w:ascii="Arial" w:hAnsi="Arial" w:cs="Arial"/>
                <w:color w:val="000000"/>
                <w:sz w:val="18"/>
                <w:szCs w:val="18"/>
                <w:lang w:val="en-US"/>
              </w:rPr>
              <w:t xml:space="preserve"> </w:t>
            </w:r>
            <w:proofErr w:type="spellStart"/>
            <w:r w:rsidRPr="00A43FCA">
              <w:rPr>
                <w:rFonts w:ascii="Arial" w:hAnsi="Arial" w:cs="Arial"/>
                <w:color w:val="000000"/>
                <w:sz w:val="18"/>
                <w:szCs w:val="18"/>
                <w:lang w:val="en-US"/>
              </w:rPr>
              <w:t>ev</w:t>
            </w:r>
            <w:proofErr w:type="spellEnd"/>
            <w:r w:rsidRPr="00A43FCA">
              <w:rPr>
                <w:rFonts w:ascii="Arial" w:hAnsi="Arial" w:cs="Arial"/>
                <w:color w:val="000000"/>
                <w:sz w:val="18"/>
                <w:szCs w:val="18"/>
                <w:lang w:val="en-US"/>
              </w:rPr>
              <w:t xml:space="preserve"> </w:t>
            </w:r>
            <w:proofErr w:type="spellStart"/>
            <w:r w:rsidRPr="00A43FCA">
              <w:rPr>
                <w:rFonts w:ascii="Arial" w:hAnsi="Arial" w:cs="Arial"/>
                <w:color w:val="000000"/>
                <w:sz w:val="18"/>
                <w:szCs w:val="18"/>
                <w:lang w:val="en-US"/>
              </w:rPr>
              <w:t>sahipliğinde</w:t>
            </w:r>
            <w:proofErr w:type="spellEnd"/>
            <w:r w:rsidRPr="00A43FCA">
              <w:rPr>
                <w:rFonts w:ascii="Arial" w:hAnsi="Arial" w:cs="Arial"/>
                <w:color w:val="000000"/>
                <w:sz w:val="18"/>
                <w:szCs w:val="18"/>
                <w:lang w:val="en-US"/>
              </w:rPr>
              <w:t xml:space="preserve"> 7-10 </w:t>
            </w:r>
            <w:proofErr w:type="spellStart"/>
            <w:r w:rsidRPr="00A43FCA">
              <w:rPr>
                <w:rFonts w:ascii="Arial" w:hAnsi="Arial" w:cs="Arial"/>
                <w:color w:val="000000"/>
                <w:sz w:val="18"/>
                <w:szCs w:val="18"/>
                <w:lang w:val="en-US"/>
              </w:rPr>
              <w:t>Aralık</w:t>
            </w:r>
            <w:proofErr w:type="spellEnd"/>
            <w:r w:rsidRPr="00A43FCA">
              <w:rPr>
                <w:rFonts w:ascii="Arial" w:hAnsi="Arial" w:cs="Arial"/>
                <w:color w:val="000000"/>
                <w:sz w:val="18"/>
                <w:szCs w:val="18"/>
                <w:lang w:val="en-US"/>
              </w:rPr>
              <w:t xml:space="preserve"> 2021 </w:t>
            </w:r>
            <w:proofErr w:type="spellStart"/>
            <w:r w:rsidRPr="00A43FCA">
              <w:rPr>
                <w:rFonts w:ascii="Arial" w:hAnsi="Arial" w:cs="Arial"/>
                <w:color w:val="000000"/>
                <w:sz w:val="18"/>
                <w:szCs w:val="18"/>
                <w:lang w:val="en-US"/>
              </w:rPr>
              <w:t>tarihinde</w:t>
            </w:r>
            <w:proofErr w:type="spellEnd"/>
            <w:r w:rsidRPr="00A43FCA">
              <w:rPr>
                <w:rFonts w:ascii="Arial" w:hAnsi="Arial" w:cs="Arial"/>
                <w:color w:val="000000"/>
                <w:sz w:val="18"/>
                <w:szCs w:val="18"/>
                <w:lang w:val="en-US"/>
              </w:rPr>
              <w:t xml:space="preserve"> </w:t>
            </w:r>
            <w:proofErr w:type="spellStart"/>
            <w:r w:rsidRPr="00A43FCA">
              <w:rPr>
                <w:rFonts w:ascii="Arial" w:hAnsi="Arial" w:cs="Arial"/>
                <w:color w:val="000000"/>
                <w:sz w:val="18"/>
                <w:szCs w:val="18"/>
                <w:lang w:val="en-US"/>
              </w:rPr>
              <w:t>Antalya’da</w:t>
            </w:r>
            <w:proofErr w:type="spellEnd"/>
            <w:r w:rsidRPr="00A43FCA">
              <w:rPr>
                <w:rFonts w:ascii="Arial" w:hAnsi="Arial" w:cs="Arial"/>
                <w:color w:val="000000"/>
                <w:sz w:val="18"/>
                <w:szCs w:val="18"/>
                <w:lang w:val="en-US"/>
              </w:rPr>
              <w:t xml:space="preserve"> </w:t>
            </w:r>
            <w:proofErr w:type="spellStart"/>
            <w:r w:rsidRPr="00A43FCA">
              <w:rPr>
                <w:rFonts w:ascii="Arial" w:hAnsi="Arial" w:cs="Arial"/>
                <w:color w:val="000000"/>
                <w:sz w:val="18"/>
                <w:szCs w:val="18"/>
                <w:lang w:val="en-US"/>
              </w:rPr>
              <w:t>gerçekleştiril</w:t>
            </w:r>
            <w:r w:rsidR="00080B90" w:rsidRPr="00A43FCA">
              <w:rPr>
                <w:rFonts w:ascii="Arial" w:hAnsi="Arial" w:cs="Arial"/>
                <w:color w:val="000000"/>
                <w:sz w:val="18"/>
                <w:szCs w:val="18"/>
                <w:lang w:val="en-US"/>
              </w:rPr>
              <w:t>miştir</w:t>
            </w:r>
            <w:proofErr w:type="spellEnd"/>
            <w:r w:rsidRPr="00A43FCA">
              <w:rPr>
                <w:rFonts w:ascii="Arial" w:hAnsi="Arial" w:cs="Arial"/>
                <w:color w:val="000000"/>
                <w:sz w:val="18"/>
                <w:szCs w:val="18"/>
                <w:lang w:val="en-US"/>
              </w:rPr>
              <w:t>.</w:t>
            </w:r>
            <w:r w:rsidR="005D2EC2" w:rsidRPr="00A43FCA">
              <w:rPr>
                <w:rFonts w:ascii="Arial" w:hAnsi="Arial" w:cs="Arial"/>
                <w:color w:val="000000"/>
                <w:sz w:val="18"/>
                <w:szCs w:val="18"/>
                <w:lang w:val="en-US"/>
              </w:rPr>
              <w:t xml:space="preserve"> </w:t>
            </w:r>
            <w:proofErr w:type="spellStart"/>
            <w:r w:rsidR="005D2EC2" w:rsidRPr="00A43FCA">
              <w:rPr>
                <w:rFonts w:ascii="Arial" w:hAnsi="Arial" w:cs="Arial"/>
                <w:color w:val="000000"/>
                <w:sz w:val="18"/>
                <w:szCs w:val="18"/>
                <w:lang w:val="en-US"/>
              </w:rPr>
              <w:t>Toplantıda</w:t>
            </w:r>
            <w:proofErr w:type="spellEnd"/>
            <w:r w:rsidR="005D2EC2" w:rsidRPr="00A43FCA">
              <w:rPr>
                <w:rFonts w:ascii="Arial" w:hAnsi="Arial" w:cs="Arial"/>
                <w:color w:val="000000"/>
                <w:sz w:val="18"/>
                <w:szCs w:val="18"/>
                <w:lang w:val="en-US"/>
              </w:rPr>
              <w:t xml:space="preserve"> </w:t>
            </w:r>
            <w:r w:rsidR="005D2EC2" w:rsidRPr="00A43FCA">
              <w:rPr>
                <w:rFonts w:ascii="Arial" w:hAnsi="Arial" w:cs="Arial"/>
                <w:color w:val="000000"/>
                <w:sz w:val="18"/>
                <w:szCs w:val="18"/>
              </w:rPr>
              <w:t>kabul edilen bildirgede</w:t>
            </w:r>
            <w:r w:rsidR="00953D8B" w:rsidRPr="00A43FCA">
              <w:rPr>
                <w:rFonts w:ascii="Arial" w:hAnsi="Arial" w:cs="Arial"/>
                <w:color w:val="000000"/>
                <w:sz w:val="18"/>
                <w:szCs w:val="18"/>
              </w:rPr>
              <w:t>;</w:t>
            </w:r>
            <w:r w:rsidR="005D2EC2" w:rsidRPr="00A43FCA">
              <w:rPr>
                <w:rFonts w:ascii="Arial" w:hAnsi="Arial" w:cs="Arial"/>
                <w:color w:val="000000"/>
                <w:sz w:val="18"/>
                <w:szCs w:val="18"/>
              </w:rPr>
              <w:t xml:space="preserve"> </w:t>
            </w:r>
            <w:r w:rsidR="00925D75" w:rsidRPr="00A43FCA">
              <w:rPr>
                <w:rFonts w:ascii="Arial" w:hAnsi="Arial" w:cs="Arial"/>
                <w:color w:val="000000"/>
                <w:sz w:val="18"/>
                <w:szCs w:val="18"/>
              </w:rPr>
              <w:t xml:space="preserve">plastik kirliliğini ele almak, deniz çöpünü önlemek ve azaltmak için yasal bağlayıcılığı olan küresel bir anlaşma geliştirme yetkisine </w:t>
            </w:r>
            <w:r w:rsidR="00953D8B" w:rsidRPr="00A43FCA">
              <w:rPr>
                <w:rFonts w:ascii="Arial" w:hAnsi="Arial" w:cs="Arial"/>
                <w:color w:val="000000"/>
                <w:sz w:val="18"/>
                <w:szCs w:val="18"/>
              </w:rPr>
              <w:t xml:space="preserve">sahip </w:t>
            </w:r>
            <w:r w:rsidR="00925D75" w:rsidRPr="00A43FCA">
              <w:rPr>
                <w:rFonts w:ascii="Arial" w:hAnsi="Arial" w:cs="Arial"/>
                <w:color w:val="000000"/>
                <w:sz w:val="18"/>
                <w:szCs w:val="18"/>
              </w:rPr>
              <w:t xml:space="preserve">Uluslararası Müzakere Komitesinin kurulması için diğer bölgesel ve küresel girişimlerle uyumlu eylemlerin geliştirilmesi kararı alınmıştır (COP 22, 2021). </w:t>
            </w:r>
          </w:p>
          <w:p w14:paraId="535E923F" w14:textId="77777777" w:rsidR="00C37E13" w:rsidRPr="00296035" w:rsidRDefault="00C37E13" w:rsidP="00925D75">
            <w:pPr>
              <w:pStyle w:val="WW-NormalWeb1"/>
              <w:contextualSpacing/>
              <w:jc w:val="both"/>
              <w:rPr>
                <w:rFonts w:ascii="Arial" w:hAnsi="Arial" w:cs="Arial"/>
                <w:color w:val="000000"/>
                <w:sz w:val="10"/>
                <w:szCs w:val="10"/>
              </w:rPr>
            </w:pPr>
          </w:p>
          <w:p w14:paraId="77E32DB0" w14:textId="4937501C" w:rsidR="00EF5E01" w:rsidRDefault="00B311AD" w:rsidP="00201131">
            <w:pPr>
              <w:pStyle w:val="WW-NormalWeb1"/>
              <w:spacing w:before="0" w:after="0"/>
              <w:contextualSpacing/>
              <w:jc w:val="both"/>
              <w:rPr>
                <w:rStyle w:val="Strong"/>
                <w:rFonts w:ascii="Arial" w:hAnsi="Arial" w:cs="Arial"/>
                <w:b w:val="0"/>
                <w:bCs w:val="0"/>
                <w:color w:val="000000"/>
                <w:sz w:val="18"/>
                <w:szCs w:val="18"/>
              </w:rPr>
            </w:pPr>
            <w:r>
              <w:rPr>
                <w:rFonts w:ascii="Arial" w:hAnsi="Arial" w:cs="Arial"/>
                <w:color w:val="000000"/>
                <w:sz w:val="18"/>
                <w:szCs w:val="18"/>
              </w:rPr>
              <w:t>MP</w:t>
            </w:r>
            <w:r w:rsidR="00201131">
              <w:rPr>
                <w:rFonts w:ascii="Arial" w:hAnsi="Arial" w:cs="Arial"/>
                <w:color w:val="000000"/>
                <w:sz w:val="18"/>
                <w:szCs w:val="18"/>
              </w:rPr>
              <w:t xml:space="preserve"> atıklar </w:t>
            </w:r>
            <w:r w:rsidR="00F74888" w:rsidRPr="000335C5">
              <w:rPr>
                <w:rFonts w:ascii="Arial" w:hAnsi="Arial" w:cs="Arial"/>
                <w:color w:val="000000"/>
                <w:sz w:val="18"/>
                <w:szCs w:val="18"/>
              </w:rPr>
              <w:t>(</w:t>
            </w:r>
            <w:proofErr w:type="spellStart"/>
            <w:r w:rsidR="00F74888" w:rsidRPr="000335C5">
              <w:rPr>
                <w:rFonts w:ascii="Arial" w:hAnsi="Arial" w:cs="Arial"/>
                <w:color w:val="000000"/>
                <w:sz w:val="18"/>
                <w:szCs w:val="18"/>
              </w:rPr>
              <w:t>MP’ler</w:t>
            </w:r>
            <w:proofErr w:type="spellEnd"/>
            <w:r w:rsidR="00F74888" w:rsidRPr="000335C5">
              <w:rPr>
                <w:rFonts w:ascii="Arial" w:hAnsi="Arial" w:cs="Arial"/>
                <w:color w:val="000000"/>
                <w:sz w:val="18"/>
                <w:szCs w:val="18"/>
              </w:rPr>
              <w:t xml:space="preserve">) </w:t>
            </w:r>
            <w:r w:rsidR="009A1F5D" w:rsidRPr="000335C5">
              <w:rPr>
                <w:rFonts w:ascii="Arial" w:hAnsi="Arial" w:cs="Arial"/>
                <w:color w:val="000000"/>
                <w:sz w:val="18"/>
                <w:szCs w:val="18"/>
              </w:rPr>
              <w:t xml:space="preserve">kaynaklarına göre </w:t>
            </w:r>
            <w:r w:rsidR="00F74888" w:rsidRPr="000335C5">
              <w:rPr>
                <w:rFonts w:ascii="Arial" w:hAnsi="Arial" w:cs="Arial"/>
                <w:color w:val="000000"/>
                <w:sz w:val="18"/>
                <w:szCs w:val="18"/>
              </w:rPr>
              <w:t>iki şekilde sınıflandırılmaktadır</w:t>
            </w:r>
            <w:r w:rsidR="00EB0C70">
              <w:rPr>
                <w:rFonts w:ascii="Arial" w:hAnsi="Arial" w:cs="Arial"/>
                <w:color w:val="000000"/>
                <w:sz w:val="18"/>
                <w:szCs w:val="18"/>
              </w:rPr>
              <w:t>.</w:t>
            </w:r>
            <w:r w:rsidR="00F74888" w:rsidRPr="000335C5">
              <w:rPr>
                <w:rFonts w:ascii="Arial" w:hAnsi="Arial" w:cs="Arial"/>
                <w:color w:val="000000"/>
                <w:sz w:val="18"/>
                <w:szCs w:val="18"/>
              </w:rPr>
              <w:t xml:space="preserve"> </w:t>
            </w:r>
            <w:r w:rsidR="00BB348C" w:rsidRPr="000335C5">
              <w:rPr>
                <w:rFonts w:ascii="Arial" w:hAnsi="Arial" w:cs="Arial"/>
                <w:color w:val="000000"/>
                <w:sz w:val="18"/>
                <w:szCs w:val="18"/>
              </w:rPr>
              <w:t xml:space="preserve">Birincil </w:t>
            </w:r>
            <w:proofErr w:type="spellStart"/>
            <w:r w:rsidR="00BB348C" w:rsidRPr="000335C5">
              <w:rPr>
                <w:rFonts w:ascii="Arial" w:hAnsi="Arial" w:cs="Arial"/>
                <w:color w:val="000000"/>
                <w:sz w:val="18"/>
                <w:szCs w:val="18"/>
              </w:rPr>
              <w:t>MP’ler</w:t>
            </w:r>
            <w:proofErr w:type="spellEnd"/>
            <w:r w:rsidR="00BB348C" w:rsidRPr="000335C5">
              <w:rPr>
                <w:rFonts w:ascii="Arial" w:hAnsi="Arial" w:cs="Arial"/>
                <w:color w:val="000000"/>
                <w:sz w:val="18"/>
                <w:szCs w:val="18"/>
              </w:rPr>
              <w:t xml:space="preserve"> ilaç, tekstil ve kozm</w:t>
            </w:r>
            <w:r w:rsidR="00953D8B">
              <w:rPr>
                <w:rFonts w:ascii="Arial" w:hAnsi="Arial" w:cs="Arial"/>
                <w:color w:val="000000"/>
                <w:sz w:val="18"/>
                <w:szCs w:val="18"/>
              </w:rPr>
              <w:t>e</w:t>
            </w:r>
            <w:r w:rsidR="00BB348C" w:rsidRPr="000335C5">
              <w:rPr>
                <w:rFonts w:ascii="Arial" w:hAnsi="Arial" w:cs="Arial"/>
                <w:color w:val="000000"/>
                <w:sz w:val="18"/>
                <w:szCs w:val="18"/>
              </w:rPr>
              <w:t xml:space="preserve">tik endüstrisinde yaygın olarak kullanılan plastiklerdir. Birincil </w:t>
            </w:r>
            <w:proofErr w:type="spellStart"/>
            <w:r w:rsidR="00BB348C" w:rsidRPr="000335C5">
              <w:rPr>
                <w:rFonts w:ascii="Arial" w:hAnsi="Arial" w:cs="Arial"/>
                <w:color w:val="000000"/>
                <w:sz w:val="18"/>
                <w:szCs w:val="18"/>
              </w:rPr>
              <w:t>MP'ler</w:t>
            </w:r>
            <w:proofErr w:type="spellEnd"/>
            <w:r w:rsidR="00BB348C" w:rsidRPr="000335C5">
              <w:rPr>
                <w:rFonts w:ascii="Arial" w:hAnsi="Arial" w:cs="Arial"/>
                <w:color w:val="000000"/>
                <w:sz w:val="18"/>
                <w:szCs w:val="18"/>
              </w:rPr>
              <w:t xml:space="preserve"> yüzey akışı, evsel ve endüstriyel drenaj sistemleri ve atık su arıtma tesisleri deşarjı yoluyla sucul ortamlara girebilmektedir. </w:t>
            </w:r>
            <w:r w:rsidR="007663C9" w:rsidRPr="000335C5">
              <w:rPr>
                <w:rFonts w:ascii="Arial" w:hAnsi="Arial" w:cs="Arial"/>
                <w:color w:val="000000"/>
                <w:sz w:val="18"/>
                <w:szCs w:val="18"/>
              </w:rPr>
              <w:t xml:space="preserve">Birincil </w:t>
            </w:r>
            <w:proofErr w:type="spellStart"/>
            <w:r>
              <w:rPr>
                <w:rFonts w:ascii="Arial" w:hAnsi="Arial" w:cs="Arial"/>
                <w:color w:val="000000"/>
                <w:sz w:val="18"/>
                <w:szCs w:val="18"/>
              </w:rPr>
              <w:t>MP</w:t>
            </w:r>
            <w:r w:rsidR="007663C9" w:rsidRPr="000335C5">
              <w:rPr>
                <w:rFonts w:ascii="Arial" w:hAnsi="Arial" w:cs="Arial"/>
                <w:color w:val="000000"/>
                <w:sz w:val="18"/>
                <w:szCs w:val="18"/>
              </w:rPr>
              <w:t>ler</w:t>
            </w:r>
            <w:proofErr w:type="spellEnd"/>
            <w:r w:rsidR="007663C9" w:rsidRPr="000335C5">
              <w:rPr>
                <w:rFonts w:ascii="Arial" w:hAnsi="Arial" w:cs="Arial"/>
                <w:color w:val="000000"/>
                <w:sz w:val="18"/>
                <w:szCs w:val="18"/>
              </w:rPr>
              <w:t xml:space="preserve"> daha yüksek tüketim düzeyi ve teknolojik gelişmelerle birlikte daha yaygın hale gelmektedir (Zhao vd. 2019).</w:t>
            </w:r>
            <w:r w:rsidR="007663C9" w:rsidRPr="000335C5">
              <w:rPr>
                <w:rStyle w:val="Strong"/>
                <w:rFonts w:ascii="Arial" w:hAnsi="Arial" w:cs="Arial"/>
                <w:b w:val="0"/>
                <w:bCs w:val="0"/>
                <w:color w:val="000000"/>
                <w:sz w:val="18"/>
                <w:szCs w:val="18"/>
              </w:rPr>
              <w:t xml:space="preserve"> </w:t>
            </w:r>
            <w:r w:rsidR="00BB348C" w:rsidRPr="000335C5">
              <w:rPr>
                <w:rFonts w:ascii="Arial" w:hAnsi="Arial" w:cs="Arial"/>
                <w:color w:val="000000"/>
                <w:sz w:val="18"/>
                <w:szCs w:val="18"/>
              </w:rPr>
              <w:t xml:space="preserve">İkincil </w:t>
            </w:r>
            <w:proofErr w:type="spellStart"/>
            <w:r w:rsidR="00BB348C" w:rsidRPr="000335C5">
              <w:rPr>
                <w:rFonts w:ascii="Arial" w:hAnsi="Arial" w:cs="Arial"/>
                <w:color w:val="000000"/>
                <w:sz w:val="18"/>
                <w:szCs w:val="18"/>
              </w:rPr>
              <w:t>MP’ler</w:t>
            </w:r>
            <w:proofErr w:type="spellEnd"/>
            <w:r w:rsidR="00BB348C" w:rsidRPr="000335C5">
              <w:rPr>
                <w:rFonts w:ascii="Arial" w:hAnsi="Arial" w:cs="Arial"/>
                <w:color w:val="000000"/>
                <w:sz w:val="18"/>
                <w:szCs w:val="18"/>
              </w:rPr>
              <w:t xml:space="preserve"> </w:t>
            </w:r>
            <w:r w:rsidR="001047DC">
              <w:rPr>
                <w:rFonts w:ascii="Arial" w:hAnsi="Arial" w:cs="Arial"/>
                <w:color w:val="000000"/>
                <w:sz w:val="18"/>
                <w:szCs w:val="18"/>
              </w:rPr>
              <w:t xml:space="preserve">ise </w:t>
            </w:r>
            <w:r w:rsidR="00BB348C" w:rsidRPr="000335C5">
              <w:rPr>
                <w:rFonts w:ascii="Arial" w:hAnsi="Arial" w:cs="Arial"/>
                <w:color w:val="000000"/>
                <w:sz w:val="18"/>
                <w:szCs w:val="18"/>
              </w:rPr>
              <w:t>plastiklerin çevreye karışması ya da bırakılması sonucunda çevresel, fizikokimyasal</w:t>
            </w:r>
            <w:r w:rsidR="00F4514A" w:rsidRPr="000335C5">
              <w:rPr>
                <w:rFonts w:ascii="Arial" w:hAnsi="Arial" w:cs="Arial"/>
                <w:color w:val="000000"/>
                <w:sz w:val="18"/>
                <w:szCs w:val="18"/>
              </w:rPr>
              <w:t xml:space="preserve"> ve biyolojik süreçlerin</w:t>
            </w:r>
            <w:r w:rsidR="00BB348C" w:rsidRPr="000335C5">
              <w:rPr>
                <w:rFonts w:ascii="Arial" w:hAnsi="Arial" w:cs="Arial"/>
                <w:color w:val="000000"/>
                <w:sz w:val="18"/>
                <w:szCs w:val="18"/>
              </w:rPr>
              <w:t xml:space="preserve"> etkisi altında aşamalı olarak parçalanmaya uğraması ile oluşan plastiklerdir (</w:t>
            </w:r>
            <w:proofErr w:type="spellStart"/>
            <w:r w:rsidR="00BB348C" w:rsidRPr="000335C5">
              <w:rPr>
                <w:rFonts w:ascii="Arial" w:hAnsi="Arial" w:cs="Arial"/>
                <w:color w:val="000000"/>
                <w:sz w:val="18"/>
                <w:szCs w:val="18"/>
              </w:rPr>
              <w:t>Elizalde-Velázquez</w:t>
            </w:r>
            <w:proofErr w:type="spellEnd"/>
            <w:r w:rsidR="00BB348C" w:rsidRPr="000335C5">
              <w:rPr>
                <w:rFonts w:ascii="Arial" w:hAnsi="Arial" w:cs="Arial"/>
                <w:color w:val="000000"/>
                <w:sz w:val="18"/>
                <w:szCs w:val="18"/>
              </w:rPr>
              <w:t xml:space="preserve"> ve </w:t>
            </w:r>
            <w:proofErr w:type="spellStart"/>
            <w:r w:rsidR="00BB348C" w:rsidRPr="000335C5">
              <w:rPr>
                <w:rFonts w:ascii="Arial" w:hAnsi="Arial" w:cs="Arial"/>
                <w:color w:val="000000"/>
                <w:sz w:val="18"/>
                <w:szCs w:val="18"/>
              </w:rPr>
              <w:t>Gómez-Oliván</w:t>
            </w:r>
            <w:proofErr w:type="spellEnd"/>
            <w:r w:rsidR="00BB348C" w:rsidRPr="000335C5">
              <w:rPr>
                <w:rFonts w:ascii="Arial" w:hAnsi="Arial" w:cs="Arial"/>
                <w:color w:val="000000"/>
                <w:sz w:val="18"/>
                <w:szCs w:val="18"/>
              </w:rPr>
              <w:t xml:space="preserve">, 2021). </w:t>
            </w:r>
            <w:r w:rsidR="007663C9" w:rsidRPr="000335C5">
              <w:rPr>
                <w:rFonts w:ascii="Arial" w:hAnsi="Arial" w:cs="Arial"/>
                <w:color w:val="000000"/>
                <w:sz w:val="18"/>
                <w:szCs w:val="18"/>
              </w:rPr>
              <w:t xml:space="preserve">İkincil plastiklerin </w:t>
            </w:r>
            <w:r w:rsidR="007663C9" w:rsidRPr="000335C5">
              <w:rPr>
                <w:rStyle w:val="Strong"/>
                <w:rFonts w:ascii="Arial" w:hAnsi="Arial" w:cs="Arial"/>
                <w:b w:val="0"/>
                <w:bCs w:val="0"/>
                <w:color w:val="000000"/>
                <w:sz w:val="18"/>
                <w:szCs w:val="18"/>
              </w:rPr>
              <w:t>p</w:t>
            </w:r>
            <w:r w:rsidR="00EF5E01" w:rsidRPr="000335C5">
              <w:rPr>
                <w:rStyle w:val="Strong"/>
                <w:rFonts w:ascii="Arial" w:hAnsi="Arial" w:cs="Arial"/>
                <w:b w:val="0"/>
                <w:bCs w:val="0"/>
                <w:color w:val="000000"/>
                <w:sz w:val="18"/>
                <w:szCs w:val="18"/>
              </w:rPr>
              <w:t>arçalanma oranı polim</w:t>
            </w:r>
            <w:r w:rsidR="007663C9" w:rsidRPr="000335C5">
              <w:rPr>
                <w:rStyle w:val="Strong"/>
                <w:rFonts w:ascii="Arial" w:hAnsi="Arial" w:cs="Arial"/>
                <w:b w:val="0"/>
                <w:bCs w:val="0"/>
                <w:color w:val="000000"/>
                <w:sz w:val="18"/>
                <w:szCs w:val="18"/>
              </w:rPr>
              <w:t xml:space="preserve">er türlerine bağlıdır. </w:t>
            </w:r>
            <w:r w:rsidR="000B7247" w:rsidRPr="000939B6">
              <w:rPr>
                <w:rStyle w:val="Strong"/>
                <w:rFonts w:ascii="Arial" w:hAnsi="Arial" w:cs="Arial"/>
                <w:b w:val="0"/>
                <w:bCs w:val="0"/>
                <w:color w:val="000000"/>
                <w:sz w:val="18"/>
                <w:szCs w:val="18"/>
              </w:rPr>
              <w:t xml:space="preserve">Küresel olarak üretilen sentetik polimerlerin yaklaşık %90'ı polietilen (PE), polipropilen (PP), polivinil klorür (PVC), polistiren (PS) veya polietilen </w:t>
            </w:r>
            <w:proofErr w:type="spellStart"/>
            <w:r w:rsidR="000B7247" w:rsidRPr="000939B6">
              <w:rPr>
                <w:rStyle w:val="Strong"/>
                <w:rFonts w:ascii="Arial" w:hAnsi="Arial" w:cs="Arial"/>
                <w:b w:val="0"/>
                <w:bCs w:val="0"/>
                <w:color w:val="000000"/>
                <w:sz w:val="18"/>
                <w:szCs w:val="18"/>
              </w:rPr>
              <w:t>tereftalat</w:t>
            </w:r>
            <w:proofErr w:type="spellEnd"/>
            <w:r w:rsidR="000B7247" w:rsidRPr="000939B6">
              <w:rPr>
                <w:rStyle w:val="Strong"/>
                <w:rFonts w:ascii="Arial" w:hAnsi="Arial" w:cs="Arial"/>
                <w:b w:val="0"/>
                <w:bCs w:val="0"/>
                <w:color w:val="000000"/>
                <w:sz w:val="18"/>
                <w:szCs w:val="18"/>
              </w:rPr>
              <w:t xml:space="preserve"> (PET) türleridir (</w:t>
            </w:r>
            <w:proofErr w:type="spellStart"/>
            <w:r w:rsidR="000B7247" w:rsidRPr="000939B6">
              <w:rPr>
                <w:rStyle w:val="Strong"/>
                <w:rFonts w:ascii="Arial" w:hAnsi="Arial" w:cs="Arial"/>
                <w:b w:val="0"/>
                <w:bCs w:val="0"/>
                <w:color w:val="000000"/>
                <w:sz w:val="18"/>
                <w:szCs w:val="18"/>
              </w:rPr>
              <w:t>Andrady</w:t>
            </w:r>
            <w:proofErr w:type="spellEnd"/>
            <w:r w:rsidR="000B7247" w:rsidRPr="000939B6">
              <w:rPr>
                <w:rStyle w:val="Strong"/>
                <w:rFonts w:ascii="Arial" w:hAnsi="Arial" w:cs="Arial"/>
                <w:b w:val="0"/>
                <w:bCs w:val="0"/>
                <w:color w:val="000000"/>
                <w:sz w:val="18"/>
                <w:szCs w:val="18"/>
              </w:rPr>
              <w:t>, 20</w:t>
            </w:r>
            <w:r w:rsidR="00E33525">
              <w:rPr>
                <w:rStyle w:val="Strong"/>
                <w:rFonts w:ascii="Arial" w:hAnsi="Arial" w:cs="Arial"/>
                <w:b w:val="0"/>
                <w:bCs w:val="0"/>
                <w:color w:val="000000"/>
                <w:sz w:val="18"/>
                <w:szCs w:val="18"/>
              </w:rPr>
              <w:t>1</w:t>
            </w:r>
            <w:r w:rsidR="000B7247" w:rsidRPr="000939B6">
              <w:rPr>
                <w:rStyle w:val="Strong"/>
                <w:rFonts w:ascii="Arial" w:hAnsi="Arial" w:cs="Arial"/>
                <w:b w:val="0"/>
                <w:bCs w:val="0"/>
                <w:color w:val="000000"/>
                <w:sz w:val="18"/>
                <w:szCs w:val="18"/>
              </w:rPr>
              <w:t xml:space="preserve">9). Bu yaygın polimerlerin üretimi ve </w:t>
            </w:r>
            <w:r w:rsidR="00825ED6">
              <w:rPr>
                <w:rStyle w:val="Strong"/>
                <w:rFonts w:ascii="Arial" w:hAnsi="Arial" w:cs="Arial"/>
                <w:b w:val="0"/>
                <w:bCs w:val="0"/>
                <w:color w:val="000000"/>
                <w:sz w:val="18"/>
                <w:szCs w:val="18"/>
              </w:rPr>
              <w:t xml:space="preserve">pazardaki </w:t>
            </w:r>
            <w:r w:rsidR="000B7247" w:rsidRPr="000939B6">
              <w:rPr>
                <w:rStyle w:val="Strong"/>
                <w:rFonts w:ascii="Arial" w:hAnsi="Arial" w:cs="Arial"/>
                <w:b w:val="0"/>
                <w:bCs w:val="0"/>
                <w:color w:val="000000"/>
                <w:sz w:val="18"/>
                <w:szCs w:val="18"/>
              </w:rPr>
              <w:t xml:space="preserve">talebi yaklaşık olarak şu şekildedir: polipropilen (PP; %19.3), düşük yoğunluklu polietilen (LDPE; %17.5), yüksek yoğunluklu polietilen (HDPE; %12.3), polivinil klorür (PVC; %10.2) ), poliüretan (PUR; %7,7), polietilen </w:t>
            </w:r>
            <w:proofErr w:type="spellStart"/>
            <w:r w:rsidR="000B7247" w:rsidRPr="000939B6">
              <w:rPr>
                <w:rStyle w:val="Strong"/>
                <w:rFonts w:ascii="Arial" w:hAnsi="Arial" w:cs="Arial"/>
                <w:b w:val="0"/>
                <w:bCs w:val="0"/>
                <w:color w:val="000000"/>
                <w:sz w:val="18"/>
                <w:szCs w:val="18"/>
              </w:rPr>
              <w:t>tereftalat</w:t>
            </w:r>
            <w:proofErr w:type="spellEnd"/>
            <w:r w:rsidR="000B7247" w:rsidRPr="000939B6">
              <w:rPr>
                <w:rStyle w:val="Strong"/>
                <w:rFonts w:ascii="Arial" w:hAnsi="Arial" w:cs="Arial"/>
                <w:b w:val="0"/>
                <w:bCs w:val="0"/>
                <w:color w:val="000000"/>
                <w:sz w:val="18"/>
                <w:szCs w:val="18"/>
              </w:rPr>
              <w:t xml:space="preserve"> (PET, polyester olarak da bilinir; %7,4) ve polistiren (PS; %6,6) (</w:t>
            </w:r>
            <w:proofErr w:type="spellStart"/>
            <w:r w:rsidR="000B7247" w:rsidRPr="000939B6">
              <w:rPr>
                <w:rStyle w:val="Strong"/>
                <w:rFonts w:ascii="Arial" w:hAnsi="Arial" w:cs="Arial"/>
                <w:b w:val="0"/>
                <w:bCs w:val="0"/>
                <w:color w:val="000000"/>
                <w:sz w:val="18"/>
                <w:szCs w:val="18"/>
              </w:rPr>
              <w:t>PlasticEurope</w:t>
            </w:r>
            <w:proofErr w:type="spellEnd"/>
            <w:r w:rsidR="000B7247" w:rsidRPr="000939B6">
              <w:rPr>
                <w:rStyle w:val="Strong"/>
                <w:rFonts w:ascii="Arial" w:hAnsi="Arial" w:cs="Arial"/>
                <w:b w:val="0"/>
                <w:bCs w:val="0"/>
                <w:color w:val="000000"/>
                <w:sz w:val="18"/>
                <w:szCs w:val="18"/>
              </w:rPr>
              <w:t xml:space="preserve">, 2019). </w:t>
            </w:r>
            <w:r w:rsidR="00385C30" w:rsidRPr="000939B6">
              <w:rPr>
                <w:rStyle w:val="Strong"/>
                <w:rFonts w:ascii="Arial" w:hAnsi="Arial" w:cs="Arial"/>
                <w:b w:val="0"/>
                <w:bCs w:val="0"/>
                <w:color w:val="000000"/>
                <w:sz w:val="18"/>
                <w:szCs w:val="18"/>
              </w:rPr>
              <w:t>Plastik türlerinin denizlerde hangi oranda bulunduğu literatürde çalışılmaktadır. Genel olarak PE</w:t>
            </w:r>
            <w:r w:rsidR="00385C30" w:rsidRPr="000335C5">
              <w:rPr>
                <w:rStyle w:val="Strong"/>
                <w:rFonts w:ascii="Arial" w:hAnsi="Arial" w:cs="Arial"/>
                <w:b w:val="0"/>
                <w:bCs w:val="0"/>
                <w:color w:val="000000"/>
                <w:sz w:val="18"/>
                <w:szCs w:val="18"/>
              </w:rPr>
              <w:t xml:space="preserve"> ve </w:t>
            </w:r>
            <w:proofErr w:type="spellStart"/>
            <w:r w:rsidR="00385C30" w:rsidRPr="000335C5">
              <w:rPr>
                <w:rStyle w:val="Strong"/>
                <w:rFonts w:ascii="Arial" w:hAnsi="Arial" w:cs="Arial"/>
                <w:b w:val="0"/>
                <w:bCs w:val="0"/>
                <w:color w:val="000000"/>
                <w:sz w:val="18"/>
                <w:szCs w:val="18"/>
              </w:rPr>
              <w:t>PP'nin</w:t>
            </w:r>
            <w:proofErr w:type="spellEnd"/>
            <w:r w:rsidR="00385C30" w:rsidRPr="000335C5">
              <w:rPr>
                <w:rStyle w:val="Strong"/>
                <w:rFonts w:ascii="Arial" w:hAnsi="Arial" w:cs="Arial"/>
                <w:b w:val="0"/>
                <w:bCs w:val="0"/>
                <w:color w:val="000000"/>
                <w:sz w:val="18"/>
                <w:szCs w:val="18"/>
              </w:rPr>
              <w:t xml:space="preserve"> </w:t>
            </w:r>
            <w:r>
              <w:rPr>
                <w:rStyle w:val="Strong"/>
                <w:rFonts w:ascii="Arial" w:hAnsi="Arial" w:cs="Arial"/>
                <w:b w:val="0"/>
                <w:bCs w:val="0"/>
                <w:color w:val="000000"/>
                <w:sz w:val="18"/>
                <w:szCs w:val="18"/>
              </w:rPr>
              <w:t>MP</w:t>
            </w:r>
            <w:r w:rsidR="00385C30" w:rsidRPr="000335C5">
              <w:rPr>
                <w:rStyle w:val="Strong"/>
                <w:rFonts w:ascii="Arial" w:hAnsi="Arial" w:cs="Arial"/>
                <w:b w:val="0"/>
                <w:bCs w:val="0"/>
                <w:color w:val="000000"/>
                <w:sz w:val="18"/>
                <w:szCs w:val="18"/>
              </w:rPr>
              <w:t xml:space="preserve"> parçacıkların çoğunluğunu (%82) oluşturduğunu bilinmektedir. Ancak polistirenin (PS)</w:t>
            </w:r>
            <w:r w:rsidR="00953D8B">
              <w:rPr>
                <w:rStyle w:val="Strong"/>
                <w:rFonts w:ascii="Arial" w:hAnsi="Arial" w:cs="Arial"/>
                <w:b w:val="0"/>
                <w:bCs w:val="0"/>
                <w:color w:val="000000"/>
                <w:sz w:val="18"/>
                <w:szCs w:val="18"/>
              </w:rPr>
              <w:t>;</w:t>
            </w:r>
            <w:r w:rsidR="00385C30" w:rsidRPr="000335C5">
              <w:rPr>
                <w:rStyle w:val="Strong"/>
                <w:rFonts w:ascii="Arial" w:hAnsi="Arial" w:cs="Arial"/>
                <w:b w:val="0"/>
                <w:bCs w:val="0"/>
                <w:color w:val="000000"/>
                <w:sz w:val="18"/>
                <w:szCs w:val="18"/>
              </w:rPr>
              <w:t xml:space="preserve"> deniz ortamında polietilen (PE) ve polipropilenden (PP) çok daha hızlı bir şekilde tespit edilemeyen küçüklükte parçacıklara </w:t>
            </w:r>
            <w:r w:rsidR="002419A8">
              <w:rPr>
                <w:rStyle w:val="Strong"/>
                <w:rFonts w:ascii="Arial" w:hAnsi="Arial" w:cs="Arial"/>
                <w:b w:val="0"/>
                <w:bCs w:val="0"/>
                <w:color w:val="000000"/>
                <w:sz w:val="18"/>
                <w:szCs w:val="18"/>
              </w:rPr>
              <w:t>ayrıştığı</w:t>
            </w:r>
            <w:r w:rsidR="002419A8" w:rsidRPr="000335C5">
              <w:rPr>
                <w:rStyle w:val="Strong"/>
                <w:rFonts w:ascii="Arial" w:hAnsi="Arial" w:cs="Arial"/>
                <w:b w:val="0"/>
                <w:bCs w:val="0"/>
                <w:color w:val="000000"/>
                <w:sz w:val="18"/>
                <w:szCs w:val="18"/>
              </w:rPr>
              <w:t xml:space="preserve"> </w:t>
            </w:r>
            <w:r w:rsidR="00385C30" w:rsidRPr="000335C5">
              <w:rPr>
                <w:rStyle w:val="Strong"/>
                <w:rFonts w:ascii="Arial" w:hAnsi="Arial" w:cs="Arial"/>
                <w:b w:val="0"/>
                <w:bCs w:val="0"/>
                <w:color w:val="000000"/>
                <w:sz w:val="18"/>
                <w:szCs w:val="18"/>
              </w:rPr>
              <w:t xml:space="preserve">gösterilmiştir (Halle </w:t>
            </w:r>
            <w:proofErr w:type="spellStart"/>
            <w:r w:rsidR="00385C30" w:rsidRPr="000335C5">
              <w:rPr>
                <w:rStyle w:val="Strong"/>
                <w:rFonts w:ascii="Arial" w:hAnsi="Arial" w:cs="Arial"/>
                <w:b w:val="0"/>
                <w:bCs w:val="0"/>
                <w:color w:val="000000"/>
                <w:sz w:val="18"/>
                <w:szCs w:val="18"/>
              </w:rPr>
              <w:t>vd</w:t>
            </w:r>
            <w:proofErr w:type="spellEnd"/>
            <w:r w:rsidR="00385C30" w:rsidRPr="000335C5">
              <w:rPr>
                <w:rStyle w:val="Strong"/>
                <w:rFonts w:ascii="Arial" w:hAnsi="Arial" w:cs="Arial"/>
                <w:b w:val="0"/>
                <w:bCs w:val="0"/>
                <w:color w:val="000000"/>
                <w:sz w:val="18"/>
                <w:szCs w:val="18"/>
              </w:rPr>
              <w:t xml:space="preserve"> 2016). </w:t>
            </w:r>
            <w:r w:rsidR="00385C30" w:rsidRPr="001047DC">
              <w:rPr>
                <w:rStyle w:val="Strong"/>
                <w:rFonts w:ascii="Arial" w:hAnsi="Arial" w:cs="Arial"/>
                <w:color w:val="000000"/>
                <w:sz w:val="18"/>
                <w:szCs w:val="18"/>
              </w:rPr>
              <w:t xml:space="preserve">Bu nedenle yaygın olarak çalışılan PE ve PP dışındaki plastik türlerinin de </w:t>
            </w:r>
            <w:r w:rsidR="00825ED6" w:rsidRPr="001047DC">
              <w:rPr>
                <w:rStyle w:val="Strong"/>
                <w:rFonts w:ascii="Arial" w:hAnsi="Arial" w:cs="Arial"/>
                <w:color w:val="000000"/>
                <w:sz w:val="18"/>
                <w:szCs w:val="18"/>
              </w:rPr>
              <w:t xml:space="preserve">üzerinde </w:t>
            </w:r>
            <w:r w:rsidR="00385C30" w:rsidRPr="001047DC">
              <w:rPr>
                <w:rStyle w:val="Strong"/>
                <w:rFonts w:ascii="Arial" w:hAnsi="Arial" w:cs="Arial"/>
                <w:color w:val="000000"/>
                <w:sz w:val="18"/>
                <w:szCs w:val="18"/>
              </w:rPr>
              <w:t xml:space="preserve">çalışılması gerektiği literatürde ifade edilmiştir </w:t>
            </w:r>
            <w:r w:rsidR="00385C30" w:rsidRPr="000335C5">
              <w:rPr>
                <w:rFonts w:ascii="Arial" w:hAnsi="Arial" w:cs="Arial"/>
                <w:color w:val="000000"/>
                <w:sz w:val="18"/>
                <w:szCs w:val="18"/>
              </w:rPr>
              <w:t>(Zhao vd. 2019)</w:t>
            </w:r>
            <w:r w:rsidR="00385C30" w:rsidRPr="000335C5">
              <w:rPr>
                <w:rStyle w:val="Strong"/>
                <w:rFonts w:ascii="Arial" w:hAnsi="Arial" w:cs="Arial"/>
                <w:b w:val="0"/>
                <w:bCs w:val="0"/>
                <w:color w:val="000000"/>
                <w:sz w:val="18"/>
                <w:szCs w:val="18"/>
              </w:rPr>
              <w:t xml:space="preserve">. </w:t>
            </w:r>
          </w:p>
          <w:p w14:paraId="615CA415" w14:textId="77777777" w:rsidR="007F5955" w:rsidRPr="00296035" w:rsidRDefault="007F5955" w:rsidP="002D1A5F">
            <w:pPr>
              <w:pStyle w:val="WW-NormalWeb1"/>
              <w:spacing w:before="0" w:after="0"/>
              <w:contextualSpacing/>
              <w:rPr>
                <w:rStyle w:val="Strong"/>
                <w:rFonts w:ascii="Arial" w:hAnsi="Arial" w:cs="Arial"/>
                <w:b w:val="0"/>
                <w:bCs w:val="0"/>
                <w:color w:val="000000"/>
                <w:sz w:val="10"/>
                <w:szCs w:val="10"/>
              </w:rPr>
            </w:pPr>
          </w:p>
          <w:p w14:paraId="3A0FB03E" w14:textId="6A092EE4" w:rsidR="000335C5" w:rsidRDefault="007F5955" w:rsidP="00EB0C70">
            <w:pPr>
              <w:pStyle w:val="WW-NormalWeb1"/>
              <w:spacing w:before="0" w:after="0"/>
              <w:contextualSpacing/>
              <w:jc w:val="both"/>
              <w:rPr>
                <w:rStyle w:val="Strong"/>
                <w:rFonts w:ascii="Arial" w:hAnsi="Arial" w:cs="Arial"/>
                <w:b w:val="0"/>
                <w:color w:val="000000"/>
                <w:sz w:val="18"/>
                <w:szCs w:val="18"/>
                <w:bdr w:val="none" w:sz="0" w:space="0" w:color="auto" w:frame="1"/>
              </w:rPr>
            </w:pPr>
            <w:proofErr w:type="spellStart"/>
            <w:r w:rsidRPr="006E639B">
              <w:rPr>
                <w:rFonts w:ascii="Arial" w:hAnsi="Arial" w:cs="Arial"/>
                <w:color w:val="000000"/>
                <w:sz w:val="18"/>
                <w:szCs w:val="18"/>
              </w:rPr>
              <w:t>MP’ler</w:t>
            </w:r>
            <w:proofErr w:type="spellEnd"/>
            <w:r w:rsidRPr="006E639B">
              <w:rPr>
                <w:rFonts w:ascii="Arial" w:hAnsi="Arial" w:cs="Arial"/>
                <w:color w:val="000000"/>
                <w:sz w:val="18"/>
                <w:szCs w:val="18"/>
              </w:rPr>
              <w:t xml:space="preserve"> hava, toprak, yeraltı suları, nehirler, göller, sulak alanlar, okyanuslar gibi karadan su ortamına kadar doğal ekosistemler için tehdit oluşturmaktadır (Kumar vd. 2021(a)). </w:t>
            </w:r>
            <w:proofErr w:type="spellStart"/>
            <w:r w:rsidRPr="006E639B">
              <w:rPr>
                <w:rFonts w:ascii="Arial" w:hAnsi="Arial" w:cs="Arial"/>
                <w:color w:val="000000"/>
                <w:sz w:val="18"/>
                <w:szCs w:val="18"/>
              </w:rPr>
              <w:t>MP’lerin</w:t>
            </w:r>
            <w:proofErr w:type="spellEnd"/>
            <w:r w:rsidRPr="006E639B">
              <w:rPr>
                <w:rFonts w:ascii="Arial" w:hAnsi="Arial" w:cs="Arial"/>
                <w:color w:val="000000"/>
                <w:sz w:val="18"/>
                <w:szCs w:val="18"/>
              </w:rPr>
              <w:t xml:space="preserve"> varlığı havada (</w:t>
            </w:r>
            <w:proofErr w:type="spellStart"/>
            <w:r w:rsidRPr="006E639B">
              <w:rPr>
                <w:rStyle w:val="Strong"/>
                <w:rFonts w:ascii="Arial" w:hAnsi="Arial" w:cs="Arial"/>
                <w:b w:val="0"/>
                <w:color w:val="000000"/>
                <w:sz w:val="18"/>
                <w:szCs w:val="18"/>
                <w:bdr w:val="none" w:sz="0" w:space="0" w:color="auto" w:frame="1"/>
              </w:rPr>
              <w:t>Mbachu</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2020; </w:t>
            </w:r>
            <w:proofErr w:type="spellStart"/>
            <w:r w:rsidRPr="006E639B">
              <w:rPr>
                <w:rStyle w:val="Strong"/>
                <w:rFonts w:ascii="Arial" w:hAnsi="Arial" w:cs="Arial"/>
                <w:b w:val="0"/>
                <w:color w:val="000000"/>
                <w:sz w:val="18"/>
                <w:szCs w:val="18"/>
                <w:bdr w:val="none" w:sz="0" w:space="0" w:color="auto" w:frame="1"/>
              </w:rPr>
              <w:t>Amato-Lourenco</w:t>
            </w:r>
            <w:proofErr w:type="spellEnd"/>
            <w:r w:rsidRPr="006E639B">
              <w:rPr>
                <w:rFonts w:ascii="Arial" w:hAnsi="Arial" w:cs="Arial"/>
                <w:color w:val="000000"/>
                <w:sz w:val="18"/>
                <w:szCs w:val="18"/>
              </w:rPr>
              <w:t xml:space="preserve">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Wang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toprakta (Yang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w:t>
            </w:r>
            <w:proofErr w:type="spellStart"/>
            <w:r w:rsidRPr="006E639B">
              <w:rPr>
                <w:rFonts w:ascii="Arial" w:hAnsi="Arial" w:cs="Arial"/>
                <w:color w:val="000000"/>
                <w:sz w:val="18"/>
                <w:szCs w:val="18"/>
              </w:rPr>
              <w:t>Corradini</w:t>
            </w:r>
            <w:proofErr w:type="spellEnd"/>
            <w:r w:rsidRPr="006E639B">
              <w:rPr>
                <w:rFonts w:ascii="Arial" w:hAnsi="Arial" w:cs="Arial"/>
                <w:color w:val="000000"/>
                <w:sz w:val="18"/>
                <w:szCs w:val="18"/>
              </w:rPr>
              <w:t xml:space="preserve">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Jacques </w:t>
            </w:r>
            <w:proofErr w:type="spellStart"/>
            <w:r w:rsidRPr="006E639B">
              <w:rPr>
                <w:rFonts w:ascii="Arial" w:hAnsi="Arial" w:cs="Arial"/>
                <w:color w:val="000000"/>
                <w:sz w:val="18"/>
                <w:szCs w:val="18"/>
              </w:rPr>
              <w:t>and</w:t>
            </w:r>
            <w:proofErr w:type="spellEnd"/>
            <w:r w:rsidRPr="006E639B">
              <w:rPr>
                <w:rFonts w:ascii="Arial" w:hAnsi="Arial" w:cs="Arial"/>
                <w:color w:val="000000"/>
                <w:sz w:val="18"/>
                <w:szCs w:val="18"/>
              </w:rPr>
              <w:t xml:space="preserve"> </w:t>
            </w:r>
            <w:proofErr w:type="spellStart"/>
            <w:r w:rsidRPr="006E639B">
              <w:rPr>
                <w:rFonts w:ascii="Arial" w:hAnsi="Arial" w:cs="Arial"/>
                <w:color w:val="000000"/>
                <w:sz w:val="18"/>
                <w:szCs w:val="18"/>
              </w:rPr>
              <w:t>Prosser</w:t>
            </w:r>
            <w:proofErr w:type="spellEnd"/>
            <w:r w:rsidRPr="006E639B">
              <w:rPr>
                <w:rFonts w:ascii="Arial" w:hAnsi="Arial" w:cs="Arial"/>
                <w:color w:val="000000"/>
                <w:sz w:val="18"/>
                <w:szCs w:val="18"/>
              </w:rPr>
              <w:t xml:space="preserve">, 2021; </w:t>
            </w:r>
            <w:proofErr w:type="spellStart"/>
            <w:r w:rsidRPr="006E639B">
              <w:rPr>
                <w:rFonts w:ascii="Arial" w:hAnsi="Arial" w:cs="Arial"/>
                <w:color w:val="000000"/>
                <w:sz w:val="18"/>
                <w:szCs w:val="18"/>
              </w:rPr>
              <w:t>Li</w:t>
            </w:r>
            <w:proofErr w:type="spellEnd"/>
            <w:r w:rsidRPr="006E639B">
              <w:rPr>
                <w:rFonts w:ascii="Arial" w:hAnsi="Arial" w:cs="Arial"/>
                <w:color w:val="000000"/>
                <w:sz w:val="18"/>
                <w:szCs w:val="18"/>
              </w:rPr>
              <w:t xml:space="preserve">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yeraltı sularında (</w:t>
            </w:r>
            <w:proofErr w:type="spellStart"/>
            <w:r w:rsidRPr="006E639B">
              <w:rPr>
                <w:rFonts w:ascii="Arial" w:hAnsi="Arial" w:cs="Arial"/>
                <w:color w:val="000000"/>
                <w:sz w:val="18"/>
                <w:szCs w:val="18"/>
              </w:rPr>
              <w:t>Bharath</w:t>
            </w:r>
            <w:proofErr w:type="spellEnd"/>
            <w:r w:rsidRPr="006E639B">
              <w:rPr>
                <w:rFonts w:ascii="Arial" w:hAnsi="Arial" w:cs="Arial"/>
                <w:color w:val="000000"/>
                <w:sz w:val="18"/>
                <w:szCs w:val="18"/>
              </w:rPr>
              <w:t xml:space="preserve">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w:t>
            </w:r>
            <w:proofErr w:type="spellStart"/>
            <w:r w:rsidRPr="006E639B">
              <w:rPr>
                <w:rFonts w:ascii="Arial" w:hAnsi="Arial" w:cs="Arial"/>
                <w:color w:val="000000"/>
                <w:sz w:val="18"/>
                <w:szCs w:val="18"/>
              </w:rPr>
              <w:t>Li</w:t>
            </w:r>
            <w:proofErr w:type="spellEnd"/>
            <w:r w:rsidRPr="006E639B">
              <w:rPr>
                <w:rFonts w:ascii="Arial" w:hAnsi="Arial" w:cs="Arial"/>
                <w:color w:val="000000"/>
                <w:sz w:val="18"/>
                <w:szCs w:val="18"/>
              </w:rPr>
              <w:t xml:space="preserve">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w:t>
            </w:r>
            <w:proofErr w:type="spellStart"/>
            <w:r w:rsidRPr="006E639B">
              <w:rPr>
                <w:rFonts w:ascii="Arial" w:hAnsi="Arial" w:cs="Arial"/>
                <w:color w:val="000000"/>
                <w:sz w:val="18"/>
                <w:szCs w:val="18"/>
              </w:rPr>
              <w:t>Ouda</w:t>
            </w:r>
            <w:proofErr w:type="spellEnd"/>
            <w:r w:rsidRPr="006E639B">
              <w:rPr>
                <w:rFonts w:ascii="Arial" w:hAnsi="Arial" w:cs="Arial"/>
                <w:color w:val="000000"/>
                <w:sz w:val="18"/>
                <w:szCs w:val="18"/>
              </w:rPr>
              <w:t xml:space="preserve">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nehirlerde (Kumar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2021(a); </w:t>
            </w:r>
            <w:proofErr w:type="spellStart"/>
            <w:r w:rsidRPr="006E639B">
              <w:rPr>
                <w:rFonts w:ascii="Arial" w:hAnsi="Arial" w:cs="Arial"/>
                <w:color w:val="000000"/>
                <w:sz w:val="18"/>
                <w:szCs w:val="18"/>
              </w:rPr>
              <w:t>Roebroek</w:t>
            </w:r>
            <w:proofErr w:type="spellEnd"/>
            <w:r w:rsidRPr="006E639B">
              <w:rPr>
                <w:rFonts w:ascii="Arial" w:hAnsi="Arial" w:cs="Arial"/>
                <w:color w:val="000000"/>
                <w:sz w:val="18"/>
                <w:szCs w:val="18"/>
              </w:rPr>
              <w:t xml:space="preserve"> </w:t>
            </w:r>
            <w:proofErr w:type="spellStart"/>
            <w:r w:rsidRPr="006E639B">
              <w:rPr>
                <w:rFonts w:ascii="Arial" w:hAnsi="Arial" w:cs="Arial"/>
                <w:color w:val="000000"/>
                <w:sz w:val="18"/>
                <w:szCs w:val="18"/>
              </w:rPr>
              <w:t>vd</w:t>
            </w:r>
            <w:proofErr w:type="spellEnd"/>
            <w:r w:rsidRPr="006E639B">
              <w:rPr>
                <w:rFonts w:ascii="Arial" w:hAnsi="Arial" w:cs="Arial"/>
                <w:color w:val="000000"/>
                <w:sz w:val="18"/>
                <w:szCs w:val="18"/>
              </w:rPr>
              <w:t xml:space="preserve"> 2021; </w:t>
            </w:r>
            <w:proofErr w:type="spellStart"/>
            <w:r w:rsidRPr="006E639B">
              <w:rPr>
                <w:rStyle w:val="Strong"/>
                <w:rFonts w:ascii="Arial" w:hAnsi="Arial" w:cs="Arial"/>
                <w:b w:val="0"/>
                <w:color w:val="000000"/>
                <w:sz w:val="18"/>
                <w:szCs w:val="18"/>
                <w:bdr w:val="none" w:sz="0" w:space="0" w:color="auto" w:frame="1"/>
              </w:rPr>
              <w:t>Allouzi</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2021; </w:t>
            </w:r>
            <w:proofErr w:type="spellStart"/>
            <w:r w:rsidRPr="006E639B">
              <w:rPr>
                <w:rStyle w:val="Strong"/>
                <w:rFonts w:ascii="Arial" w:hAnsi="Arial" w:cs="Arial"/>
                <w:b w:val="0"/>
                <w:color w:val="000000"/>
                <w:sz w:val="18"/>
                <w:szCs w:val="18"/>
                <w:bdr w:val="none" w:sz="0" w:space="0" w:color="auto" w:frame="1"/>
              </w:rPr>
              <w:t>Gerolin</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2020; </w:t>
            </w:r>
            <w:proofErr w:type="spellStart"/>
            <w:r w:rsidRPr="006E639B">
              <w:rPr>
                <w:rStyle w:val="Strong"/>
                <w:rFonts w:ascii="Arial" w:hAnsi="Arial" w:cs="Arial"/>
                <w:b w:val="0"/>
                <w:color w:val="000000"/>
                <w:sz w:val="18"/>
                <w:szCs w:val="18"/>
                <w:bdr w:val="none" w:sz="0" w:space="0" w:color="auto" w:frame="1"/>
              </w:rPr>
              <w:t>Kataoka</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2019; He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2020), göllerde (</w:t>
            </w:r>
            <w:proofErr w:type="spellStart"/>
            <w:r w:rsidRPr="006E639B">
              <w:rPr>
                <w:rStyle w:val="Strong"/>
                <w:rFonts w:ascii="Arial" w:hAnsi="Arial" w:cs="Arial"/>
                <w:b w:val="0"/>
                <w:color w:val="000000"/>
                <w:sz w:val="18"/>
                <w:szCs w:val="18"/>
                <w:bdr w:val="none" w:sz="0" w:space="0" w:color="auto" w:frame="1"/>
              </w:rPr>
              <w:t>Ballent</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2021; </w:t>
            </w:r>
            <w:proofErr w:type="spellStart"/>
            <w:r w:rsidRPr="006E639B">
              <w:rPr>
                <w:rStyle w:val="Strong"/>
                <w:rFonts w:ascii="Arial" w:hAnsi="Arial" w:cs="Arial"/>
                <w:b w:val="0"/>
                <w:color w:val="000000"/>
                <w:sz w:val="18"/>
                <w:szCs w:val="18"/>
                <w:bdr w:val="none" w:sz="0" w:space="0" w:color="auto" w:frame="1"/>
              </w:rPr>
              <w:t>Liu</w:t>
            </w:r>
            <w:proofErr w:type="spellEnd"/>
            <w:r w:rsidRPr="006E639B">
              <w:rPr>
                <w:rStyle w:val="Strong"/>
                <w:rFonts w:ascii="Arial" w:hAnsi="Arial" w:cs="Arial"/>
                <w:b w:val="0"/>
                <w:color w:val="000000"/>
                <w:sz w:val="18"/>
                <w:szCs w:val="18"/>
                <w:bdr w:val="none" w:sz="0" w:space="0" w:color="auto" w:frame="1"/>
              </w:rPr>
              <w:t xml:space="preserve"> vd. 2019; Vaughan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2017; Gonzalez-</w:t>
            </w:r>
            <w:proofErr w:type="spellStart"/>
            <w:r w:rsidRPr="006E639B">
              <w:rPr>
                <w:rStyle w:val="Strong"/>
                <w:rFonts w:ascii="Arial" w:hAnsi="Arial" w:cs="Arial"/>
                <w:b w:val="0"/>
                <w:color w:val="000000"/>
                <w:sz w:val="18"/>
                <w:szCs w:val="18"/>
                <w:bdr w:val="none" w:sz="0" w:space="0" w:color="auto" w:frame="1"/>
              </w:rPr>
              <w:t>Pleiter</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2020; Turner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2019; </w:t>
            </w:r>
            <w:proofErr w:type="spellStart"/>
            <w:r w:rsidRPr="006E639B">
              <w:rPr>
                <w:rStyle w:val="Strong"/>
                <w:rFonts w:ascii="Arial" w:hAnsi="Arial" w:cs="Arial"/>
                <w:b w:val="0"/>
                <w:color w:val="000000"/>
                <w:sz w:val="18"/>
                <w:szCs w:val="18"/>
                <w:bdr w:val="none" w:sz="0" w:space="0" w:color="auto" w:frame="1"/>
              </w:rPr>
              <w:t>Migwi</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2020) ve sulak alanlarda (</w:t>
            </w:r>
            <w:proofErr w:type="spellStart"/>
            <w:r w:rsidRPr="006E639B">
              <w:rPr>
                <w:rStyle w:val="Strong"/>
                <w:rFonts w:ascii="Arial" w:hAnsi="Arial" w:cs="Arial"/>
                <w:b w:val="0"/>
                <w:color w:val="000000"/>
                <w:sz w:val="18"/>
                <w:szCs w:val="18"/>
                <w:bdr w:val="none" w:sz="0" w:space="0" w:color="auto" w:frame="1"/>
              </w:rPr>
              <w:t>Qian</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2021; </w:t>
            </w:r>
            <w:proofErr w:type="spellStart"/>
            <w:r w:rsidRPr="006E639B">
              <w:rPr>
                <w:rStyle w:val="Strong"/>
                <w:rFonts w:ascii="Arial" w:hAnsi="Arial" w:cs="Arial"/>
                <w:b w:val="0"/>
                <w:color w:val="000000"/>
                <w:sz w:val="18"/>
                <w:szCs w:val="18"/>
                <w:bdr w:val="none" w:sz="0" w:space="0" w:color="auto" w:frame="1"/>
              </w:rPr>
              <w:t>Helcoski</w:t>
            </w:r>
            <w:proofErr w:type="spellEnd"/>
            <w:r w:rsidRPr="006E639B">
              <w:rPr>
                <w:rStyle w:val="Strong"/>
                <w:rFonts w:ascii="Arial" w:hAnsi="Arial" w:cs="Arial"/>
                <w:b w:val="0"/>
                <w:color w:val="000000"/>
                <w:sz w:val="18"/>
                <w:szCs w:val="18"/>
                <w:bdr w:val="none" w:sz="0" w:space="0" w:color="auto" w:frame="1"/>
              </w:rPr>
              <w:t xml:space="preserve">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2020; Kumar </w:t>
            </w:r>
            <w:proofErr w:type="spellStart"/>
            <w:r w:rsidRPr="006E639B">
              <w:rPr>
                <w:rStyle w:val="Strong"/>
                <w:rFonts w:ascii="Arial" w:hAnsi="Arial" w:cs="Arial"/>
                <w:b w:val="0"/>
                <w:color w:val="000000"/>
                <w:sz w:val="18"/>
                <w:szCs w:val="18"/>
                <w:bdr w:val="none" w:sz="0" w:space="0" w:color="auto" w:frame="1"/>
              </w:rPr>
              <w:t>vd</w:t>
            </w:r>
            <w:proofErr w:type="spellEnd"/>
            <w:r w:rsidRPr="006E639B">
              <w:rPr>
                <w:rStyle w:val="Strong"/>
                <w:rFonts w:ascii="Arial" w:hAnsi="Arial" w:cs="Arial"/>
                <w:b w:val="0"/>
                <w:color w:val="000000"/>
                <w:sz w:val="18"/>
                <w:szCs w:val="18"/>
                <w:bdr w:val="none" w:sz="0" w:space="0" w:color="auto" w:frame="1"/>
              </w:rPr>
              <w:t xml:space="preserve"> 2021(b)) gösterilmiştir.</w:t>
            </w:r>
            <w:r>
              <w:rPr>
                <w:rStyle w:val="Strong"/>
                <w:rFonts w:ascii="Arial" w:hAnsi="Arial" w:cs="Arial"/>
                <w:b w:val="0"/>
                <w:color w:val="FF0000"/>
                <w:sz w:val="18"/>
                <w:szCs w:val="18"/>
                <w:bdr w:val="none" w:sz="0" w:space="0" w:color="auto" w:frame="1"/>
              </w:rPr>
              <w:t xml:space="preserve"> </w:t>
            </w:r>
            <w:proofErr w:type="spellStart"/>
            <w:r w:rsidR="000335C5" w:rsidRPr="000335C5">
              <w:rPr>
                <w:rFonts w:ascii="Arial" w:hAnsi="Arial" w:cs="Arial"/>
                <w:color w:val="000000"/>
                <w:sz w:val="18"/>
                <w:szCs w:val="18"/>
              </w:rPr>
              <w:t>MP'ler</w:t>
            </w:r>
            <w:proofErr w:type="spellEnd"/>
            <w:r w:rsidR="000335C5" w:rsidRPr="000335C5">
              <w:rPr>
                <w:rFonts w:ascii="Arial" w:hAnsi="Arial" w:cs="Arial"/>
                <w:color w:val="000000"/>
                <w:sz w:val="18"/>
                <w:szCs w:val="18"/>
              </w:rPr>
              <w:t>, tatlı su ve deniz sistemlerinde her yerde bulunmaları nedeniyle sucul ortamlar için risk oluşturabil</w:t>
            </w:r>
            <w:r w:rsidR="000E3B04">
              <w:rPr>
                <w:rFonts w:ascii="Arial" w:hAnsi="Arial" w:cs="Arial"/>
                <w:color w:val="000000"/>
                <w:sz w:val="18"/>
                <w:szCs w:val="18"/>
              </w:rPr>
              <w:t>mektedirler</w:t>
            </w:r>
            <w:r w:rsidR="000335C5" w:rsidRPr="000335C5">
              <w:rPr>
                <w:rFonts w:ascii="Arial" w:hAnsi="Arial" w:cs="Arial"/>
                <w:color w:val="000000"/>
                <w:sz w:val="18"/>
                <w:szCs w:val="18"/>
              </w:rPr>
              <w:t xml:space="preserve"> (</w:t>
            </w:r>
            <w:proofErr w:type="spellStart"/>
            <w:r w:rsidR="000335C5" w:rsidRPr="000335C5">
              <w:rPr>
                <w:rFonts w:ascii="Arial" w:hAnsi="Arial" w:cs="Arial"/>
                <w:color w:val="000000"/>
                <w:sz w:val="18"/>
                <w:szCs w:val="18"/>
              </w:rPr>
              <w:t>Vermaire</w:t>
            </w:r>
            <w:proofErr w:type="spellEnd"/>
            <w:r w:rsidR="000335C5" w:rsidRPr="000335C5">
              <w:rPr>
                <w:rFonts w:ascii="Arial" w:hAnsi="Arial" w:cs="Arial"/>
                <w:color w:val="000000"/>
                <w:sz w:val="18"/>
                <w:szCs w:val="18"/>
              </w:rPr>
              <w:t xml:space="preserve"> ve diğerleri, 2017; </w:t>
            </w:r>
            <w:proofErr w:type="spellStart"/>
            <w:r w:rsidR="000335C5" w:rsidRPr="000335C5">
              <w:rPr>
                <w:rFonts w:ascii="Arial" w:hAnsi="Arial" w:cs="Arial"/>
                <w:color w:val="000000"/>
                <w:sz w:val="18"/>
                <w:szCs w:val="18"/>
              </w:rPr>
              <w:t>Sighicelli</w:t>
            </w:r>
            <w:proofErr w:type="spellEnd"/>
            <w:r w:rsidR="000335C5" w:rsidRPr="000335C5">
              <w:rPr>
                <w:rFonts w:ascii="Arial" w:hAnsi="Arial" w:cs="Arial"/>
                <w:color w:val="000000"/>
                <w:sz w:val="18"/>
                <w:szCs w:val="18"/>
              </w:rPr>
              <w:t xml:space="preserve"> ve diğerleri, 2018; </w:t>
            </w:r>
            <w:proofErr w:type="spellStart"/>
            <w:r w:rsidR="000335C5" w:rsidRPr="000335C5">
              <w:rPr>
                <w:rFonts w:ascii="Arial" w:hAnsi="Arial" w:cs="Arial"/>
                <w:color w:val="000000"/>
                <w:sz w:val="18"/>
                <w:szCs w:val="18"/>
              </w:rPr>
              <w:t>Rodrigues</w:t>
            </w:r>
            <w:proofErr w:type="spellEnd"/>
            <w:r w:rsidR="000335C5" w:rsidRPr="000335C5">
              <w:rPr>
                <w:rFonts w:ascii="Arial" w:hAnsi="Arial" w:cs="Arial"/>
                <w:color w:val="000000"/>
                <w:sz w:val="18"/>
                <w:szCs w:val="18"/>
              </w:rPr>
              <w:t xml:space="preserve"> ve diğerleri, 2018; </w:t>
            </w:r>
            <w:proofErr w:type="spellStart"/>
            <w:r w:rsidR="000335C5" w:rsidRPr="000335C5">
              <w:rPr>
                <w:rFonts w:ascii="Arial" w:hAnsi="Arial" w:cs="Arial"/>
                <w:color w:val="000000"/>
                <w:sz w:val="18"/>
                <w:szCs w:val="18"/>
              </w:rPr>
              <w:t>Bucol</w:t>
            </w:r>
            <w:proofErr w:type="spellEnd"/>
            <w:r w:rsidR="000335C5" w:rsidRPr="000335C5">
              <w:rPr>
                <w:rFonts w:ascii="Arial" w:hAnsi="Arial" w:cs="Arial"/>
                <w:color w:val="000000"/>
                <w:sz w:val="18"/>
                <w:szCs w:val="18"/>
              </w:rPr>
              <w:t xml:space="preserve"> ve diğerleri, 2020). Ayrıca, plankton ile benzer boyutları nedeniyle </w:t>
            </w:r>
            <w:proofErr w:type="spellStart"/>
            <w:r w:rsidR="000335C5" w:rsidRPr="000335C5">
              <w:rPr>
                <w:rFonts w:ascii="Arial" w:hAnsi="Arial" w:cs="Arial"/>
                <w:color w:val="000000"/>
                <w:sz w:val="18"/>
                <w:szCs w:val="18"/>
              </w:rPr>
              <w:t>MP'ler</w:t>
            </w:r>
            <w:proofErr w:type="spellEnd"/>
            <w:r w:rsidR="000335C5" w:rsidRPr="000335C5">
              <w:rPr>
                <w:rFonts w:ascii="Arial" w:hAnsi="Arial" w:cs="Arial"/>
                <w:color w:val="000000"/>
                <w:sz w:val="18"/>
                <w:szCs w:val="18"/>
              </w:rPr>
              <w:t>, farklı trofik seviyelerdeki su organizmaları tarafından kolayca alınabil</w:t>
            </w:r>
            <w:r w:rsidR="00242271">
              <w:rPr>
                <w:rFonts w:ascii="Arial" w:hAnsi="Arial" w:cs="Arial"/>
                <w:color w:val="000000"/>
                <w:sz w:val="18"/>
                <w:szCs w:val="18"/>
              </w:rPr>
              <w:t>mekted</w:t>
            </w:r>
            <w:r w:rsidR="000335C5" w:rsidRPr="000335C5">
              <w:rPr>
                <w:rFonts w:ascii="Arial" w:hAnsi="Arial" w:cs="Arial"/>
                <w:color w:val="000000"/>
                <w:sz w:val="18"/>
                <w:szCs w:val="18"/>
              </w:rPr>
              <w:t>ir (</w:t>
            </w:r>
            <w:proofErr w:type="spellStart"/>
            <w:r w:rsidR="000335C5" w:rsidRPr="000335C5">
              <w:rPr>
                <w:rFonts w:ascii="Arial" w:hAnsi="Arial" w:cs="Arial"/>
                <w:color w:val="000000"/>
                <w:sz w:val="18"/>
                <w:szCs w:val="18"/>
              </w:rPr>
              <w:t>Bessa</w:t>
            </w:r>
            <w:proofErr w:type="spellEnd"/>
            <w:r w:rsidR="000335C5" w:rsidRPr="000335C5">
              <w:rPr>
                <w:rFonts w:ascii="Arial" w:hAnsi="Arial" w:cs="Arial"/>
                <w:color w:val="000000"/>
                <w:sz w:val="18"/>
                <w:szCs w:val="18"/>
              </w:rPr>
              <w:t xml:space="preserve"> ve diğerleri, 2018; </w:t>
            </w:r>
            <w:proofErr w:type="spellStart"/>
            <w:r w:rsidR="000335C5" w:rsidRPr="000335C5">
              <w:rPr>
                <w:rFonts w:ascii="Arial" w:hAnsi="Arial" w:cs="Arial"/>
                <w:color w:val="000000"/>
                <w:sz w:val="18"/>
                <w:szCs w:val="18"/>
              </w:rPr>
              <w:t>Li</w:t>
            </w:r>
            <w:proofErr w:type="spellEnd"/>
            <w:r w:rsidR="000335C5" w:rsidRPr="000335C5">
              <w:rPr>
                <w:rFonts w:ascii="Arial" w:hAnsi="Arial" w:cs="Arial"/>
                <w:color w:val="000000"/>
                <w:sz w:val="18"/>
                <w:szCs w:val="18"/>
              </w:rPr>
              <w:t xml:space="preserve"> ve diğerleri, 2018; Su ve diğerleri, 2019). Böylece daha yüksek trofik seviyelerde birikebil</w:t>
            </w:r>
            <w:r w:rsidR="00242271">
              <w:rPr>
                <w:rFonts w:ascii="Arial" w:hAnsi="Arial" w:cs="Arial"/>
                <w:color w:val="000000"/>
                <w:sz w:val="18"/>
                <w:szCs w:val="18"/>
              </w:rPr>
              <w:t>mekte</w:t>
            </w:r>
            <w:r w:rsidR="000335C5" w:rsidRPr="000335C5">
              <w:rPr>
                <w:rFonts w:ascii="Arial" w:hAnsi="Arial" w:cs="Arial"/>
                <w:color w:val="000000"/>
                <w:sz w:val="18"/>
                <w:szCs w:val="18"/>
              </w:rPr>
              <w:t>, besin zincirine girebil</w:t>
            </w:r>
            <w:r w:rsidR="00242271">
              <w:rPr>
                <w:rFonts w:ascii="Arial" w:hAnsi="Arial" w:cs="Arial"/>
                <w:color w:val="000000"/>
                <w:sz w:val="18"/>
                <w:szCs w:val="18"/>
              </w:rPr>
              <w:t>mekte</w:t>
            </w:r>
            <w:r w:rsidR="000335C5" w:rsidRPr="000335C5">
              <w:rPr>
                <w:rFonts w:ascii="Arial" w:hAnsi="Arial" w:cs="Arial"/>
                <w:color w:val="000000"/>
                <w:sz w:val="18"/>
                <w:szCs w:val="18"/>
              </w:rPr>
              <w:t xml:space="preserve"> ve insan sağlığı için potansiyel bir risk oluştur</w:t>
            </w:r>
            <w:r w:rsidR="00242271">
              <w:rPr>
                <w:rFonts w:ascii="Arial" w:hAnsi="Arial" w:cs="Arial"/>
                <w:color w:val="000000"/>
                <w:sz w:val="18"/>
                <w:szCs w:val="18"/>
              </w:rPr>
              <w:t>maktadı</w:t>
            </w:r>
            <w:r w:rsidR="000335C5" w:rsidRPr="000335C5">
              <w:rPr>
                <w:rFonts w:ascii="Arial" w:hAnsi="Arial" w:cs="Arial"/>
                <w:color w:val="000000"/>
                <w:sz w:val="18"/>
                <w:szCs w:val="18"/>
              </w:rPr>
              <w:t>rlar (</w:t>
            </w:r>
            <w:proofErr w:type="spellStart"/>
            <w:r w:rsidR="000335C5" w:rsidRPr="000335C5">
              <w:rPr>
                <w:rFonts w:ascii="Arial" w:hAnsi="Arial" w:cs="Arial"/>
                <w:color w:val="000000"/>
                <w:sz w:val="18"/>
                <w:szCs w:val="18"/>
              </w:rPr>
              <w:t>Schirinzi</w:t>
            </w:r>
            <w:proofErr w:type="spellEnd"/>
            <w:r w:rsidR="000335C5" w:rsidRPr="000335C5">
              <w:rPr>
                <w:rFonts w:ascii="Arial" w:hAnsi="Arial" w:cs="Arial"/>
                <w:color w:val="000000"/>
                <w:sz w:val="18"/>
                <w:szCs w:val="18"/>
              </w:rPr>
              <w:t xml:space="preserve"> ve diğerleri, 2017; </w:t>
            </w:r>
            <w:proofErr w:type="spellStart"/>
            <w:r w:rsidR="000335C5" w:rsidRPr="000335C5">
              <w:rPr>
                <w:rFonts w:ascii="Arial" w:hAnsi="Arial" w:cs="Arial"/>
                <w:color w:val="000000"/>
                <w:sz w:val="18"/>
                <w:szCs w:val="18"/>
              </w:rPr>
              <w:t>Hwang</w:t>
            </w:r>
            <w:proofErr w:type="spellEnd"/>
            <w:r w:rsidR="000335C5" w:rsidRPr="000335C5">
              <w:rPr>
                <w:rFonts w:ascii="Arial" w:hAnsi="Arial" w:cs="Arial"/>
                <w:color w:val="000000"/>
                <w:sz w:val="18"/>
                <w:szCs w:val="18"/>
              </w:rPr>
              <w:t xml:space="preserve"> ve diğerleri, 2019). </w:t>
            </w:r>
            <w:proofErr w:type="spellStart"/>
            <w:r w:rsidR="000335C5" w:rsidRPr="000335C5">
              <w:rPr>
                <w:rFonts w:ascii="Arial" w:hAnsi="Arial" w:cs="Arial"/>
                <w:color w:val="000000"/>
                <w:sz w:val="18"/>
                <w:szCs w:val="18"/>
              </w:rPr>
              <w:t>MP'lerin</w:t>
            </w:r>
            <w:proofErr w:type="spellEnd"/>
            <w:r w:rsidR="000335C5" w:rsidRPr="000335C5">
              <w:rPr>
                <w:rFonts w:ascii="Arial" w:hAnsi="Arial" w:cs="Arial"/>
                <w:color w:val="000000"/>
                <w:sz w:val="18"/>
                <w:szCs w:val="18"/>
              </w:rPr>
              <w:t xml:space="preserve"> suda yaşayan türler üzerinde </w:t>
            </w:r>
            <w:proofErr w:type="spellStart"/>
            <w:r w:rsidR="000E3B04">
              <w:rPr>
                <w:rFonts w:ascii="Arial" w:hAnsi="Arial" w:cs="Arial"/>
                <w:color w:val="000000"/>
                <w:sz w:val="18"/>
                <w:szCs w:val="18"/>
              </w:rPr>
              <w:t>tetikliyebileceği</w:t>
            </w:r>
            <w:proofErr w:type="spellEnd"/>
            <w:r w:rsidR="000335C5" w:rsidRPr="000335C5">
              <w:rPr>
                <w:rFonts w:ascii="Arial" w:hAnsi="Arial" w:cs="Arial"/>
                <w:color w:val="000000"/>
                <w:sz w:val="18"/>
                <w:szCs w:val="18"/>
              </w:rPr>
              <w:t xml:space="preserve"> zararlı etkiler arasında nörotoksisite ve davranış değişiklikleri, histopatolojik hasar, biyokimyasal ve hematolojik değişiklikler ve </w:t>
            </w:r>
            <w:proofErr w:type="spellStart"/>
            <w:r w:rsidR="000335C5" w:rsidRPr="000335C5">
              <w:rPr>
                <w:rFonts w:ascii="Arial" w:hAnsi="Arial" w:cs="Arial"/>
                <w:color w:val="000000"/>
                <w:sz w:val="18"/>
                <w:szCs w:val="18"/>
              </w:rPr>
              <w:t>embriyotoksisite</w:t>
            </w:r>
            <w:proofErr w:type="spellEnd"/>
            <w:r w:rsidR="000335C5" w:rsidRPr="000335C5">
              <w:rPr>
                <w:rFonts w:ascii="Arial" w:hAnsi="Arial" w:cs="Arial"/>
                <w:color w:val="000000"/>
                <w:sz w:val="18"/>
                <w:szCs w:val="18"/>
              </w:rPr>
              <w:t xml:space="preserve"> yer al</w:t>
            </w:r>
            <w:r w:rsidR="00242271">
              <w:rPr>
                <w:rFonts w:ascii="Arial" w:hAnsi="Arial" w:cs="Arial"/>
                <w:color w:val="000000"/>
                <w:sz w:val="18"/>
                <w:szCs w:val="18"/>
              </w:rPr>
              <w:t>maktad</w:t>
            </w:r>
            <w:r w:rsidR="000335C5" w:rsidRPr="000335C5">
              <w:rPr>
                <w:rFonts w:ascii="Arial" w:hAnsi="Arial" w:cs="Arial"/>
                <w:color w:val="000000"/>
                <w:sz w:val="18"/>
                <w:szCs w:val="18"/>
              </w:rPr>
              <w:t xml:space="preserve">ır (Chen ve diğerleri, 2017; </w:t>
            </w:r>
            <w:proofErr w:type="spellStart"/>
            <w:r w:rsidR="000335C5" w:rsidRPr="000335C5">
              <w:rPr>
                <w:rFonts w:ascii="Arial" w:hAnsi="Arial" w:cs="Arial"/>
                <w:color w:val="000000"/>
                <w:sz w:val="18"/>
                <w:szCs w:val="18"/>
              </w:rPr>
              <w:t>Yin</w:t>
            </w:r>
            <w:proofErr w:type="spellEnd"/>
            <w:r w:rsidR="000335C5" w:rsidRPr="000335C5">
              <w:rPr>
                <w:rFonts w:ascii="Arial" w:hAnsi="Arial" w:cs="Arial"/>
                <w:color w:val="000000"/>
                <w:sz w:val="18"/>
                <w:szCs w:val="18"/>
              </w:rPr>
              <w:t xml:space="preserve"> ve diğerleri, 2018; </w:t>
            </w:r>
            <w:proofErr w:type="spellStart"/>
            <w:r w:rsidR="000335C5" w:rsidRPr="000335C5">
              <w:rPr>
                <w:rFonts w:ascii="Arial" w:hAnsi="Arial" w:cs="Arial"/>
                <w:color w:val="000000"/>
                <w:sz w:val="18"/>
                <w:szCs w:val="18"/>
              </w:rPr>
              <w:t>Lei</w:t>
            </w:r>
            <w:proofErr w:type="spellEnd"/>
            <w:r w:rsidR="000335C5" w:rsidRPr="000335C5">
              <w:rPr>
                <w:rFonts w:ascii="Arial" w:hAnsi="Arial" w:cs="Arial"/>
                <w:color w:val="000000"/>
                <w:sz w:val="18"/>
                <w:szCs w:val="18"/>
              </w:rPr>
              <w:t xml:space="preserve"> ve diğerleri, 2018a, 2018b; </w:t>
            </w:r>
            <w:proofErr w:type="spellStart"/>
            <w:r w:rsidR="000335C5" w:rsidRPr="000335C5">
              <w:rPr>
                <w:rFonts w:ascii="Arial" w:hAnsi="Arial" w:cs="Arial"/>
                <w:color w:val="000000"/>
                <w:sz w:val="18"/>
                <w:szCs w:val="18"/>
              </w:rPr>
              <w:t>Hamed</w:t>
            </w:r>
            <w:proofErr w:type="spellEnd"/>
            <w:r w:rsidR="000335C5" w:rsidRPr="000335C5">
              <w:rPr>
                <w:rFonts w:ascii="Arial" w:hAnsi="Arial" w:cs="Arial"/>
                <w:color w:val="000000"/>
                <w:sz w:val="18"/>
                <w:szCs w:val="18"/>
              </w:rPr>
              <w:t xml:space="preserve"> ve diğerleri, 2019; </w:t>
            </w:r>
            <w:proofErr w:type="spellStart"/>
            <w:r w:rsidR="000335C5" w:rsidRPr="000335C5">
              <w:rPr>
                <w:rFonts w:ascii="Arial" w:hAnsi="Arial" w:cs="Arial"/>
                <w:color w:val="000000"/>
                <w:sz w:val="18"/>
                <w:szCs w:val="18"/>
              </w:rPr>
              <w:t>Li</w:t>
            </w:r>
            <w:proofErr w:type="spellEnd"/>
            <w:r w:rsidR="000335C5" w:rsidRPr="000335C5">
              <w:rPr>
                <w:rFonts w:ascii="Arial" w:hAnsi="Arial" w:cs="Arial"/>
                <w:color w:val="000000"/>
                <w:sz w:val="18"/>
                <w:szCs w:val="18"/>
              </w:rPr>
              <w:t xml:space="preserve"> ve diğerleri, 2020</w:t>
            </w:r>
            <w:r w:rsidR="000335C5">
              <w:rPr>
                <w:rFonts w:ascii="Arial" w:hAnsi="Arial" w:cs="Arial"/>
                <w:color w:val="000000"/>
                <w:sz w:val="18"/>
                <w:szCs w:val="18"/>
              </w:rPr>
              <w:t xml:space="preserve">; </w:t>
            </w:r>
            <w:proofErr w:type="spellStart"/>
            <w:r w:rsidR="000335C5" w:rsidRPr="000335C5">
              <w:rPr>
                <w:rFonts w:ascii="Arial" w:hAnsi="Arial" w:cs="Arial"/>
                <w:color w:val="000000"/>
                <w:sz w:val="18"/>
                <w:szCs w:val="18"/>
              </w:rPr>
              <w:t>Elizalde-Velázquez</w:t>
            </w:r>
            <w:proofErr w:type="spellEnd"/>
            <w:r w:rsidR="000335C5" w:rsidRPr="000335C5">
              <w:rPr>
                <w:rFonts w:ascii="Arial" w:hAnsi="Arial" w:cs="Arial"/>
                <w:color w:val="000000"/>
                <w:sz w:val="18"/>
                <w:szCs w:val="18"/>
              </w:rPr>
              <w:t xml:space="preserve">, ve </w:t>
            </w:r>
            <w:proofErr w:type="spellStart"/>
            <w:r w:rsidR="000335C5" w:rsidRPr="000335C5">
              <w:rPr>
                <w:rFonts w:ascii="Arial" w:hAnsi="Arial" w:cs="Arial"/>
                <w:color w:val="000000"/>
                <w:sz w:val="18"/>
                <w:szCs w:val="18"/>
              </w:rPr>
              <w:t>Gómez-Oliván</w:t>
            </w:r>
            <w:proofErr w:type="spellEnd"/>
            <w:r w:rsidR="000335C5" w:rsidRPr="000335C5">
              <w:rPr>
                <w:rFonts w:ascii="Arial" w:hAnsi="Arial" w:cs="Arial"/>
                <w:color w:val="000000"/>
                <w:sz w:val="18"/>
                <w:szCs w:val="18"/>
              </w:rPr>
              <w:t xml:space="preserve">, 2021). </w:t>
            </w:r>
            <w:r w:rsidR="006C73F2" w:rsidRPr="000335C5">
              <w:rPr>
                <w:rStyle w:val="Strong"/>
                <w:rFonts w:ascii="Arial" w:hAnsi="Arial" w:cs="Arial"/>
                <w:b w:val="0"/>
                <w:color w:val="000000"/>
                <w:sz w:val="18"/>
                <w:szCs w:val="18"/>
                <w:bdr w:val="none" w:sz="0" w:space="0" w:color="auto" w:frame="1"/>
              </w:rPr>
              <w:t xml:space="preserve">Mikro ve </w:t>
            </w:r>
            <w:proofErr w:type="spellStart"/>
            <w:r w:rsidR="006C73F2" w:rsidRPr="000335C5">
              <w:rPr>
                <w:rStyle w:val="Strong"/>
                <w:rFonts w:ascii="Arial" w:hAnsi="Arial" w:cs="Arial"/>
                <w:b w:val="0"/>
                <w:color w:val="000000"/>
                <w:sz w:val="18"/>
                <w:szCs w:val="18"/>
                <w:bdr w:val="none" w:sz="0" w:space="0" w:color="auto" w:frame="1"/>
              </w:rPr>
              <w:t>nanoplastiklerin</w:t>
            </w:r>
            <w:proofErr w:type="spellEnd"/>
            <w:r w:rsidR="006C73F2" w:rsidRPr="000335C5">
              <w:rPr>
                <w:rStyle w:val="Strong"/>
                <w:rFonts w:ascii="Arial" w:hAnsi="Arial" w:cs="Arial"/>
                <w:b w:val="0"/>
                <w:color w:val="000000"/>
                <w:sz w:val="18"/>
                <w:szCs w:val="18"/>
                <w:bdr w:val="none" w:sz="0" w:space="0" w:color="auto" w:frame="1"/>
              </w:rPr>
              <w:t xml:space="preserve"> insan v</w:t>
            </w:r>
            <w:r w:rsidR="00E83169">
              <w:rPr>
                <w:rStyle w:val="Strong"/>
                <w:rFonts w:ascii="Arial" w:hAnsi="Arial" w:cs="Arial"/>
                <w:b w:val="0"/>
                <w:color w:val="000000"/>
                <w:sz w:val="18"/>
                <w:szCs w:val="18"/>
                <w:bdr w:val="none" w:sz="0" w:space="0" w:color="auto" w:frame="1"/>
              </w:rPr>
              <w:t>ü</w:t>
            </w:r>
            <w:r w:rsidR="006C73F2" w:rsidRPr="000335C5">
              <w:rPr>
                <w:rStyle w:val="Strong"/>
                <w:rFonts w:ascii="Arial" w:hAnsi="Arial" w:cs="Arial"/>
                <w:b w:val="0"/>
                <w:color w:val="000000"/>
                <w:sz w:val="18"/>
                <w:szCs w:val="18"/>
                <w:bdr w:val="none" w:sz="0" w:space="0" w:color="auto" w:frame="1"/>
              </w:rPr>
              <w:t>c</w:t>
            </w:r>
            <w:r w:rsidR="00E83169">
              <w:rPr>
                <w:rStyle w:val="Strong"/>
                <w:rFonts w:ascii="Arial" w:hAnsi="Arial" w:cs="Arial"/>
                <w:b w:val="0"/>
                <w:color w:val="000000"/>
                <w:sz w:val="18"/>
                <w:szCs w:val="18"/>
                <w:bdr w:val="none" w:sz="0" w:space="0" w:color="auto" w:frame="1"/>
              </w:rPr>
              <w:t>u</w:t>
            </w:r>
            <w:r w:rsidR="006C73F2" w:rsidRPr="000335C5">
              <w:rPr>
                <w:rStyle w:val="Strong"/>
                <w:rFonts w:ascii="Arial" w:hAnsi="Arial" w:cs="Arial"/>
                <w:b w:val="0"/>
                <w:color w:val="000000"/>
                <w:sz w:val="18"/>
                <w:szCs w:val="18"/>
                <w:bdr w:val="none" w:sz="0" w:space="0" w:color="auto" w:frame="1"/>
              </w:rPr>
              <w:t>dunda yaratacağı potansiyel hastalıkların tam kapsamı hala bilinmemektedir, ancak bilinen riskler arasında iltihaplanmalar, lezyonlar, hücrelere ve DNA'ya verilen hasar ve neoplazi yer almaktadır. Bu riskler</w:t>
            </w:r>
            <w:r w:rsidR="00242271">
              <w:rPr>
                <w:rStyle w:val="Strong"/>
                <w:rFonts w:ascii="Arial" w:hAnsi="Arial" w:cs="Arial"/>
                <w:b w:val="0"/>
                <w:color w:val="000000"/>
                <w:sz w:val="18"/>
                <w:szCs w:val="18"/>
                <w:bdr w:val="none" w:sz="0" w:space="0" w:color="auto" w:frame="1"/>
              </w:rPr>
              <w:t>de</w:t>
            </w:r>
            <w:r w:rsidR="006C73F2" w:rsidRPr="000335C5">
              <w:rPr>
                <w:rStyle w:val="Strong"/>
                <w:rFonts w:ascii="Arial" w:hAnsi="Arial" w:cs="Arial"/>
                <w:b w:val="0"/>
                <w:color w:val="000000"/>
                <w:sz w:val="18"/>
                <w:szCs w:val="18"/>
                <w:bdr w:val="none" w:sz="0" w:space="0" w:color="auto" w:frame="1"/>
              </w:rPr>
              <w:t xml:space="preserve"> sadece mikro ve </w:t>
            </w:r>
            <w:proofErr w:type="spellStart"/>
            <w:r w:rsidR="006C73F2" w:rsidRPr="000335C5">
              <w:rPr>
                <w:rStyle w:val="Strong"/>
                <w:rFonts w:ascii="Arial" w:hAnsi="Arial" w:cs="Arial"/>
                <w:b w:val="0"/>
                <w:color w:val="000000"/>
                <w:sz w:val="18"/>
                <w:szCs w:val="18"/>
                <w:bdr w:val="none" w:sz="0" w:space="0" w:color="auto" w:frame="1"/>
              </w:rPr>
              <w:t>nanoplastikler</w:t>
            </w:r>
            <w:proofErr w:type="spellEnd"/>
            <w:r w:rsidR="006C73F2" w:rsidRPr="000335C5">
              <w:rPr>
                <w:rStyle w:val="Strong"/>
                <w:rFonts w:ascii="Arial" w:hAnsi="Arial" w:cs="Arial"/>
                <w:b w:val="0"/>
                <w:color w:val="000000"/>
                <w:sz w:val="18"/>
                <w:szCs w:val="18"/>
                <w:bdr w:val="none" w:sz="0" w:space="0" w:color="auto" w:frame="1"/>
              </w:rPr>
              <w:t xml:space="preserve"> hesaba kat</w:t>
            </w:r>
            <w:r w:rsidR="000E3B04">
              <w:rPr>
                <w:rStyle w:val="Strong"/>
                <w:rFonts w:ascii="Arial" w:hAnsi="Arial" w:cs="Arial"/>
                <w:b w:val="0"/>
                <w:color w:val="000000"/>
                <w:sz w:val="18"/>
                <w:szCs w:val="18"/>
                <w:bdr w:val="none" w:sz="0" w:space="0" w:color="auto" w:frame="1"/>
              </w:rPr>
              <w:t>ıl</w:t>
            </w:r>
            <w:r w:rsidR="006C73F2" w:rsidRPr="000335C5">
              <w:rPr>
                <w:rStyle w:val="Strong"/>
                <w:rFonts w:ascii="Arial" w:hAnsi="Arial" w:cs="Arial"/>
                <w:b w:val="0"/>
                <w:color w:val="000000"/>
                <w:sz w:val="18"/>
                <w:szCs w:val="18"/>
                <w:bdr w:val="none" w:sz="0" w:space="0" w:color="auto" w:frame="1"/>
              </w:rPr>
              <w:t>makta</w:t>
            </w:r>
            <w:r w:rsidR="00893157" w:rsidRPr="000335C5">
              <w:rPr>
                <w:rStyle w:val="Strong"/>
                <w:rFonts w:ascii="Arial" w:hAnsi="Arial" w:cs="Arial"/>
                <w:b w:val="0"/>
                <w:color w:val="000000"/>
                <w:sz w:val="18"/>
                <w:szCs w:val="18"/>
                <w:bdr w:val="none" w:sz="0" w:space="0" w:color="auto" w:frame="1"/>
              </w:rPr>
              <w:t>,</w:t>
            </w:r>
            <w:r w:rsidR="006C73F2" w:rsidRPr="000335C5">
              <w:rPr>
                <w:rStyle w:val="Strong"/>
                <w:rFonts w:ascii="Arial" w:hAnsi="Arial" w:cs="Arial"/>
                <w:b w:val="0"/>
                <w:color w:val="000000"/>
                <w:sz w:val="18"/>
                <w:szCs w:val="18"/>
                <w:bdr w:val="none" w:sz="0" w:space="0" w:color="auto" w:frame="1"/>
              </w:rPr>
              <w:t xml:space="preserve"> mikro ve </w:t>
            </w:r>
            <w:proofErr w:type="spellStart"/>
            <w:r w:rsidR="006C73F2" w:rsidRPr="000335C5">
              <w:rPr>
                <w:rStyle w:val="Strong"/>
                <w:rFonts w:ascii="Arial" w:hAnsi="Arial" w:cs="Arial"/>
                <w:b w:val="0"/>
                <w:color w:val="000000"/>
                <w:sz w:val="18"/>
                <w:szCs w:val="18"/>
                <w:bdr w:val="none" w:sz="0" w:space="0" w:color="auto" w:frame="1"/>
              </w:rPr>
              <w:t>nanoplastikler</w:t>
            </w:r>
            <w:r w:rsidR="00893157" w:rsidRPr="000335C5">
              <w:rPr>
                <w:rStyle w:val="Strong"/>
                <w:rFonts w:ascii="Arial" w:hAnsi="Arial" w:cs="Arial"/>
                <w:b w:val="0"/>
                <w:color w:val="000000"/>
                <w:sz w:val="18"/>
                <w:szCs w:val="18"/>
                <w:bdr w:val="none" w:sz="0" w:space="0" w:color="auto" w:frame="1"/>
              </w:rPr>
              <w:t>in</w:t>
            </w:r>
            <w:proofErr w:type="spellEnd"/>
            <w:r w:rsidR="00893157" w:rsidRPr="000335C5">
              <w:rPr>
                <w:rStyle w:val="Strong"/>
                <w:rFonts w:ascii="Arial" w:hAnsi="Arial" w:cs="Arial"/>
                <w:b w:val="0"/>
                <w:color w:val="000000"/>
                <w:sz w:val="18"/>
                <w:szCs w:val="18"/>
                <w:bdr w:val="none" w:sz="0" w:space="0" w:color="auto" w:frame="1"/>
              </w:rPr>
              <w:t xml:space="preserve"> üze</w:t>
            </w:r>
            <w:r w:rsidR="006F549D">
              <w:rPr>
                <w:rStyle w:val="Strong"/>
                <w:rFonts w:ascii="Arial" w:hAnsi="Arial" w:cs="Arial"/>
                <w:b w:val="0"/>
                <w:color w:val="000000"/>
                <w:sz w:val="18"/>
                <w:szCs w:val="18"/>
                <w:bdr w:val="none" w:sz="0" w:space="0" w:color="auto" w:frame="1"/>
              </w:rPr>
              <w:t>r</w:t>
            </w:r>
            <w:r w:rsidR="00893157" w:rsidRPr="000335C5">
              <w:rPr>
                <w:rStyle w:val="Strong"/>
                <w:rFonts w:ascii="Arial" w:hAnsi="Arial" w:cs="Arial"/>
                <w:b w:val="0"/>
                <w:color w:val="000000"/>
                <w:sz w:val="18"/>
                <w:szCs w:val="18"/>
                <w:bdr w:val="none" w:sz="0" w:space="0" w:color="auto" w:frame="1"/>
              </w:rPr>
              <w:t>lerinde</w:t>
            </w:r>
            <w:r w:rsidR="006C73F2" w:rsidRPr="000335C5">
              <w:rPr>
                <w:rStyle w:val="Strong"/>
                <w:rFonts w:ascii="Arial" w:hAnsi="Arial" w:cs="Arial"/>
                <w:b w:val="0"/>
                <w:color w:val="000000"/>
                <w:sz w:val="18"/>
                <w:szCs w:val="18"/>
                <w:bdr w:val="none" w:sz="0" w:space="0" w:color="auto" w:frame="1"/>
              </w:rPr>
              <w:t xml:space="preserve"> </w:t>
            </w:r>
            <w:proofErr w:type="spellStart"/>
            <w:r w:rsidR="006C73F2" w:rsidRPr="000335C5">
              <w:rPr>
                <w:rStyle w:val="Strong"/>
                <w:rFonts w:ascii="Arial" w:hAnsi="Arial" w:cs="Arial"/>
                <w:b w:val="0"/>
                <w:color w:val="000000"/>
                <w:sz w:val="18"/>
                <w:szCs w:val="18"/>
                <w:bdr w:val="none" w:sz="0" w:space="0" w:color="auto" w:frame="1"/>
              </w:rPr>
              <w:t>a</w:t>
            </w:r>
            <w:r w:rsidR="00E83169">
              <w:rPr>
                <w:rStyle w:val="Strong"/>
                <w:rFonts w:ascii="Arial" w:hAnsi="Arial" w:cs="Arial"/>
                <w:b w:val="0"/>
                <w:color w:val="000000"/>
                <w:sz w:val="18"/>
                <w:szCs w:val="18"/>
                <w:bdr w:val="none" w:sz="0" w:space="0" w:color="auto" w:frame="1"/>
              </w:rPr>
              <w:t>b</w:t>
            </w:r>
            <w:r w:rsidR="00893157" w:rsidRPr="000335C5">
              <w:rPr>
                <w:rStyle w:val="Strong"/>
                <w:rFonts w:ascii="Arial" w:hAnsi="Arial" w:cs="Arial"/>
                <w:b w:val="0"/>
                <w:color w:val="000000"/>
                <w:sz w:val="18"/>
                <w:szCs w:val="18"/>
                <w:bdr w:val="none" w:sz="0" w:space="0" w:color="auto" w:frame="1"/>
              </w:rPr>
              <w:t>sorbe</w:t>
            </w:r>
            <w:proofErr w:type="spellEnd"/>
            <w:r w:rsidR="00893157" w:rsidRPr="000335C5">
              <w:rPr>
                <w:rStyle w:val="Strong"/>
                <w:rFonts w:ascii="Arial" w:hAnsi="Arial" w:cs="Arial"/>
                <w:b w:val="0"/>
                <w:color w:val="000000"/>
                <w:sz w:val="18"/>
                <w:szCs w:val="18"/>
                <w:bdr w:val="none" w:sz="0" w:space="0" w:color="auto" w:frame="1"/>
              </w:rPr>
              <w:t xml:space="preserve"> ettikleri</w:t>
            </w:r>
            <w:r w:rsidR="006C73F2" w:rsidRPr="000335C5">
              <w:rPr>
                <w:rStyle w:val="Strong"/>
                <w:rFonts w:ascii="Arial" w:hAnsi="Arial" w:cs="Arial"/>
                <w:b w:val="0"/>
                <w:color w:val="000000"/>
                <w:sz w:val="18"/>
                <w:szCs w:val="18"/>
                <w:bdr w:val="none" w:sz="0" w:space="0" w:color="auto" w:frame="1"/>
              </w:rPr>
              <w:t xml:space="preserve"> bilinen bileşikler</w:t>
            </w:r>
            <w:r w:rsidR="00242271">
              <w:rPr>
                <w:rStyle w:val="Strong"/>
                <w:rFonts w:ascii="Arial" w:hAnsi="Arial" w:cs="Arial"/>
                <w:b w:val="0"/>
                <w:color w:val="000000"/>
                <w:sz w:val="18"/>
                <w:szCs w:val="18"/>
                <w:bdr w:val="none" w:sz="0" w:space="0" w:color="auto" w:frame="1"/>
              </w:rPr>
              <w:t xml:space="preserve"> dahil edil</w:t>
            </w:r>
            <w:r w:rsidR="006C73F2" w:rsidRPr="000335C5">
              <w:rPr>
                <w:rStyle w:val="Strong"/>
                <w:rFonts w:ascii="Arial" w:hAnsi="Arial" w:cs="Arial"/>
                <w:b w:val="0"/>
                <w:color w:val="000000"/>
                <w:sz w:val="18"/>
                <w:szCs w:val="18"/>
                <w:bdr w:val="none" w:sz="0" w:space="0" w:color="auto" w:frame="1"/>
              </w:rPr>
              <w:t>memektedir. Ayrıca küçük plastik çöpler</w:t>
            </w:r>
            <w:r w:rsidR="00242271">
              <w:rPr>
                <w:rStyle w:val="Strong"/>
                <w:rFonts w:ascii="Arial" w:hAnsi="Arial" w:cs="Arial"/>
                <w:b w:val="0"/>
                <w:color w:val="000000"/>
                <w:sz w:val="18"/>
                <w:szCs w:val="18"/>
                <w:bdr w:val="none" w:sz="0" w:space="0" w:color="auto" w:frame="1"/>
              </w:rPr>
              <w:t>,</w:t>
            </w:r>
            <w:r w:rsidR="006C73F2" w:rsidRPr="000335C5">
              <w:rPr>
                <w:rStyle w:val="Strong"/>
                <w:rFonts w:ascii="Arial" w:hAnsi="Arial" w:cs="Arial"/>
                <w:b w:val="0"/>
                <w:color w:val="000000"/>
                <w:sz w:val="18"/>
                <w:szCs w:val="18"/>
                <w:bdr w:val="none" w:sz="0" w:space="0" w:color="auto" w:frame="1"/>
              </w:rPr>
              <w:t xml:space="preserve"> toksin ve kanserojen ihtiva ettiği bilinen istilacı türler, organik kirleticiler ve eser metaller için vektör olmaktadır (Lopez vd.</w:t>
            </w:r>
            <w:r w:rsidR="00237CA8" w:rsidRPr="000335C5">
              <w:rPr>
                <w:rStyle w:val="Strong"/>
                <w:rFonts w:ascii="Arial" w:hAnsi="Arial" w:cs="Arial"/>
                <w:b w:val="0"/>
                <w:color w:val="000000"/>
                <w:sz w:val="18"/>
                <w:szCs w:val="18"/>
                <w:bdr w:val="none" w:sz="0" w:space="0" w:color="auto" w:frame="1"/>
              </w:rPr>
              <w:t>2021).</w:t>
            </w:r>
            <w:r w:rsidR="001A00FA">
              <w:rPr>
                <w:rStyle w:val="Strong"/>
                <w:rFonts w:ascii="Arial" w:hAnsi="Arial" w:cs="Arial"/>
                <w:b w:val="0"/>
                <w:color w:val="000000"/>
                <w:sz w:val="18"/>
                <w:szCs w:val="18"/>
                <w:bdr w:val="none" w:sz="0" w:space="0" w:color="auto" w:frame="1"/>
              </w:rPr>
              <w:t xml:space="preserve"> </w:t>
            </w:r>
            <w:r w:rsidR="001A00FA" w:rsidRPr="00F66A9D">
              <w:rPr>
                <w:rStyle w:val="Strong"/>
                <w:rFonts w:ascii="Arial" w:hAnsi="Arial" w:cs="Arial"/>
                <w:color w:val="000000"/>
                <w:sz w:val="18"/>
                <w:szCs w:val="18"/>
                <w:bdr w:val="none" w:sz="0" w:space="0" w:color="auto" w:frame="1"/>
              </w:rPr>
              <w:t xml:space="preserve">Bu nedenle </w:t>
            </w:r>
            <w:r w:rsidR="00B311AD">
              <w:rPr>
                <w:rStyle w:val="Strong"/>
                <w:rFonts w:ascii="Arial" w:hAnsi="Arial" w:cs="Arial"/>
                <w:color w:val="000000"/>
                <w:sz w:val="18"/>
                <w:szCs w:val="18"/>
                <w:bdr w:val="none" w:sz="0" w:space="0" w:color="auto" w:frame="1"/>
              </w:rPr>
              <w:t>MP</w:t>
            </w:r>
            <w:r w:rsidR="00F822D2" w:rsidRPr="00F66A9D">
              <w:rPr>
                <w:rStyle w:val="Strong"/>
                <w:rFonts w:ascii="Arial" w:hAnsi="Arial" w:cs="Arial"/>
                <w:color w:val="000000"/>
                <w:sz w:val="18"/>
                <w:szCs w:val="18"/>
                <w:bdr w:val="none" w:sz="0" w:space="0" w:color="auto" w:frame="1"/>
              </w:rPr>
              <w:t xml:space="preserve"> kirliliği </w:t>
            </w:r>
            <w:r w:rsidR="001A00FA" w:rsidRPr="00F66A9D">
              <w:rPr>
                <w:rStyle w:val="Strong"/>
                <w:rFonts w:ascii="Arial" w:hAnsi="Arial" w:cs="Arial"/>
                <w:color w:val="000000"/>
                <w:sz w:val="18"/>
                <w:szCs w:val="18"/>
                <w:bdr w:val="none" w:sz="0" w:space="0" w:color="auto" w:frame="1"/>
              </w:rPr>
              <w:t>konusu üzerinde araştırma yapılma ihtiyacı ekosiste</w:t>
            </w:r>
            <w:r w:rsidR="00F66A9D">
              <w:rPr>
                <w:rStyle w:val="Strong"/>
                <w:rFonts w:ascii="Arial" w:hAnsi="Arial" w:cs="Arial"/>
                <w:color w:val="000000"/>
                <w:sz w:val="18"/>
                <w:szCs w:val="18"/>
                <w:bdr w:val="none" w:sz="0" w:space="0" w:color="auto" w:frame="1"/>
              </w:rPr>
              <w:t>m</w:t>
            </w:r>
            <w:r w:rsidR="00F822D2" w:rsidRPr="00F66A9D">
              <w:rPr>
                <w:rStyle w:val="Strong"/>
                <w:rFonts w:ascii="Arial" w:hAnsi="Arial" w:cs="Arial"/>
                <w:color w:val="000000"/>
                <w:sz w:val="18"/>
                <w:szCs w:val="18"/>
                <w:bdr w:val="none" w:sz="0" w:space="0" w:color="auto" w:frame="1"/>
              </w:rPr>
              <w:t xml:space="preserve"> sağlığı </w:t>
            </w:r>
            <w:r w:rsidR="00A35ECF">
              <w:rPr>
                <w:rStyle w:val="Strong"/>
                <w:rFonts w:ascii="Arial" w:hAnsi="Arial" w:cs="Arial"/>
                <w:color w:val="000000"/>
                <w:sz w:val="18"/>
                <w:szCs w:val="18"/>
                <w:bdr w:val="none" w:sz="0" w:space="0" w:color="auto" w:frame="1"/>
              </w:rPr>
              <w:t>ve sürdürülebilirliği</w:t>
            </w:r>
            <w:r w:rsidR="001A00FA" w:rsidRPr="00F66A9D">
              <w:rPr>
                <w:rStyle w:val="Strong"/>
                <w:rFonts w:ascii="Arial" w:hAnsi="Arial" w:cs="Arial"/>
                <w:color w:val="000000"/>
                <w:sz w:val="18"/>
                <w:szCs w:val="18"/>
                <w:bdr w:val="none" w:sz="0" w:space="0" w:color="auto" w:frame="1"/>
              </w:rPr>
              <w:t xml:space="preserve"> için kritik öneme sahip bir araştırma alanı olarak sürekliliğini korumaktadır</w:t>
            </w:r>
            <w:r w:rsidR="001A00FA">
              <w:rPr>
                <w:rStyle w:val="Strong"/>
                <w:rFonts w:ascii="Arial" w:hAnsi="Arial" w:cs="Arial"/>
                <w:b w:val="0"/>
                <w:color w:val="000000"/>
                <w:sz w:val="18"/>
                <w:szCs w:val="18"/>
                <w:bdr w:val="none" w:sz="0" w:space="0" w:color="auto" w:frame="1"/>
              </w:rPr>
              <w:t xml:space="preserve">. </w:t>
            </w:r>
          </w:p>
          <w:p w14:paraId="14F4EAD9" w14:textId="77777777" w:rsidR="00465195" w:rsidRPr="00296035" w:rsidRDefault="00465195" w:rsidP="00EB0C70">
            <w:pPr>
              <w:pStyle w:val="WW-NormalWeb1"/>
              <w:spacing w:before="0" w:after="0"/>
              <w:contextualSpacing/>
              <w:jc w:val="both"/>
              <w:rPr>
                <w:rStyle w:val="Strong"/>
                <w:rFonts w:ascii="Arial" w:hAnsi="Arial" w:cs="Arial"/>
                <w:b w:val="0"/>
                <w:bCs w:val="0"/>
                <w:color w:val="000000"/>
                <w:sz w:val="10"/>
                <w:szCs w:val="10"/>
              </w:rPr>
            </w:pPr>
          </w:p>
          <w:p w14:paraId="06E9029C" w14:textId="2859EB8A" w:rsidR="00145F2F" w:rsidRDefault="000335C5" w:rsidP="00EB0C70">
            <w:pPr>
              <w:pStyle w:val="WW-NormalWeb1"/>
              <w:contextualSpacing/>
              <w:jc w:val="both"/>
              <w:rPr>
                <w:rStyle w:val="Strong"/>
                <w:rFonts w:ascii="Arial" w:hAnsi="Arial" w:cs="Arial"/>
                <w:b w:val="0"/>
                <w:color w:val="000000"/>
                <w:sz w:val="18"/>
                <w:szCs w:val="18"/>
                <w:bdr w:val="none" w:sz="0" w:space="0" w:color="auto" w:frame="1"/>
              </w:rPr>
            </w:pPr>
            <w:r>
              <w:rPr>
                <w:rStyle w:val="Strong"/>
                <w:rFonts w:ascii="Arial" w:hAnsi="Arial" w:cs="Arial"/>
                <w:b w:val="0"/>
                <w:color w:val="000000"/>
                <w:sz w:val="18"/>
                <w:szCs w:val="18"/>
                <w:bdr w:val="none" w:sz="0" w:space="0" w:color="auto" w:frame="1"/>
              </w:rPr>
              <w:t>O</w:t>
            </w:r>
            <w:r w:rsidR="00A00EC0" w:rsidRPr="000335C5">
              <w:rPr>
                <w:rStyle w:val="Strong"/>
                <w:rFonts w:ascii="Arial" w:hAnsi="Arial" w:cs="Arial"/>
                <w:b w:val="0"/>
                <w:color w:val="000000"/>
                <w:sz w:val="18"/>
                <w:szCs w:val="18"/>
                <w:bdr w:val="none" w:sz="0" w:space="0" w:color="auto" w:frame="1"/>
              </w:rPr>
              <w:t>kyanuslar</w:t>
            </w:r>
            <w:r w:rsidR="00D827DB" w:rsidRPr="000335C5">
              <w:rPr>
                <w:rStyle w:val="Strong"/>
                <w:rFonts w:ascii="Arial" w:hAnsi="Arial" w:cs="Arial"/>
                <w:b w:val="0"/>
                <w:color w:val="000000"/>
                <w:sz w:val="18"/>
                <w:szCs w:val="18"/>
                <w:bdr w:val="none" w:sz="0" w:space="0" w:color="auto" w:frame="1"/>
              </w:rPr>
              <w:t xml:space="preserve"> </w:t>
            </w:r>
            <w:r w:rsidR="0079174B" w:rsidRPr="000335C5">
              <w:rPr>
                <w:rStyle w:val="Strong"/>
                <w:rFonts w:ascii="Arial" w:hAnsi="Arial" w:cs="Arial"/>
                <w:b w:val="0"/>
                <w:color w:val="000000"/>
                <w:sz w:val="18"/>
                <w:szCs w:val="18"/>
                <w:bdr w:val="none" w:sz="0" w:space="0" w:color="auto" w:frame="1"/>
              </w:rPr>
              <w:t xml:space="preserve">kara kaynaklı </w:t>
            </w:r>
            <w:r w:rsidR="00B311AD">
              <w:rPr>
                <w:rStyle w:val="Strong"/>
                <w:rFonts w:ascii="Arial" w:hAnsi="Arial" w:cs="Arial"/>
                <w:b w:val="0"/>
                <w:color w:val="000000"/>
                <w:sz w:val="18"/>
                <w:szCs w:val="18"/>
                <w:bdr w:val="none" w:sz="0" w:space="0" w:color="auto" w:frame="1"/>
              </w:rPr>
              <w:t>MP</w:t>
            </w:r>
            <w:r w:rsidR="00D827DB" w:rsidRPr="000335C5">
              <w:rPr>
                <w:rStyle w:val="Strong"/>
                <w:rFonts w:ascii="Arial" w:hAnsi="Arial" w:cs="Arial"/>
                <w:b w:val="0"/>
                <w:color w:val="000000"/>
                <w:sz w:val="18"/>
                <w:szCs w:val="18"/>
                <w:bdr w:val="none" w:sz="0" w:space="0" w:color="auto" w:frame="1"/>
              </w:rPr>
              <w:t xml:space="preserve"> atıkların son durağıdır. Okya</w:t>
            </w:r>
            <w:r w:rsidR="001D2381" w:rsidRPr="000335C5">
              <w:rPr>
                <w:rStyle w:val="Strong"/>
                <w:rFonts w:ascii="Arial" w:hAnsi="Arial" w:cs="Arial"/>
                <w:b w:val="0"/>
                <w:color w:val="000000"/>
                <w:sz w:val="18"/>
                <w:szCs w:val="18"/>
                <w:bdr w:val="none" w:sz="0" w:space="0" w:color="auto" w:frame="1"/>
              </w:rPr>
              <w:t>nuslardaki plastik/</w:t>
            </w:r>
            <w:proofErr w:type="spellStart"/>
            <w:r w:rsidR="00B311AD">
              <w:rPr>
                <w:rStyle w:val="Strong"/>
                <w:rFonts w:ascii="Arial" w:hAnsi="Arial" w:cs="Arial"/>
                <w:b w:val="0"/>
                <w:color w:val="000000"/>
                <w:sz w:val="18"/>
                <w:szCs w:val="18"/>
                <w:bdr w:val="none" w:sz="0" w:space="0" w:color="auto" w:frame="1"/>
              </w:rPr>
              <w:t>MP</w:t>
            </w:r>
            <w:r w:rsidR="00242271">
              <w:rPr>
                <w:rStyle w:val="Strong"/>
                <w:rFonts w:ascii="Arial" w:hAnsi="Arial" w:cs="Arial"/>
                <w:b w:val="0"/>
                <w:color w:val="000000"/>
                <w:sz w:val="18"/>
                <w:szCs w:val="18"/>
                <w:bdr w:val="none" w:sz="0" w:space="0" w:color="auto" w:frame="1"/>
              </w:rPr>
              <w:t>lerin</w:t>
            </w:r>
            <w:proofErr w:type="spellEnd"/>
            <w:r w:rsidR="001D2381" w:rsidRPr="000335C5">
              <w:rPr>
                <w:rStyle w:val="Strong"/>
                <w:rFonts w:ascii="Arial" w:hAnsi="Arial" w:cs="Arial"/>
                <w:b w:val="0"/>
                <w:color w:val="000000"/>
                <w:sz w:val="18"/>
                <w:szCs w:val="18"/>
                <w:bdr w:val="none" w:sz="0" w:space="0" w:color="auto" w:frame="1"/>
              </w:rPr>
              <w:t xml:space="preserve"> varlığı</w:t>
            </w:r>
            <w:r w:rsidR="00D827DB" w:rsidRPr="000335C5">
              <w:rPr>
                <w:rStyle w:val="Strong"/>
                <w:rFonts w:ascii="Arial" w:hAnsi="Arial" w:cs="Arial"/>
                <w:b w:val="0"/>
                <w:color w:val="000000"/>
                <w:sz w:val="18"/>
                <w:szCs w:val="18"/>
                <w:bdr w:val="none" w:sz="0" w:space="0" w:color="auto" w:frame="1"/>
              </w:rPr>
              <w:t xml:space="preserve"> literatürde yoğun çalışılan konular arasındadır</w:t>
            </w:r>
            <w:r w:rsidR="00A00EC0" w:rsidRPr="000335C5">
              <w:rPr>
                <w:rStyle w:val="Strong"/>
                <w:rFonts w:ascii="Arial" w:hAnsi="Arial" w:cs="Arial"/>
                <w:b w:val="0"/>
                <w:color w:val="000000"/>
                <w:sz w:val="18"/>
                <w:szCs w:val="18"/>
                <w:bdr w:val="none" w:sz="0" w:space="0" w:color="auto" w:frame="1"/>
              </w:rPr>
              <w:t xml:space="preserve"> </w:t>
            </w:r>
            <w:r w:rsidR="001D2381" w:rsidRPr="000335C5">
              <w:rPr>
                <w:rStyle w:val="Strong"/>
                <w:rFonts w:ascii="Arial" w:hAnsi="Arial" w:cs="Arial"/>
                <w:b w:val="0"/>
                <w:color w:val="000000"/>
                <w:sz w:val="18"/>
                <w:szCs w:val="18"/>
                <w:bdr w:val="none" w:sz="0" w:space="0" w:color="auto" w:frame="1"/>
              </w:rPr>
              <w:t xml:space="preserve">ve </w:t>
            </w:r>
            <w:r w:rsidR="00601454" w:rsidRPr="000335C5">
              <w:rPr>
                <w:rStyle w:val="Strong"/>
                <w:rFonts w:ascii="Arial" w:hAnsi="Arial" w:cs="Arial"/>
                <w:b w:val="0"/>
                <w:color w:val="000000"/>
                <w:sz w:val="18"/>
                <w:szCs w:val="18"/>
                <w:bdr w:val="none" w:sz="0" w:space="0" w:color="auto" w:frame="1"/>
              </w:rPr>
              <w:t xml:space="preserve">okyanuslardaki </w:t>
            </w:r>
            <w:r w:rsidR="001D2381" w:rsidRPr="000335C5">
              <w:rPr>
                <w:rStyle w:val="Strong"/>
                <w:rFonts w:ascii="Arial" w:hAnsi="Arial" w:cs="Arial"/>
                <w:b w:val="0"/>
                <w:color w:val="000000"/>
                <w:sz w:val="18"/>
                <w:szCs w:val="18"/>
                <w:bdr w:val="none" w:sz="0" w:space="0" w:color="auto" w:frame="1"/>
              </w:rPr>
              <w:t>plastik/</w:t>
            </w:r>
            <w:r w:rsidR="00B311AD">
              <w:rPr>
                <w:rStyle w:val="Strong"/>
                <w:rFonts w:ascii="Arial" w:hAnsi="Arial" w:cs="Arial"/>
                <w:b w:val="0"/>
                <w:color w:val="000000"/>
                <w:sz w:val="18"/>
                <w:szCs w:val="18"/>
                <w:bdr w:val="none" w:sz="0" w:space="0" w:color="auto" w:frame="1"/>
              </w:rPr>
              <w:t>MP</w:t>
            </w:r>
            <w:r w:rsidR="001D2381" w:rsidRPr="000335C5">
              <w:rPr>
                <w:rStyle w:val="Strong"/>
                <w:rFonts w:ascii="Arial" w:hAnsi="Arial" w:cs="Arial"/>
                <w:b w:val="0"/>
                <w:color w:val="000000"/>
                <w:sz w:val="18"/>
                <w:szCs w:val="18"/>
                <w:bdr w:val="none" w:sz="0" w:space="0" w:color="auto" w:frame="1"/>
              </w:rPr>
              <w:t xml:space="preserve"> varlığı çeşitli çalışmalarla gösterilmiştir </w:t>
            </w:r>
            <w:r w:rsidR="00A00EC0" w:rsidRPr="000335C5">
              <w:rPr>
                <w:rStyle w:val="Strong"/>
                <w:rFonts w:ascii="Arial" w:hAnsi="Arial" w:cs="Arial"/>
                <w:b w:val="0"/>
                <w:color w:val="000000"/>
                <w:sz w:val="18"/>
                <w:szCs w:val="18"/>
                <w:bdr w:val="none" w:sz="0" w:space="0" w:color="auto" w:frame="1"/>
              </w:rPr>
              <w:t>(</w:t>
            </w:r>
            <w:r w:rsidR="00824C87" w:rsidRPr="000335C5">
              <w:rPr>
                <w:rStyle w:val="Strong"/>
                <w:rFonts w:ascii="Arial" w:hAnsi="Arial" w:cs="Arial"/>
                <w:b w:val="0"/>
                <w:color w:val="000000"/>
                <w:sz w:val="18"/>
                <w:szCs w:val="18"/>
                <w:bdr w:val="none" w:sz="0" w:space="0" w:color="auto" w:frame="1"/>
              </w:rPr>
              <w:t>Wang vd</w:t>
            </w:r>
            <w:r w:rsidR="00D827DB" w:rsidRPr="000335C5">
              <w:rPr>
                <w:rStyle w:val="Strong"/>
                <w:rFonts w:ascii="Arial" w:hAnsi="Arial" w:cs="Arial"/>
                <w:b w:val="0"/>
                <w:color w:val="000000"/>
                <w:sz w:val="18"/>
                <w:szCs w:val="18"/>
                <w:bdr w:val="none" w:sz="0" w:space="0" w:color="auto" w:frame="1"/>
              </w:rPr>
              <w:t>.</w:t>
            </w:r>
            <w:r w:rsidR="00824C87" w:rsidRPr="000335C5">
              <w:rPr>
                <w:rStyle w:val="Strong"/>
                <w:rFonts w:ascii="Arial" w:hAnsi="Arial" w:cs="Arial"/>
                <w:b w:val="0"/>
                <w:color w:val="000000"/>
                <w:sz w:val="18"/>
                <w:szCs w:val="18"/>
                <w:bdr w:val="none" w:sz="0" w:space="0" w:color="auto" w:frame="1"/>
              </w:rPr>
              <w:t xml:space="preserve"> 2018; </w:t>
            </w:r>
            <w:proofErr w:type="spellStart"/>
            <w:r w:rsidR="002B30DF" w:rsidRPr="000335C5">
              <w:rPr>
                <w:rStyle w:val="Strong"/>
                <w:rFonts w:ascii="Arial" w:hAnsi="Arial" w:cs="Arial"/>
                <w:b w:val="0"/>
                <w:color w:val="000000"/>
                <w:sz w:val="18"/>
                <w:szCs w:val="18"/>
                <w:bdr w:val="none" w:sz="0" w:space="0" w:color="auto" w:frame="1"/>
              </w:rPr>
              <w:t>Dahl</w:t>
            </w:r>
            <w:proofErr w:type="spellEnd"/>
            <w:r w:rsidR="002B30DF" w:rsidRPr="000335C5">
              <w:rPr>
                <w:rStyle w:val="Strong"/>
                <w:rFonts w:ascii="Arial" w:hAnsi="Arial" w:cs="Arial"/>
                <w:b w:val="0"/>
                <w:color w:val="000000"/>
                <w:sz w:val="18"/>
                <w:szCs w:val="18"/>
                <w:bdr w:val="none" w:sz="0" w:space="0" w:color="auto" w:frame="1"/>
              </w:rPr>
              <w:t xml:space="preserve"> vd.2021; </w:t>
            </w:r>
            <w:proofErr w:type="spellStart"/>
            <w:r w:rsidR="00D630F1" w:rsidRPr="000335C5">
              <w:rPr>
                <w:rStyle w:val="Strong"/>
                <w:rFonts w:ascii="Arial" w:hAnsi="Arial" w:cs="Arial"/>
                <w:b w:val="0"/>
                <w:color w:val="000000"/>
                <w:sz w:val="18"/>
                <w:szCs w:val="18"/>
                <w:bdr w:val="none" w:sz="0" w:space="0" w:color="auto" w:frame="1"/>
              </w:rPr>
              <w:t>Ahmad</w:t>
            </w:r>
            <w:proofErr w:type="spellEnd"/>
            <w:r w:rsidR="00D630F1" w:rsidRPr="000335C5">
              <w:rPr>
                <w:rStyle w:val="Strong"/>
                <w:rFonts w:ascii="Arial" w:hAnsi="Arial" w:cs="Arial"/>
                <w:b w:val="0"/>
                <w:color w:val="000000"/>
                <w:sz w:val="18"/>
                <w:szCs w:val="18"/>
                <w:bdr w:val="none" w:sz="0" w:space="0" w:color="auto" w:frame="1"/>
              </w:rPr>
              <w:t xml:space="preserve"> vd. 2020; </w:t>
            </w:r>
            <w:proofErr w:type="spellStart"/>
            <w:r w:rsidR="00D2057E" w:rsidRPr="000335C5">
              <w:rPr>
                <w:rStyle w:val="Strong"/>
                <w:rFonts w:ascii="Arial" w:hAnsi="Arial" w:cs="Arial"/>
                <w:b w:val="0"/>
                <w:color w:val="000000"/>
                <w:sz w:val="18"/>
                <w:szCs w:val="18"/>
                <w:bdr w:val="none" w:sz="0" w:space="0" w:color="auto" w:frame="1"/>
              </w:rPr>
              <w:t>Thushari</w:t>
            </w:r>
            <w:proofErr w:type="spellEnd"/>
            <w:r w:rsidR="00D2057E" w:rsidRPr="000335C5">
              <w:rPr>
                <w:rStyle w:val="Strong"/>
                <w:rFonts w:ascii="Arial" w:hAnsi="Arial" w:cs="Arial"/>
                <w:b w:val="0"/>
                <w:color w:val="000000"/>
                <w:sz w:val="18"/>
                <w:szCs w:val="18"/>
                <w:bdr w:val="none" w:sz="0" w:space="0" w:color="auto" w:frame="1"/>
              </w:rPr>
              <w:t xml:space="preserve"> ve </w:t>
            </w:r>
            <w:proofErr w:type="spellStart"/>
            <w:r w:rsidR="00D2057E" w:rsidRPr="000335C5">
              <w:rPr>
                <w:rStyle w:val="Strong"/>
                <w:rFonts w:ascii="Arial" w:hAnsi="Arial" w:cs="Arial"/>
                <w:b w:val="0"/>
                <w:color w:val="000000"/>
                <w:sz w:val="18"/>
                <w:szCs w:val="18"/>
                <w:bdr w:val="none" w:sz="0" w:space="0" w:color="auto" w:frame="1"/>
              </w:rPr>
              <w:t>Senevirathna</w:t>
            </w:r>
            <w:proofErr w:type="spellEnd"/>
            <w:r w:rsidR="00D2057E" w:rsidRPr="000335C5">
              <w:rPr>
                <w:rStyle w:val="Strong"/>
                <w:rFonts w:ascii="Arial" w:hAnsi="Arial" w:cs="Arial"/>
                <w:b w:val="0"/>
                <w:color w:val="000000"/>
                <w:sz w:val="18"/>
                <w:szCs w:val="18"/>
                <w:bdr w:val="none" w:sz="0" w:space="0" w:color="auto" w:frame="1"/>
              </w:rPr>
              <w:t xml:space="preserve"> 2020; </w:t>
            </w:r>
            <w:r w:rsidR="00ED2F0E" w:rsidRPr="000335C5">
              <w:rPr>
                <w:rStyle w:val="Strong"/>
                <w:rFonts w:ascii="Arial" w:hAnsi="Arial" w:cs="Arial"/>
                <w:b w:val="0"/>
                <w:color w:val="000000"/>
                <w:sz w:val="18"/>
                <w:szCs w:val="18"/>
                <w:bdr w:val="none" w:sz="0" w:space="0" w:color="auto" w:frame="1"/>
              </w:rPr>
              <w:t xml:space="preserve">Harris vd. 2021; </w:t>
            </w:r>
            <w:r w:rsidR="00AE66D3" w:rsidRPr="000335C5">
              <w:rPr>
                <w:rStyle w:val="Strong"/>
                <w:rFonts w:ascii="Arial" w:hAnsi="Arial" w:cs="Arial"/>
                <w:b w:val="0"/>
                <w:color w:val="000000"/>
                <w:sz w:val="18"/>
                <w:szCs w:val="18"/>
                <w:bdr w:val="none" w:sz="0" w:space="0" w:color="auto" w:frame="1"/>
              </w:rPr>
              <w:t xml:space="preserve">Thompson vd. 2004; </w:t>
            </w:r>
            <w:proofErr w:type="spellStart"/>
            <w:r w:rsidR="00AC1B90" w:rsidRPr="000335C5">
              <w:rPr>
                <w:rStyle w:val="Strong"/>
                <w:rFonts w:ascii="Arial" w:hAnsi="Arial" w:cs="Arial"/>
                <w:b w:val="0"/>
                <w:color w:val="000000"/>
                <w:sz w:val="18"/>
                <w:szCs w:val="18"/>
                <w:bdr w:val="none" w:sz="0" w:space="0" w:color="auto" w:frame="1"/>
              </w:rPr>
              <w:t>Sharma</w:t>
            </w:r>
            <w:proofErr w:type="spellEnd"/>
            <w:r w:rsidR="00AC1B90" w:rsidRPr="000335C5">
              <w:rPr>
                <w:rStyle w:val="Strong"/>
                <w:rFonts w:ascii="Arial" w:hAnsi="Arial" w:cs="Arial"/>
                <w:b w:val="0"/>
                <w:color w:val="000000"/>
                <w:sz w:val="18"/>
                <w:szCs w:val="18"/>
                <w:bdr w:val="none" w:sz="0" w:space="0" w:color="auto" w:frame="1"/>
              </w:rPr>
              <w:t xml:space="preserve"> vd. 2021; </w:t>
            </w:r>
            <w:proofErr w:type="spellStart"/>
            <w:r w:rsidR="00067443" w:rsidRPr="000335C5">
              <w:rPr>
                <w:rFonts w:ascii="Arial" w:hAnsi="Arial" w:cs="Arial"/>
                <w:color w:val="000000"/>
                <w:sz w:val="18"/>
                <w:szCs w:val="18"/>
                <w:lang w:eastAsia="tr-TR"/>
              </w:rPr>
              <w:t>Riechers</w:t>
            </w:r>
            <w:proofErr w:type="spellEnd"/>
            <w:r w:rsidR="00A7223E" w:rsidRPr="000335C5">
              <w:rPr>
                <w:rFonts w:ascii="Arial" w:hAnsi="Arial" w:cs="Arial"/>
                <w:color w:val="000000"/>
                <w:sz w:val="18"/>
                <w:szCs w:val="18"/>
                <w:lang w:eastAsia="tr-TR"/>
              </w:rPr>
              <w:t xml:space="preserve"> vd. 2019). </w:t>
            </w:r>
            <w:r w:rsidR="00601454" w:rsidRPr="000335C5">
              <w:rPr>
                <w:rFonts w:ascii="Arial" w:hAnsi="Arial" w:cs="Arial"/>
                <w:color w:val="000000"/>
                <w:sz w:val="18"/>
                <w:szCs w:val="18"/>
                <w:lang w:eastAsia="tr-TR"/>
              </w:rPr>
              <w:t>Okyanuslardaki plastik kirliliğinin nede</w:t>
            </w:r>
            <w:r w:rsidR="0071031A" w:rsidRPr="000335C5">
              <w:rPr>
                <w:rFonts w:ascii="Arial" w:hAnsi="Arial" w:cs="Arial"/>
                <w:color w:val="000000"/>
                <w:sz w:val="18"/>
                <w:szCs w:val="18"/>
                <w:lang w:eastAsia="tr-TR"/>
              </w:rPr>
              <w:t>nleri şu şekilde özetlenebilir:</w:t>
            </w:r>
            <w:r w:rsidR="00F4514A" w:rsidRPr="000335C5">
              <w:rPr>
                <w:rFonts w:ascii="Arial" w:hAnsi="Arial" w:cs="Arial"/>
                <w:color w:val="000000"/>
                <w:sz w:val="18"/>
                <w:szCs w:val="18"/>
                <w:lang w:eastAsia="tr-TR"/>
              </w:rPr>
              <w:t xml:space="preserve"> </w:t>
            </w:r>
            <w:r w:rsidR="0071031A" w:rsidRPr="000335C5">
              <w:rPr>
                <w:rFonts w:ascii="Arial" w:hAnsi="Arial" w:cs="Arial"/>
                <w:color w:val="000000"/>
                <w:sz w:val="18"/>
                <w:szCs w:val="18"/>
                <w:lang w:eastAsia="tr-TR"/>
              </w:rPr>
              <w:t>i) plastikler okyanus</w:t>
            </w:r>
            <w:r w:rsidR="00242271">
              <w:rPr>
                <w:rFonts w:ascii="Arial" w:hAnsi="Arial" w:cs="Arial"/>
                <w:color w:val="000000"/>
                <w:sz w:val="18"/>
                <w:szCs w:val="18"/>
                <w:lang w:eastAsia="tr-TR"/>
              </w:rPr>
              <w:t>t</w:t>
            </w:r>
            <w:r w:rsidR="0071031A" w:rsidRPr="000335C5">
              <w:rPr>
                <w:rFonts w:ascii="Arial" w:hAnsi="Arial" w:cs="Arial"/>
                <w:color w:val="000000"/>
                <w:sz w:val="18"/>
                <w:szCs w:val="18"/>
                <w:lang w:eastAsia="tr-TR"/>
              </w:rPr>
              <w:t>a çok uzun süre</w:t>
            </w:r>
            <w:r w:rsidR="00F94355" w:rsidRPr="000335C5">
              <w:rPr>
                <w:rFonts w:ascii="Arial" w:hAnsi="Arial" w:cs="Arial"/>
                <w:color w:val="000000"/>
                <w:sz w:val="18"/>
                <w:szCs w:val="18"/>
                <w:lang w:eastAsia="tr-TR"/>
              </w:rPr>
              <w:t xml:space="preserve"> kalabilmekte</w:t>
            </w:r>
            <w:r w:rsidR="00215D4E" w:rsidRPr="000335C5">
              <w:rPr>
                <w:rFonts w:ascii="Arial" w:hAnsi="Arial" w:cs="Arial"/>
                <w:color w:val="000000"/>
                <w:sz w:val="18"/>
                <w:szCs w:val="18"/>
                <w:lang w:eastAsia="tr-TR"/>
              </w:rPr>
              <w:t>dir,</w:t>
            </w:r>
            <w:r w:rsidR="00F94355" w:rsidRPr="000335C5">
              <w:rPr>
                <w:rFonts w:ascii="Arial" w:hAnsi="Arial" w:cs="Arial"/>
                <w:color w:val="000000"/>
                <w:sz w:val="18"/>
                <w:szCs w:val="18"/>
                <w:lang w:eastAsia="tr-TR"/>
              </w:rPr>
              <w:t xml:space="preserve"> ii) bazı plastikler içerdikleri zehirli kimyasalları kademeli olarak salmakta ve </w:t>
            </w:r>
            <w:r w:rsidR="00215D4E" w:rsidRPr="000335C5">
              <w:rPr>
                <w:rFonts w:ascii="Arial" w:hAnsi="Arial" w:cs="Arial"/>
                <w:color w:val="000000"/>
                <w:sz w:val="18"/>
                <w:szCs w:val="18"/>
                <w:lang w:eastAsia="tr-TR"/>
              </w:rPr>
              <w:t>daha fazla kir</w:t>
            </w:r>
            <w:r w:rsidR="00242271">
              <w:rPr>
                <w:rFonts w:ascii="Arial" w:hAnsi="Arial" w:cs="Arial"/>
                <w:color w:val="000000"/>
                <w:sz w:val="18"/>
                <w:szCs w:val="18"/>
                <w:lang w:eastAsia="tr-TR"/>
              </w:rPr>
              <w:t>l</w:t>
            </w:r>
            <w:r w:rsidR="00215D4E" w:rsidRPr="000335C5">
              <w:rPr>
                <w:rFonts w:ascii="Arial" w:hAnsi="Arial" w:cs="Arial"/>
                <w:color w:val="000000"/>
                <w:sz w:val="18"/>
                <w:szCs w:val="18"/>
                <w:lang w:eastAsia="tr-TR"/>
              </w:rPr>
              <w:t>iliğe yol açmakta</w:t>
            </w:r>
            <w:r w:rsidR="00DC51CA" w:rsidRPr="000335C5">
              <w:rPr>
                <w:rFonts w:ascii="Arial" w:hAnsi="Arial" w:cs="Arial"/>
                <w:color w:val="000000"/>
                <w:sz w:val="18"/>
                <w:szCs w:val="18"/>
                <w:lang w:eastAsia="tr-TR"/>
              </w:rPr>
              <w:t>dır</w:t>
            </w:r>
            <w:r w:rsidR="00215D4E" w:rsidRPr="000335C5">
              <w:rPr>
                <w:rFonts w:ascii="Arial" w:hAnsi="Arial" w:cs="Arial"/>
                <w:color w:val="000000"/>
                <w:sz w:val="18"/>
                <w:szCs w:val="18"/>
                <w:lang w:eastAsia="tr-TR"/>
              </w:rPr>
              <w:t>,</w:t>
            </w:r>
            <w:r w:rsidR="00F94355" w:rsidRPr="000335C5">
              <w:rPr>
                <w:rFonts w:ascii="Arial" w:hAnsi="Arial" w:cs="Arial"/>
                <w:color w:val="000000"/>
                <w:sz w:val="18"/>
                <w:szCs w:val="18"/>
                <w:lang w:eastAsia="tr-TR"/>
              </w:rPr>
              <w:t xml:space="preserve"> iii) yoğunluğu deniz suyundan f</w:t>
            </w:r>
            <w:r w:rsidR="00DC51CA" w:rsidRPr="000335C5">
              <w:rPr>
                <w:rFonts w:ascii="Arial" w:hAnsi="Arial" w:cs="Arial"/>
                <w:color w:val="000000"/>
                <w:sz w:val="18"/>
                <w:szCs w:val="18"/>
                <w:lang w:eastAsia="tr-TR"/>
              </w:rPr>
              <w:t>azla olan plastiklerin çökelmesi</w:t>
            </w:r>
            <w:r w:rsidR="00F94355" w:rsidRPr="000335C5">
              <w:rPr>
                <w:rFonts w:ascii="Arial" w:hAnsi="Arial" w:cs="Arial"/>
                <w:color w:val="000000"/>
                <w:sz w:val="18"/>
                <w:szCs w:val="18"/>
                <w:lang w:eastAsia="tr-TR"/>
              </w:rPr>
              <w:t xml:space="preserve"> </w:t>
            </w:r>
            <w:r w:rsidR="004B0C39" w:rsidRPr="000335C5">
              <w:rPr>
                <w:rFonts w:ascii="Arial" w:hAnsi="Arial" w:cs="Arial"/>
                <w:color w:val="000000"/>
                <w:sz w:val="18"/>
                <w:szCs w:val="18"/>
                <w:lang w:eastAsia="tr-TR"/>
              </w:rPr>
              <w:t>sonucun</w:t>
            </w:r>
            <w:r w:rsidR="00DC51CA" w:rsidRPr="000335C5">
              <w:rPr>
                <w:rFonts w:ascii="Arial" w:hAnsi="Arial" w:cs="Arial"/>
                <w:color w:val="000000"/>
                <w:sz w:val="18"/>
                <w:szCs w:val="18"/>
                <w:lang w:eastAsia="tr-TR"/>
              </w:rPr>
              <w:t>da okyanuslarda kalıcı olmaktadır</w:t>
            </w:r>
            <w:r w:rsidR="00215D4E" w:rsidRPr="000335C5">
              <w:rPr>
                <w:rFonts w:ascii="Arial" w:hAnsi="Arial" w:cs="Arial"/>
                <w:color w:val="000000"/>
                <w:sz w:val="18"/>
                <w:szCs w:val="18"/>
                <w:lang w:eastAsia="tr-TR"/>
              </w:rPr>
              <w:t>,</w:t>
            </w:r>
            <w:r w:rsidR="004B0C39" w:rsidRPr="000335C5">
              <w:rPr>
                <w:rFonts w:ascii="Arial" w:hAnsi="Arial" w:cs="Arial"/>
                <w:color w:val="000000"/>
                <w:sz w:val="18"/>
                <w:szCs w:val="18"/>
                <w:lang w:eastAsia="tr-TR"/>
              </w:rPr>
              <w:t xml:space="preserve"> iv)</w:t>
            </w:r>
            <w:r w:rsidR="00DC51CA" w:rsidRPr="000335C5">
              <w:rPr>
                <w:rFonts w:ascii="Arial" w:hAnsi="Arial" w:cs="Arial"/>
                <w:color w:val="000000"/>
                <w:sz w:val="18"/>
                <w:szCs w:val="18"/>
                <w:lang w:eastAsia="tr-TR"/>
              </w:rPr>
              <w:t xml:space="preserve"> günümüzde </w:t>
            </w:r>
            <w:proofErr w:type="spellStart"/>
            <w:r w:rsidR="00B311AD">
              <w:rPr>
                <w:rFonts w:ascii="Arial" w:hAnsi="Arial" w:cs="Arial"/>
                <w:color w:val="000000"/>
                <w:sz w:val="18"/>
                <w:szCs w:val="18"/>
                <w:lang w:eastAsia="tr-TR"/>
              </w:rPr>
              <w:t>MP</w:t>
            </w:r>
            <w:r w:rsidR="00DC51CA" w:rsidRPr="000335C5">
              <w:rPr>
                <w:rFonts w:ascii="Arial" w:hAnsi="Arial" w:cs="Arial"/>
                <w:color w:val="000000"/>
                <w:sz w:val="18"/>
                <w:szCs w:val="18"/>
                <w:lang w:eastAsia="tr-TR"/>
              </w:rPr>
              <w:t>lere</w:t>
            </w:r>
            <w:proofErr w:type="spellEnd"/>
            <w:r w:rsidR="00DC51CA" w:rsidRPr="000335C5">
              <w:rPr>
                <w:rFonts w:ascii="Arial" w:hAnsi="Arial" w:cs="Arial"/>
                <w:color w:val="000000"/>
                <w:sz w:val="18"/>
                <w:szCs w:val="18"/>
                <w:lang w:eastAsia="tr-TR"/>
              </w:rPr>
              <w:t xml:space="preserve"> Kuzey Buz Denizi’nden Mariana Çukuruna kadar rastlanmaktadır. </w:t>
            </w:r>
            <w:proofErr w:type="spellStart"/>
            <w:r w:rsidR="00205CC7" w:rsidRPr="000335C5">
              <w:rPr>
                <w:rStyle w:val="Strong"/>
                <w:rFonts w:ascii="Arial" w:hAnsi="Arial" w:cs="Arial"/>
                <w:b w:val="0"/>
                <w:color w:val="000000"/>
                <w:sz w:val="18"/>
                <w:szCs w:val="18"/>
                <w:bdr w:val="none" w:sz="0" w:space="0" w:color="auto" w:frame="1"/>
              </w:rPr>
              <w:t>Nanoplastikler</w:t>
            </w:r>
            <w:proofErr w:type="spellEnd"/>
            <w:r w:rsidR="00205CC7" w:rsidRPr="000335C5">
              <w:rPr>
                <w:rStyle w:val="Strong"/>
                <w:rFonts w:ascii="Arial" w:hAnsi="Arial" w:cs="Arial"/>
                <w:b w:val="0"/>
                <w:color w:val="000000"/>
                <w:sz w:val="18"/>
                <w:szCs w:val="18"/>
                <w:bdr w:val="none" w:sz="0" w:space="0" w:color="auto" w:frame="1"/>
              </w:rPr>
              <w:t xml:space="preserve"> dahil olmak üzere </w:t>
            </w:r>
            <w:proofErr w:type="spellStart"/>
            <w:proofErr w:type="gramStart"/>
            <w:r w:rsidR="00B311AD">
              <w:rPr>
                <w:rStyle w:val="Strong"/>
                <w:rFonts w:ascii="Arial" w:hAnsi="Arial" w:cs="Arial"/>
                <w:b w:val="0"/>
                <w:color w:val="000000"/>
                <w:sz w:val="18"/>
                <w:szCs w:val="18"/>
                <w:bdr w:val="none" w:sz="0" w:space="0" w:color="auto" w:frame="1"/>
              </w:rPr>
              <w:t>MP</w:t>
            </w:r>
            <w:r w:rsidR="00205CC7" w:rsidRPr="000335C5">
              <w:rPr>
                <w:rStyle w:val="Strong"/>
                <w:rFonts w:ascii="Arial" w:hAnsi="Arial" w:cs="Arial"/>
                <w:b w:val="0"/>
                <w:color w:val="000000"/>
                <w:sz w:val="18"/>
                <w:szCs w:val="18"/>
                <w:bdr w:val="none" w:sz="0" w:space="0" w:color="auto" w:frame="1"/>
              </w:rPr>
              <w:t>ler</w:t>
            </w:r>
            <w:proofErr w:type="spellEnd"/>
            <w:r w:rsidR="00205CC7" w:rsidRPr="000335C5">
              <w:rPr>
                <w:rStyle w:val="Strong"/>
                <w:rFonts w:ascii="Arial" w:hAnsi="Arial" w:cs="Arial"/>
                <w:b w:val="0"/>
                <w:color w:val="000000"/>
                <w:sz w:val="18"/>
                <w:szCs w:val="18"/>
                <w:bdr w:val="none" w:sz="0" w:space="0" w:color="auto" w:frame="1"/>
              </w:rPr>
              <w:t>,</w:t>
            </w:r>
            <w:proofErr w:type="gramEnd"/>
            <w:r w:rsidR="00205CC7" w:rsidRPr="000335C5">
              <w:rPr>
                <w:rStyle w:val="Strong"/>
                <w:rFonts w:ascii="Arial" w:hAnsi="Arial" w:cs="Arial"/>
                <w:b w:val="0"/>
                <w:color w:val="000000"/>
                <w:sz w:val="18"/>
                <w:szCs w:val="18"/>
                <w:bdr w:val="none" w:sz="0" w:space="0" w:color="auto" w:frame="1"/>
              </w:rPr>
              <w:t xml:space="preserve"> </w:t>
            </w:r>
            <w:r w:rsidR="00DC51CA" w:rsidRPr="000335C5">
              <w:rPr>
                <w:rStyle w:val="Strong"/>
                <w:rFonts w:ascii="Arial" w:hAnsi="Arial" w:cs="Arial"/>
                <w:b w:val="0"/>
                <w:color w:val="000000"/>
                <w:sz w:val="18"/>
                <w:szCs w:val="18"/>
                <w:bdr w:val="none" w:sz="0" w:space="0" w:color="auto" w:frame="1"/>
              </w:rPr>
              <w:t xml:space="preserve">hem </w:t>
            </w:r>
            <w:r w:rsidR="003E412B" w:rsidRPr="000335C5">
              <w:rPr>
                <w:rStyle w:val="Strong"/>
                <w:rFonts w:ascii="Arial" w:hAnsi="Arial" w:cs="Arial"/>
                <w:b w:val="0"/>
                <w:color w:val="000000"/>
                <w:sz w:val="18"/>
                <w:szCs w:val="18"/>
                <w:bdr w:val="none" w:sz="0" w:space="0" w:color="auto" w:frame="1"/>
              </w:rPr>
              <w:t>okyanus</w:t>
            </w:r>
            <w:r w:rsidR="00205CC7" w:rsidRPr="000335C5">
              <w:rPr>
                <w:rStyle w:val="Strong"/>
                <w:rFonts w:ascii="Arial" w:hAnsi="Arial" w:cs="Arial"/>
                <w:b w:val="0"/>
                <w:color w:val="000000"/>
                <w:sz w:val="18"/>
                <w:szCs w:val="18"/>
                <w:bdr w:val="none" w:sz="0" w:space="0" w:color="auto" w:frame="1"/>
              </w:rPr>
              <w:t xml:space="preserve"> yaşamının </w:t>
            </w:r>
            <w:r w:rsidR="00DC51CA" w:rsidRPr="000335C5">
              <w:rPr>
                <w:rStyle w:val="Strong"/>
                <w:rFonts w:ascii="Arial" w:hAnsi="Arial" w:cs="Arial"/>
                <w:b w:val="0"/>
                <w:color w:val="000000"/>
                <w:sz w:val="18"/>
                <w:szCs w:val="18"/>
                <w:bdr w:val="none" w:sz="0" w:space="0" w:color="auto" w:frame="1"/>
              </w:rPr>
              <w:t xml:space="preserve">hem de insan </w:t>
            </w:r>
            <w:r w:rsidR="00205CC7" w:rsidRPr="000335C5">
              <w:rPr>
                <w:rStyle w:val="Strong"/>
                <w:rFonts w:ascii="Arial" w:hAnsi="Arial" w:cs="Arial"/>
                <w:b w:val="0"/>
                <w:color w:val="000000"/>
                <w:sz w:val="18"/>
                <w:szCs w:val="18"/>
                <w:bdr w:val="none" w:sz="0" w:space="0" w:color="auto" w:frame="1"/>
              </w:rPr>
              <w:t>sağlığı</w:t>
            </w:r>
            <w:r w:rsidR="00242271">
              <w:rPr>
                <w:rStyle w:val="Strong"/>
                <w:rFonts w:ascii="Arial" w:hAnsi="Arial" w:cs="Arial"/>
                <w:b w:val="0"/>
                <w:color w:val="000000"/>
                <w:sz w:val="18"/>
                <w:szCs w:val="18"/>
                <w:bdr w:val="none" w:sz="0" w:space="0" w:color="auto" w:frame="1"/>
              </w:rPr>
              <w:t>nın</w:t>
            </w:r>
            <w:r w:rsidR="00205CC7" w:rsidRPr="000335C5">
              <w:rPr>
                <w:rStyle w:val="Strong"/>
                <w:rFonts w:ascii="Arial" w:hAnsi="Arial" w:cs="Arial"/>
                <w:b w:val="0"/>
                <w:color w:val="000000"/>
                <w:sz w:val="18"/>
                <w:szCs w:val="18"/>
                <w:bdr w:val="none" w:sz="0" w:space="0" w:color="auto" w:frame="1"/>
              </w:rPr>
              <w:t xml:space="preserve"> üzerinde olumsuz etkilere sahip olabileceğinden, bu</w:t>
            </w:r>
            <w:r w:rsidR="00F4514A" w:rsidRPr="000335C5">
              <w:rPr>
                <w:rStyle w:val="Strong"/>
                <w:rFonts w:ascii="Arial" w:hAnsi="Arial" w:cs="Arial"/>
                <w:b w:val="0"/>
                <w:color w:val="000000"/>
                <w:sz w:val="18"/>
                <w:szCs w:val="18"/>
                <w:bdr w:val="none" w:sz="0" w:space="0" w:color="auto" w:frame="1"/>
              </w:rPr>
              <w:t xml:space="preserve"> durum</w:t>
            </w:r>
            <w:r w:rsidR="00205CC7" w:rsidRPr="000335C5">
              <w:rPr>
                <w:rStyle w:val="Strong"/>
                <w:rFonts w:ascii="Arial" w:hAnsi="Arial" w:cs="Arial"/>
                <w:b w:val="0"/>
                <w:color w:val="000000"/>
                <w:sz w:val="18"/>
                <w:szCs w:val="18"/>
                <w:bdr w:val="none" w:sz="0" w:space="0" w:color="auto" w:frame="1"/>
              </w:rPr>
              <w:t xml:space="preserve"> </w:t>
            </w:r>
            <w:r w:rsidR="00705093" w:rsidRPr="000335C5">
              <w:rPr>
                <w:rStyle w:val="Strong"/>
                <w:rFonts w:ascii="Arial" w:hAnsi="Arial" w:cs="Arial"/>
                <w:b w:val="0"/>
                <w:color w:val="000000"/>
                <w:sz w:val="18"/>
                <w:szCs w:val="18"/>
                <w:bdr w:val="none" w:sz="0" w:space="0" w:color="auto" w:frame="1"/>
              </w:rPr>
              <w:t>ciddi</w:t>
            </w:r>
            <w:r w:rsidR="00205CC7" w:rsidRPr="000335C5">
              <w:rPr>
                <w:rStyle w:val="Strong"/>
                <w:rFonts w:ascii="Arial" w:hAnsi="Arial" w:cs="Arial"/>
                <w:b w:val="0"/>
                <w:color w:val="000000"/>
                <w:sz w:val="18"/>
                <w:szCs w:val="18"/>
                <w:bdr w:val="none" w:sz="0" w:space="0" w:color="auto" w:frame="1"/>
              </w:rPr>
              <w:t xml:space="preserve"> bir endişe yaratmaktadır</w:t>
            </w:r>
            <w:r w:rsidR="00DC51CA" w:rsidRPr="000335C5">
              <w:rPr>
                <w:rStyle w:val="Strong"/>
                <w:rFonts w:ascii="Arial" w:hAnsi="Arial" w:cs="Arial"/>
                <w:b w:val="0"/>
                <w:color w:val="000000"/>
                <w:sz w:val="18"/>
                <w:szCs w:val="18"/>
                <w:bdr w:val="none" w:sz="0" w:space="0" w:color="auto" w:frame="1"/>
              </w:rPr>
              <w:t xml:space="preserve"> (</w:t>
            </w:r>
            <w:proofErr w:type="spellStart"/>
            <w:r w:rsidR="00DC51CA" w:rsidRPr="000335C5">
              <w:rPr>
                <w:rStyle w:val="Strong"/>
                <w:rFonts w:ascii="Arial" w:hAnsi="Arial" w:cs="Arial"/>
                <w:b w:val="0"/>
                <w:color w:val="000000"/>
                <w:sz w:val="18"/>
                <w:szCs w:val="18"/>
                <w:bdr w:val="none" w:sz="0" w:space="0" w:color="auto" w:frame="1"/>
              </w:rPr>
              <w:t>Riechers</w:t>
            </w:r>
            <w:proofErr w:type="spellEnd"/>
            <w:r w:rsidR="00DC51CA" w:rsidRPr="000335C5">
              <w:rPr>
                <w:rStyle w:val="Strong"/>
                <w:rFonts w:ascii="Arial" w:hAnsi="Arial" w:cs="Arial"/>
                <w:b w:val="0"/>
                <w:color w:val="000000"/>
                <w:sz w:val="18"/>
                <w:szCs w:val="18"/>
                <w:bdr w:val="none" w:sz="0" w:space="0" w:color="auto" w:frame="1"/>
              </w:rPr>
              <w:t xml:space="preserve"> vd. 2021).</w:t>
            </w:r>
            <w:r w:rsidR="00E36AD9" w:rsidRPr="000335C5">
              <w:rPr>
                <w:rStyle w:val="Strong"/>
                <w:rFonts w:ascii="Arial" w:hAnsi="Arial" w:cs="Arial"/>
                <w:b w:val="0"/>
                <w:color w:val="000000"/>
                <w:sz w:val="18"/>
                <w:szCs w:val="18"/>
                <w:bdr w:val="none" w:sz="0" w:space="0" w:color="auto" w:frame="1"/>
              </w:rPr>
              <w:t xml:space="preserve"> </w:t>
            </w:r>
            <w:proofErr w:type="spellStart"/>
            <w:r w:rsidR="00B311AD">
              <w:rPr>
                <w:rStyle w:val="Strong"/>
                <w:rFonts w:ascii="Arial" w:hAnsi="Arial" w:cs="Arial"/>
                <w:b w:val="0"/>
                <w:color w:val="000000"/>
                <w:sz w:val="18"/>
                <w:szCs w:val="18"/>
                <w:bdr w:val="none" w:sz="0" w:space="0" w:color="auto" w:frame="1"/>
              </w:rPr>
              <w:t>MP</w:t>
            </w:r>
            <w:r w:rsidR="00E36AD9" w:rsidRPr="000335C5">
              <w:rPr>
                <w:rStyle w:val="Strong"/>
                <w:rFonts w:ascii="Arial" w:hAnsi="Arial" w:cs="Arial"/>
                <w:b w:val="0"/>
                <w:color w:val="000000"/>
                <w:sz w:val="18"/>
                <w:szCs w:val="18"/>
                <w:bdr w:val="none" w:sz="0" w:space="0" w:color="auto" w:frame="1"/>
              </w:rPr>
              <w:t>ler</w:t>
            </w:r>
            <w:proofErr w:type="spellEnd"/>
            <w:r w:rsidR="00E36AD9" w:rsidRPr="000335C5">
              <w:rPr>
                <w:rStyle w:val="Strong"/>
                <w:rFonts w:ascii="Arial" w:hAnsi="Arial" w:cs="Arial"/>
                <w:b w:val="0"/>
                <w:color w:val="000000"/>
                <w:sz w:val="18"/>
                <w:szCs w:val="18"/>
                <w:bdr w:val="none" w:sz="0" w:space="0" w:color="auto" w:frame="1"/>
              </w:rPr>
              <w:t xml:space="preserve"> üzerine ö</w:t>
            </w:r>
            <w:r w:rsidR="00AE7246" w:rsidRPr="000335C5">
              <w:rPr>
                <w:rStyle w:val="Strong"/>
                <w:rFonts w:ascii="Arial" w:hAnsi="Arial" w:cs="Arial"/>
                <w:b w:val="0"/>
                <w:color w:val="000000"/>
                <w:sz w:val="18"/>
                <w:szCs w:val="18"/>
                <w:bdr w:val="none" w:sz="0" w:space="0" w:color="auto" w:frame="1"/>
              </w:rPr>
              <w:t xml:space="preserve">nemli miktarda </w:t>
            </w:r>
            <w:proofErr w:type="spellStart"/>
            <w:r w:rsidR="00AE7246" w:rsidRPr="000335C5">
              <w:rPr>
                <w:rStyle w:val="Strong"/>
                <w:rFonts w:ascii="Arial" w:hAnsi="Arial" w:cs="Arial"/>
                <w:b w:val="0"/>
                <w:color w:val="000000"/>
                <w:sz w:val="18"/>
                <w:szCs w:val="18"/>
                <w:bdr w:val="none" w:sz="0" w:space="0" w:color="auto" w:frame="1"/>
              </w:rPr>
              <w:t>ekotoksikolojik</w:t>
            </w:r>
            <w:proofErr w:type="spellEnd"/>
            <w:r w:rsidR="00AE7246" w:rsidRPr="000335C5">
              <w:rPr>
                <w:rStyle w:val="Strong"/>
                <w:rFonts w:ascii="Arial" w:hAnsi="Arial" w:cs="Arial"/>
                <w:b w:val="0"/>
                <w:color w:val="000000"/>
                <w:sz w:val="18"/>
                <w:szCs w:val="18"/>
                <w:bdr w:val="none" w:sz="0" w:space="0" w:color="auto" w:frame="1"/>
              </w:rPr>
              <w:t xml:space="preserve"> çalışma olmasına rağmen</w:t>
            </w:r>
            <w:r w:rsidR="00E36AD9" w:rsidRPr="000335C5">
              <w:rPr>
                <w:rStyle w:val="Strong"/>
                <w:rFonts w:ascii="Arial" w:hAnsi="Arial" w:cs="Arial"/>
                <w:b w:val="0"/>
                <w:color w:val="000000"/>
                <w:sz w:val="18"/>
                <w:szCs w:val="18"/>
                <w:bdr w:val="none" w:sz="0" w:space="0" w:color="auto" w:frame="1"/>
              </w:rPr>
              <w:t xml:space="preserve">, </w:t>
            </w:r>
            <w:r w:rsidR="00AA0F04" w:rsidRPr="000335C5">
              <w:rPr>
                <w:rStyle w:val="Strong"/>
                <w:rFonts w:ascii="Arial" w:hAnsi="Arial" w:cs="Arial"/>
                <w:b w:val="0"/>
                <w:color w:val="000000"/>
                <w:sz w:val="18"/>
                <w:szCs w:val="18"/>
                <w:bdr w:val="none" w:sz="0" w:space="0" w:color="auto" w:frame="1"/>
              </w:rPr>
              <w:t xml:space="preserve">gerçek çevresel riskleri laboratuvar deneylerinde kullanılan </w:t>
            </w:r>
            <w:r w:rsidR="00B311AD">
              <w:rPr>
                <w:rStyle w:val="Strong"/>
                <w:rFonts w:ascii="Arial" w:hAnsi="Arial" w:cs="Arial"/>
                <w:b w:val="0"/>
                <w:color w:val="000000"/>
                <w:sz w:val="18"/>
                <w:szCs w:val="18"/>
                <w:bdr w:val="none" w:sz="0" w:space="0" w:color="auto" w:frame="1"/>
              </w:rPr>
              <w:t>MP</w:t>
            </w:r>
            <w:r w:rsidR="001D5A42" w:rsidRPr="000335C5">
              <w:rPr>
                <w:rStyle w:val="Strong"/>
                <w:rFonts w:ascii="Arial" w:hAnsi="Arial" w:cs="Arial"/>
                <w:b w:val="0"/>
                <w:color w:val="000000"/>
                <w:sz w:val="18"/>
                <w:szCs w:val="18"/>
                <w:bdr w:val="none" w:sz="0" w:space="0" w:color="auto" w:frame="1"/>
              </w:rPr>
              <w:t xml:space="preserve"> örnekleri ile sahada bul</w:t>
            </w:r>
            <w:r w:rsidR="00AA0F04" w:rsidRPr="000335C5">
              <w:rPr>
                <w:rStyle w:val="Strong"/>
                <w:rFonts w:ascii="Arial" w:hAnsi="Arial" w:cs="Arial"/>
                <w:b w:val="0"/>
                <w:color w:val="000000"/>
                <w:sz w:val="18"/>
                <w:szCs w:val="18"/>
                <w:bdr w:val="none" w:sz="0" w:space="0" w:color="auto" w:frame="1"/>
              </w:rPr>
              <w:t xml:space="preserve">unan örnekler arasındaki farklılıklar nedeniyle hala tartışmaya açık bir konudur </w:t>
            </w:r>
            <w:r w:rsidR="00346640" w:rsidRPr="000335C5">
              <w:rPr>
                <w:rStyle w:val="Strong"/>
                <w:rFonts w:ascii="Arial" w:hAnsi="Arial" w:cs="Arial"/>
                <w:b w:val="0"/>
                <w:color w:val="000000"/>
                <w:sz w:val="18"/>
                <w:szCs w:val="18"/>
                <w:bdr w:val="none" w:sz="0" w:space="0" w:color="auto" w:frame="1"/>
              </w:rPr>
              <w:t>(</w:t>
            </w:r>
            <w:proofErr w:type="spellStart"/>
            <w:r w:rsidR="00346640" w:rsidRPr="000335C5">
              <w:rPr>
                <w:rFonts w:ascii="Arial" w:hAnsi="Arial" w:cs="Arial"/>
                <w:color w:val="000000"/>
                <w:sz w:val="18"/>
                <w:szCs w:val="18"/>
                <w:lang w:eastAsia="tr-TR"/>
              </w:rPr>
              <w:t>Andrady</w:t>
            </w:r>
            <w:proofErr w:type="spellEnd"/>
            <w:r w:rsidR="00346640" w:rsidRPr="000335C5">
              <w:rPr>
                <w:rFonts w:ascii="Arial" w:hAnsi="Arial" w:cs="Arial"/>
                <w:color w:val="000000"/>
                <w:sz w:val="18"/>
                <w:szCs w:val="18"/>
                <w:lang w:eastAsia="tr-TR"/>
              </w:rPr>
              <w:t xml:space="preserve"> 2017</w:t>
            </w:r>
            <w:r w:rsidR="00C72C93" w:rsidRPr="000335C5">
              <w:rPr>
                <w:rFonts w:ascii="Arial" w:hAnsi="Arial" w:cs="Arial"/>
                <w:color w:val="000000"/>
                <w:sz w:val="18"/>
                <w:szCs w:val="18"/>
                <w:lang w:eastAsia="tr-TR"/>
              </w:rPr>
              <w:t>, Lambert vd. 2017</w:t>
            </w:r>
            <w:r w:rsidR="00346640" w:rsidRPr="000335C5">
              <w:rPr>
                <w:rFonts w:ascii="Arial" w:hAnsi="Arial" w:cs="Arial"/>
                <w:color w:val="000000"/>
                <w:sz w:val="18"/>
                <w:szCs w:val="18"/>
                <w:lang w:eastAsia="tr-TR"/>
              </w:rPr>
              <w:t xml:space="preserve">). </w:t>
            </w:r>
            <w:r w:rsidR="00C72C93" w:rsidRPr="000335C5">
              <w:rPr>
                <w:rFonts w:ascii="Arial" w:hAnsi="Arial" w:cs="Arial"/>
                <w:color w:val="000000"/>
                <w:sz w:val="18"/>
                <w:szCs w:val="18"/>
                <w:lang w:eastAsia="tr-TR"/>
              </w:rPr>
              <w:t xml:space="preserve"> </w:t>
            </w:r>
            <w:proofErr w:type="spellStart"/>
            <w:r w:rsidR="00B311AD">
              <w:rPr>
                <w:rFonts w:ascii="Arial" w:hAnsi="Arial" w:cs="Arial"/>
                <w:color w:val="000000"/>
                <w:sz w:val="18"/>
                <w:szCs w:val="18"/>
                <w:lang w:eastAsia="tr-TR"/>
              </w:rPr>
              <w:t>MP</w:t>
            </w:r>
            <w:r w:rsidR="00C72C93" w:rsidRPr="000335C5">
              <w:rPr>
                <w:rFonts w:ascii="Arial" w:hAnsi="Arial" w:cs="Arial"/>
                <w:color w:val="000000"/>
                <w:sz w:val="18"/>
                <w:szCs w:val="18"/>
                <w:lang w:eastAsia="tr-TR"/>
              </w:rPr>
              <w:t>lerin</w:t>
            </w:r>
            <w:proofErr w:type="spellEnd"/>
            <w:r w:rsidR="00C72C93" w:rsidRPr="000335C5">
              <w:rPr>
                <w:rFonts w:ascii="Arial" w:hAnsi="Arial" w:cs="Arial"/>
                <w:color w:val="000000"/>
                <w:sz w:val="18"/>
                <w:szCs w:val="18"/>
                <w:lang w:eastAsia="tr-TR"/>
              </w:rPr>
              <w:t xml:space="preserve"> tipi, şekli ve bileşenleri onların toksisiteleri ile doğrudan ilişkilidir.</w:t>
            </w:r>
            <w:r w:rsidR="00C72C93" w:rsidRPr="000335C5">
              <w:rPr>
                <w:rStyle w:val="Strong"/>
                <w:rFonts w:ascii="Arial" w:hAnsi="Arial" w:cs="Arial"/>
                <w:b w:val="0"/>
                <w:color w:val="000000"/>
                <w:sz w:val="18"/>
                <w:szCs w:val="18"/>
                <w:bdr w:val="none" w:sz="0" w:space="0" w:color="auto" w:frame="1"/>
              </w:rPr>
              <w:t xml:space="preserve"> </w:t>
            </w:r>
            <w:r w:rsidR="00C72C93" w:rsidRPr="0017087C">
              <w:rPr>
                <w:rStyle w:val="Strong"/>
                <w:rFonts w:ascii="Arial" w:hAnsi="Arial" w:cs="Arial"/>
                <w:bCs w:val="0"/>
                <w:color w:val="000000"/>
                <w:sz w:val="18"/>
                <w:szCs w:val="18"/>
                <w:bdr w:val="none" w:sz="0" w:space="0" w:color="auto" w:frame="1"/>
              </w:rPr>
              <w:t xml:space="preserve">Yapılan çalışmalar daha küçük ve fiber </w:t>
            </w:r>
            <w:proofErr w:type="spellStart"/>
            <w:r w:rsidR="00B311AD">
              <w:rPr>
                <w:rStyle w:val="Strong"/>
                <w:rFonts w:ascii="Arial" w:hAnsi="Arial" w:cs="Arial"/>
                <w:bCs w:val="0"/>
                <w:color w:val="000000"/>
                <w:sz w:val="18"/>
                <w:szCs w:val="18"/>
                <w:bdr w:val="none" w:sz="0" w:space="0" w:color="auto" w:frame="1"/>
              </w:rPr>
              <w:t>MP</w:t>
            </w:r>
            <w:r w:rsidR="00C72C93" w:rsidRPr="0017087C">
              <w:rPr>
                <w:rStyle w:val="Strong"/>
                <w:rFonts w:ascii="Arial" w:hAnsi="Arial" w:cs="Arial"/>
                <w:bCs w:val="0"/>
                <w:color w:val="000000"/>
                <w:sz w:val="18"/>
                <w:szCs w:val="18"/>
                <w:bdr w:val="none" w:sz="0" w:space="0" w:color="auto" w:frame="1"/>
              </w:rPr>
              <w:t>lerin</w:t>
            </w:r>
            <w:proofErr w:type="spellEnd"/>
            <w:r w:rsidR="00C72C93" w:rsidRPr="0017087C">
              <w:rPr>
                <w:rStyle w:val="Strong"/>
                <w:rFonts w:ascii="Arial" w:hAnsi="Arial" w:cs="Arial"/>
                <w:bCs w:val="0"/>
                <w:color w:val="000000"/>
                <w:sz w:val="18"/>
                <w:szCs w:val="18"/>
                <w:bdr w:val="none" w:sz="0" w:space="0" w:color="auto" w:frame="1"/>
              </w:rPr>
              <w:t xml:space="preserve"> genel olarak daha toksik olduğunu göstermiştir</w:t>
            </w:r>
            <w:r w:rsidR="00346640" w:rsidRPr="0017087C">
              <w:rPr>
                <w:rStyle w:val="Strong"/>
                <w:rFonts w:ascii="Arial" w:hAnsi="Arial" w:cs="Arial"/>
                <w:bCs w:val="0"/>
                <w:color w:val="000000"/>
                <w:sz w:val="18"/>
                <w:szCs w:val="18"/>
                <w:bdr w:val="none" w:sz="0" w:space="0" w:color="auto" w:frame="1"/>
              </w:rPr>
              <w:t xml:space="preserve"> </w:t>
            </w:r>
            <w:r w:rsidR="00145F2F" w:rsidRPr="000335C5">
              <w:rPr>
                <w:rStyle w:val="Strong"/>
                <w:rFonts w:ascii="Arial" w:hAnsi="Arial" w:cs="Arial"/>
                <w:b w:val="0"/>
                <w:color w:val="000000"/>
                <w:sz w:val="18"/>
                <w:szCs w:val="18"/>
                <w:bdr w:val="none" w:sz="0" w:space="0" w:color="auto" w:frame="1"/>
              </w:rPr>
              <w:t>(Zhang vd. 2021</w:t>
            </w:r>
            <w:r w:rsidR="00C72C93" w:rsidRPr="000335C5">
              <w:rPr>
                <w:rStyle w:val="Strong"/>
                <w:rFonts w:ascii="Arial" w:hAnsi="Arial" w:cs="Arial"/>
                <w:b w:val="0"/>
                <w:color w:val="000000"/>
                <w:sz w:val="18"/>
                <w:szCs w:val="18"/>
                <w:bdr w:val="none" w:sz="0" w:space="0" w:color="auto" w:frame="1"/>
              </w:rPr>
              <w:t xml:space="preserve">). </w:t>
            </w:r>
            <w:r w:rsidR="00E83169">
              <w:rPr>
                <w:rStyle w:val="Strong"/>
                <w:rFonts w:ascii="Arial" w:hAnsi="Arial" w:cs="Arial"/>
                <w:b w:val="0"/>
                <w:color w:val="000000"/>
                <w:sz w:val="18"/>
                <w:szCs w:val="18"/>
                <w:bdr w:val="none" w:sz="0" w:space="0" w:color="auto" w:frame="1"/>
              </w:rPr>
              <w:t xml:space="preserve">Şekil 1 </w:t>
            </w:r>
            <w:r w:rsidR="00550C0C">
              <w:rPr>
                <w:rStyle w:val="Strong"/>
                <w:rFonts w:ascii="Arial" w:hAnsi="Arial" w:cs="Arial"/>
                <w:b w:val="0"/>
                <w:color w:val="000000"/>
                <w:sz w:val="18"/>
                <w:szCs w:val="18"/>
                <w:bdr w:val="none" w:sz="0" w:space="0" w:color="auto" w:frame="1"/>
              </w:rPr>
              <w:t xml:space="preserve">ile </w:t>
            </w:r>
            <w:proofErr w:type="spellStart"/>
            <w:r w:rsidR="00E83169">
              <w:rPr>
                <w:rStyle w:val="Strong"/>
                <w:rFonts w:ascii="Arial" w:hAnsi="Arial" w:cs="Arial"/>
                <w:b w:val="0"/>
                <w:color w:val="000000"/>
                <w:sz w:val="18"/>
                <w:szCs w:val="18"/>
                <w:bdr w:val="none" w:sz="0" w:space="0" w:color="auto" w:frame="1"/>
              </w:rPr>
              <w:t>Hardest</w:t>
            </w:r>
            <w:proofErr w:type="spellEnd"/>
            <w:r w:rsidR="00E83169">
              <w:rPr>
                <w:rStyle w:val="Strong"/>
                <w:rFonts w:ascii="Arial" w:hAnsi="Arial" w:cs="Arial"/>
                <w:b w:val="0"/>
                <w:color w:val="000000"/>
                <w:sz w:val="18"/>
                <w:szCs w:val="18"/>
                <w:bdr w:val="none" w:sz="0" w:space="0" w:color="auto" w:frame="1"/>
              </w:rPr>
              <w:t xml:space="preserve"> vd. (2021)</w:t>
            </w:r>
            <w:r w:rsidR="00550C0C">
              <w:rPr>
                <w:rStyle w:val="Strong"/>
                <w:rFonts w:ascii="Arial" w:hAnsi="Arial" w:cs="Arial"/>
                <w:b w:val="0"/>
                <w:color w:val="000000"/>
                <w:sz w:val="18"/>
                <w:szCs w:val="18"/>
                <w:bdr w:val="none" w:sz="0" w:space="0" w:color="auto" w:frame="1"/>
              </w:rPr>
              <w:t>’</w:t>
            </w:r>
            <w:proofErr w:type="spellStart"/>
            <w:r w:rsidR="00550C0C">
              <w:rPr>
                <w:rStyle w:val="Strong"/>
                <w:rFonts w:ascii="Arial" w:hAnsi="Arial" w:cs="Arial"/>
                <w:b w:val="0"/>
                <w:color w:val="000000"/>
                <w:sz w:val="18"/>
                <w:szCs w:val="18"/>
                <w:bdr w:val="none" w:sz="0" w:space="0" w:color="auto" w:frame="1"/>
              </w:rPr>
              <w:t>nin</w:t>
            </w:r>
            <w:proofErr w:type="spellEnd"/>
            <w:r w:rsidR="00550C0C">
              <w:rPr>
                <w:rStyle w:val="Strong"/>
                <w:rFonts w:ascii="Arial" w:hAnsi="Arial" w:cs="Arial"/>
                <w:b w:val="0"/>
                <w:color w:val="000000"/>
                <w:sz w:val="18"/>
                <w:szCs w:val="18"/>
                <w:bdr w:val="none" w:sz="0" w:space="0" w:color="auto" w:frame="1"/>
              </w:rPr>
              <w:t xml:space="preserve"> çalışmasından</w:t>
            </w:r>
            <w:r w:rsidR="00E83169">
              <w:rPr>
                <w:rStyle w:val="Strong"/>
                <w:rFonts w:ascii="Arial" w:hAnsi="Arial" w:cs="Arial"/>
                <w:b w:val="0"/>
                <w:color w:val="000000"/>
                <w:sz w:val="18"/>
                <w:szCs w:val="18"/>
                <w:bdr w:val="none" w:sz="0" w:space="0" w:color="auto" w:frame="1"/>
              </w:rPr>
              <w:t xml:space="preserve"> adapte edil</w:t>
            </w:r>
            <w:r w:rsidR="00465195">
              <w:rPr>
                <w:rStyle w:val="Strong"/>
                <w:rFonts w:ascii="Arial" w:hAnsi="Arial" w:cs="Arial"/>
                <w:b w:val="0"/>
                <w:color w:val="000000"/>
                <w:sz w:val="18"/>
                <w:szCs w:val="18"/>
                <w:bdr w:val="none" w:sz="0" w:space="0" w:color="auto" w:frame="1"/>
              </w:rPr>
              <w:t>erek</w:t>
            </w:r>
            <w:r w:rsidR="00E83169">
              <w:rPr>
                <w:rStyle w:val="Strong"/>
                <w:rFonts w:ascii="Arial" w:hAnsi="Arial" w:cs="Arial"/>
                <w:b w:val="0"/>
                <w:color w:val="000000"/>
                <w:sz w:val="18"/>
                <w:szCs w:val="18"/>
                <w:bdr w:val="none" w:sz="0" w:space="0" w:color="auto" w:frame="1"/>
              </w:rPr>
              <w:t xml:space="preserve"> deniz çöplerinin kaynaklarını ve okyanuslarda ve kıyılarda dolaşımını özetlemektedir. </w:t>
            </w:r>
          </w:p>
          <w:p w14:paraId="3415C41C" w14:textId="6B63B958" w:rsidR="00CE5E5E" w:rsidRDefault="00CC7E88" w:rsidP="005F2810">
            <w:pPr>
              <w:pStyle w:val="WW-NormalWeb1"/>
              <w:contextualSpacing/>
              <w:jc w:val="center"/>
              <w:rPr>
                <w:rStyle w:val="Strong"/>
                <w:rFonts w:ascii="Arial" w:hAnsi="Arial" w:cs="Arial"/>
                <w:b w:val="0"/>
                <w:color w:val="000000"/>
                <w:sz w:val="18"/>
                <w:szCs w:val="18"/>
                <w:bdr w:val="none" w:sz="0" w:space="0" w:color="auto" w:frame="1"/>
              </w:rPr>
            </w:pPr>
            <w:r>
              <w:rPr>
                <w:rStyle w:val="Strong"/>
                <w:rFonts w:ascii="Arial" w:hAnsi="Arial" w:cs="Arial"/>
                <w:b w:val="0"/>
                <w:bCs w:val="0"/>
                <w:noProof/>
                <w:color w:val="000000"/>
                <w:sz w:val="18"/>
                <w:szCs w:val="18"/>
                <w:bdr w:val="none" w:sz="0" w:space="0" w:color="auto" w:frame="1"/>
                <w:lang w:val="en-US" w:eastAsia="en-US"/>
              </w:rPr>
              <w:lastRenderedPageBreak/>
              <w:drawing>
                <wp:inline distT="0" distB="0" distL="0" distR="0" wp14:anchorId="18BA5DBD" wp14:editId="73A711D3">
                  <wp:extent cx="4635500" cy="175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5500" cy="1758950"/>
                          </a:xfrm>
                          <a:prstGeom prst="rect">
                            <a:avLst/>
                          </a:prstGeom>
                          <a:noFill/>
                          <a:ln>
                            <a:noFill/>
                          </a:ln>
                        </pic:spPr>
                      </pic:pic>
                    </a:graphicData>
                  </a:graphic>
                </wp:inline>
              </w:drawing>
            </w:r>
          </w:p>
          <w:p w14:paraId="42112ACE" w14:textId="77777777" w:rsidR="00A027FE" w:rsidRDefault="00CE46C8" w:rsidP="00F822D2">
            <w:pPr>
              <w:pStyle w:val="WW-NormalWeb1"/>
              <w:contextualSpacing/>
              <w:jc w:val="both"/>
              <w:rPr>
                <w:rFonts w:ascii="Arial" w:hAnsi="Arial" w:cs="Arial"/>
                <w:noProof/>
                <w:sz w:val="18"/>
                <w:szCs w:val="18"/>
                <w:lang w:eastAsia="tr-TR"/>
              </w:rPr>
            </w:pPr>
            <w:r>
              <w:rPr>
                <w:rFonts w:ascii="Arial" w:hAnsi="Arial" w:cs="Arial"/>
                <w:noProof/>
                <w:sz w:val="18"/>
                <w:szCs w:val="18"/>
                <w:lang w:eastAsia="tr-TR"/>
              </w:rPr>
              <w:t xml:space="preserve">Şekil 1. </w:t>
            </w:r>
            <w:r w:rsidR="00E83169">
              <w:rPr>
                <w:rFonts w:ascii="Arial" w:hAnsi="Arial" w:cs="Arial"/>
                <w:noProof/>
                <w:sz w:val="18"/>
                <w:szCs w:val="18"/>
                <w:lang w:eastAsia="tr-TR"/>
              </w:rPr>
              <w:t>İnsan kaynaklı çöplerin okyanusa giriş kaynakları (oval şekiller</w:t>
            </w:r>
            <w:r w:rsidR="00ED1581">
              <w:rPr>
                <w:rFonts w:ascii="Arial" w:hAnsi="Arial" w:cs="Arial"/>
                <w:noProof/>
                <w:sz w:val="18"/>
                <w:szCs w:val="18"/>
                <w:lang w:eastAsia="tr-TR"/>
              </w:rPr>
              <w:t xml:space="preserve">) ve </w:t>
            </w:r>
            <w:r w:rsidR="00ED1581">
              <w:rPr>
                <w:rStyle w:val="Strong"/>
                <w:rFonts w:ascii="Arial" w:hAnsi="Arial" w:cs="Arial"/>
                <w:b w:val="0"/>
                <w:color w:val="000000"/>
                <w:sz w:val="18"/>
                <w:szCs w:val="18"/>
                <w:bdr w:val="none" w:sz="0" w:space="0" w:color="auto" w:frame="1"/>
              </w:rPr>
              <w:t>okyanuslarda ve kıyılarda dolaşımı (dikdörtgen şekiller) (</w:t>
            </w:r>
            <w:proofErr w:type="spellStart"/>
            <w:r w:rsidR="00A027FE" w:rsidRPr="000335C5">
              <w:rPr>
                <w:rFonts w:ascii="Arial" w:hAnsi="Arial" w:cs="Arial"/>
                <w:noProof/>
                <w:sz w:val="18"/>
                <w:szCs w:val="18"/>
                <w:lang w:eastAsia="tr-TR"/>
              </w:rPr>
              <w:t>Hardesty</w:t>
            </w:r>
            <w:proofErr w:type="spellEnd"/>
            <w:r w:rsidR="00A027FE" w:rsidRPr="000335C5">
              <w:rPr>
                <w:rFonts w:ascii="Arial" w:hAnsi="Arial" w:cs="Arial"/>
                <w:noProof/>
                <w:sz w:val="18"/>
                <w:szCs w:val="18"/>
                <w:lang w:eastAsia="tr-TR"/>
              </w:rPr>
              <w:t xml:space="preserve"> </w:t>
            </w:r>
            <w:r w:rsidR="00ED1581">
              <w:rPr>
                <w:rFonts w:ascii="Arial" w:hAnsi="Arial" w:cs="Arial"/>
                <w:noProof/>
                <w:sz w:val="18"/>
                <w:szCs w:val="18"/>
                <w:lang w:eastAsia="tr-TR"/>
              </w:rPr>
              <w:t>vd</w:t>
            </w:r>
            <w:r w:rsidR="00A027FE" w:rsidRPr="000335C5">
              <w:rPr>
                <w:rFonts w:ascii="Arial" w:hAnsi="Arial" w:cs="Arial"/>
                <w:noProof/>
                <w:sz w:val="18"/>
                <w:szCs w:val="18"/>
                <w:lang w:eastAsia="tr-TR"/>
              </w:rPr>
              <w:t>, 2017</w:t>
            </w:r>
            <w:r w:rsidR="00ED1581">
              <w:rPr>
                <w:rFonts w:ascii="Arial" w:hAnsi="Arial" w:cs="Arial"/>
                <w:noProof/>
                <w:sz w:val="18"/>
                <w:szCs w:val="18"/>
                <w:lang w:eastAsia="tr-TR"/>
              </w:rPr>
              <w:t>)</w:t>
            </w:r>
            <w:r w:rsidR="00A027FE" w:rsidRPr="000335C5">
              <w:rPr>
                <w:rFonts w:ascii="Arial" w:hAnsi="Arial" w:cs="Arial"/>
                <w:noProof/>
                <w:sz w:val="18"/>
                <w:szCs w:val="18"/>
                <w:lang w:eastAsia="tr-TR"/>
              </w:rPr>
              <w:t>.</w:t>
            </w:r>
          </w:p>
          <w:p w14:paraId="464E0AD5" w14:textId="77777777" w:rsidR="00465195" w:rsidRPr="00296035" w:rsidRDefault="00465195" w:rsidP="002D1A5F">
            <w:pPr>
              <w:pStyle w:val="WW-NormalWeb1"/>
              <w:contextualSpacing/>
              <w:rPr>
                <w:rStyle w:val="Strong"/>
                <w:rFonts w:ascii="Arial" w:hAnsi="Arial" w:cs="Arial"/>
                <w:b w:val="0"/>
                <w:bCs w:val="0"/>
                <w:noProof/>
                <w:sz w:val="10"/>
                <w:szCs w:val="10"/>
                <w:lang w:eastAsia="tr-TR"/>
              </w:rPr>
            </w:pPr>
          </w:p>
          <w:p w14:paraId="5BA22A46" w14:textId="1D73BE5B" w:rsidR="00385C30" w:rsidRPr="000335C5" w:rsidRDefault="00B311AD" w:rsidP="00F822D2">
            <w:pPr>
              <w:pStyle w:val="WW-NormalWeb1"/>
              <w:spacing w:before="0" w:after="0"/>
              <w:contextualSpacing/>
              <w:jc w:val="both"/>
              <w:rPr>
                <w:rStyle w:val="Strong"/>
                <w:rFonts w:ascii="Arial" w:hAnsi="Arial" w:cs="Arial"/>
                <w:b w:val="0"/>
                <w:color w:val="000000"/>
                <w:sz w:val="18"/>
                <w:szCs w:val="18"/>
                <w:bdr w:val="none" w:sz="0" w:space="0" w:color="auto" w:frame="1"/>
              </w:rPr>
            </w:pPr>
            <w:proofErr w:type="spellStart"/>
            <w:r>
              <w:rPr>
                <w:rStyle w:val="Strong"/>
                <w:rFonts w:ascii="Arial" w:hAnsi="Arial" w:cs="Arial"/>
                <w:b w:val="0"/>
                <w:color w:val="000000"/>
                <w:sz w:val="18"/>
                <w:szCs w:val="18"/>
                <w:bdr w:val="none" w:sz="0" w:space="0" w:color="auto" w:frame="1"/>
              </w:rPr>
              <w:t>MP</w:t>
            </w:r>
            <w:r w:rsidR="00C90002" w:rsidRPr="006E639B">
              <w:rPr>
                <w:rStyle w:val="Strong"/>
                <w:rFonts w:ascii="Arial" w:hAnsi="Arial" w:cs="Arial"/>
                <w:b w:val="0"/>
                <w:color w:val="000000"/>
                <w:sz w:val="18"/>
                <w:szCs w:val="18"/>
                <w:bdr w:val="none" w:sz="0" w:space="0" w:color="auto" w:frame="1"/>
              </w:rPr>
              <w:t>lerin</w:t>
            </w:r>
            <w:proofErr w:type="spellEnd"/>
            <w:r w:rsidR="00C90002" w:rsidRPr="006E639B">
              <w:rPr>
                <w:rStyle w:val="Strong"/>
                <w:rFonts w:ascii="Arial" w:hAnsi="Arial" w:cs="Arial"/>
                <w:b w:val="0"/>
                <w:color w:val="000000"/>
                <w:sz w:val="18"/>
                <w:szCs w:val="18"/>
                <w:bdr w:val="none" w:sz="0" w:space="0" w:color="auto" w:frame="1"/>
              </w:rPr>
              <w:t xml:space="preserve"> çevre</w:t>
            </w:r>
            <w:r w:rsidR="003641D0" w:rsidRPr="006E639B">
              <w:rPr>
                <w:rStyle w:val="Strong"/>
                <w:rFonts w:ascii="Arial" w:hAnsi="Arial" w:cs="Arial"/>
                <w:b w:val="0"/>
                <w:color w:val="000000"/>
                <w:sz w:val="18"/>
                <w:szCs w:val="18"/>
                <w:bdr w:val="none" w:sz="0" w:space="0" w:color="auto" w:frame="1"/>
              </w:rPr>
              <w:t>deki</w:t>
            </w:r>
            <w:r w:rsidR="00C90002" w:rsidRPr="006E639B">
              <w:rPr>
                <w:rStyle w:val="Strong"/>
                <w:rFonts w:ascii="Arial" w:hAnsi="Arial" w:cs="Arial"/>
                <w:b w:val="0"/>
                <w:color w:val="000000"/>
                <w:sz w:val="18"/>
                <w:szCs w:val="18"/>
                <w:bdr w:val="none" w:sz="0" w:space="0" w:color="auto" w:frame="1"/>
              </w:rPr>
              <w:t xml:space="preserve"> davranışlarını (dağılım ve taşınım gibi) kontrol eden etkenler hal</w:t>
            </w:r>
            <w:r w:rsidR="003641D0" w:rsidRPr="006E639B">
              <w:rPr>
                <w:rStyle w:val="Strong"/>
                <w:rFonts w:ascii="Arial" w:hAnsi="Arial" w:cs="Arial"/>
                <w:b w:val="0"/>
                <w:color w:val="000000"/>
                <w:sz w:val="18"/>
                <w:szCs w:val="18"/>
                <w:bdr w:val="none" w:sz="0" w:space="0" w:color="auto" w:frame="1"/>
              </w:rPr>
              <w:t xml:space="preserve">en </w:t>
            </w:r>
            <w:r w:rsidR="00C90002" w:rsidRPr="006E639B">
              <w:rPr>
                <w:rStyle w:val="Strong"/>
                <w:rFonts w:ascii="Arial" w:hAnsi="Arial" w:cs="Arial"/>
                <w:b w:val="0"/>
                <w:color w:val="000000"/>
                <w:sz w:val="18"/>
                <w:szCs w:val="18"/>
                <w:bdr w:val="none" w:sz="0" w:space="0" w:color="auto" w:frame="1"/>
              </w:rPr>
              <w:t>belirsiz</w:t>
            </w:r>
            <w:r w:rsidR="003641D0" w:rsidRPr="006E639B">
              <w:rPr>
                <w:rStyle w:val="Strong"/>
                <w:rFonts w:ascii="Arial" w:hAnsi="Arial" w:cs="Arial"/>
                <w:b w:val="0"/>
                <w:color w:val="000000"/>
                <w:sz w:val="18"/>
                <w:szCs w:val="18"/>
                <w:bdr w:val="none" w:sz="0" w:space="0" w:color="auto" w:frame="1"/>
              </w:rPr>
              <w:t xml:space="preserve"> olup,</w:t>
            </w:r>
            <w:r w:rsidR="00C90002" w:rsidRPr="006E639B">
              <w:rPr>
                <w:rStyle w:val="Strong"/>
                <w:rFonts w:ascii="Arial" w:hAnsi="Arial" w:cs="Arial"/>
                <w:b w:val="0"/>
                <w:color w:val="000000"/>
                <w:sz w:val="18"/>
                <w:szCs w:val="18"/>
                <w:bdr w:val="none" w:sz="0" w:space="0" w:color="auto" w:frame="1"/>
              </w:rPr>
              <w:t xml:space="preserve"> parçacık yoğunluğunu etkileyen biyofilm ve biyolojik kirlenmeye (</w:t>
            </w:r>
            <w:proofErr w:type="spellStart"/>
            <w:r w:rsidR="00C90002" w:rsidRPr="006E639B">
              <w:rPr>
                <w:rStyle w:val="Strong"/>
                <w:rFonts w:ascii="Arial" w:hAnsi="Arial" w:cs="Arial"/>
                <w:b w:val="0"/>
                <w:color w:val="000000"/>
                <w:sz w:val="18"/>
                <w:szCs w:val="18"/>
                <w:bdr w:val="none" w:sz="0" w:space="0" w:color="auto" w:frame="1"/>
              </w:rPr>
              <w:t>biofouling</w:t>
            </w:r>
            <w:proofErr w:type="spellEnd"/>
            <w:r w:rsidR="00C90002" w:rsidRPr="006E639B">
              <w:rPr>
                <w:rStyle w:val="Strong"/>
                <w:rFonts w:ascii="Arial" w:hAnsi="Arial" w:cs="Arial"/>
                <w:b w:val="0"/>
                <w:color w:val="000000"/>
                <w:sz w:val="18"/>
                <w:szCs w:val="18"/>
                <w:bdr w:val="none" w:sz="0" w:space="0" w:color="auto" w:frame="1"/>
              </w:rPr>
              <w:t xml:space="preserve">) </w:t>
            </w:r>
            <w:r w:rsidR="003641D0" w:rsidRPr="006E639B">
              <w:rPr>
                <w:rStyle w:val="Strong"/>
                <w:rFonts w:ascii="Arial" w:hAnsi="Arial" w:cs="Arial"/>
                <w:b w:val="0"/>
                <w:color w:val="000000"/>
                <w:sz w:val="18"/>
                <w:szCs w:val="18"/>
                <w:bdr w:val="none" w:sz="0" w:space="0" w:color="auto" w:frame="1"/>
              </w:rPr>
              <w:t xml:space="preserve">yönelik </w:t>
            </w:r>
            <w:r w:rsidR="00C90002" w:rsidRPr="006E639B">
              <w:rPr>
                <w:rStyle w:val="Strong"/>
                <w:rFonts w:ascii="Arial" w:hAnsi="Arial" w:cs="Arial"/>
                <w:b w:val="0"/>
                <w:color w:val="000000"/>
                <w:sz w:val="18"/>
                <w:szCs w:val="18"/>
                <w:bdr w:val="none" w:sz="0" w:space="0" w:color="auto" w:frame="1"/>
              </w:rPr>
              <w:t xml:space="preserve">çalışmalara daha fazla odaklanılmaktadır. Bu nedenle, okyanusta potansiyel olarak büyük bir </w:t>
            </w:r>
            <w:r w:rsidR="00917693">
              <w:rPr>
                <w:rStyle w:val="Strong"/>
                <w:rFonts w:ascii="Arial" w:hAnsi="Arial" w:cs="Arial"/>
                <w:b w:val="0"/>
                <w:color w:val="000000"/>
                <w:sz w:val="18"/>
                <w:szCs w:val="18"/>
                <w:bdr w:val="none" w:sz="0" w:space="0" w:color="auto" w:frame="1"/>
              </w:rPr>
              <w:t>“</w:t>
            </w:r>
            <w:r w:rsidR="00C90002" w:rsidRPr="006E639B">
              <w:rPr>
                <w:rStyle w:val="Strong"/>
                <w:rFonts w:ascii="Arial" w:hAnsi="Arial" w:cs="Arial"/>
                <w:b w:val="0"/>
                <w:color w:val="000000"/>
                <w:sz w:val="18"/>
                <w:szCs w:val="18"/>
                <w:bdr w:val="none" w:sz="0" w:space="0" w:color="auto" w:frame="1"/>
              </w:rPr>
              <w:t>kayıp plastik havuzu</w:t>
            </w:r>
            <w:r w:rsidR="00917693">
              <w:rPr>
                <w:rStyle w:val="Strong"/>
                <w:rFonts w:ascii="Arial" w:hAnsi="Arial" w:cs="Arial"/>
                <w:b w:val="0"/>
                <w:color w:val="000000"/>
                <w:sz w:val="18"/>
                <w:szCs w:val="18"/>
                <w:bdr w:val="none" w:sz="0" w:space="0" w:color="auto" w:frame="1"/>
              </w:rPr>
              <w:t>”</w:t>
            </w:r>
            <w:r w:rsidR="00C90002" w:rsidRPr="006E639B">
              <w:rPr>
                <w:rStyle w:val="Strong"/>
                <w:rFonts w:ascii="Arial" w:hAnsi="Arial" w:cs="Arial"/>
                <w:b w:val="0"/>
                <w:color w:val="000000"/>
                <w:sz w:val="18"/>
                <w:szCs w:val="18"/>
                <w:bdr w:val="none" w:sz="0" w:space="0" w:color="auto" w:frame="1"/>
              </w:rPr>
              <w:t xml:space="preserve"> bulunduğu düşünülmektedir. Karasal kaynaklardan her sene yaklaşık 0,4-13 milyon ton plast</w:t>
            </w:r>
            <w:r w:rsidR="00F60DAB" w:rsidRPr="006E639B">
              <w:rPr>
                <w:rStyle w:val="Strong"/>
                <w:rFonts w:ascii="Arial" w:hAnsi="Arial" w:cs="Arial"/>
                <w:b w:val="0"/>
                <w:color w:val="000000"/>
                <w:sz w:val="18"/>
                <w:szCs w:val="18"/>
                <w:bdr w:val="none" w:sz="0" w:space="0" w:color="auto" w:frame="1"/>
              </w:rPr>
              <w:t>iğin</w:t>
            </w:r>
            <w:r w:rsidR="00C90002" w:rsidRPr="006E639B">
              <w:rPr>
                <w:rStyle w:val="Strong"/>
                <w:rFonts w:ascii="Arial" w:hAnsi="Arial" w:cs="Arial"/>
                <w:b w:val="0"/>
                <w:color w:val="000000"/>
                <w:sz w:val="18"/>
                <w:szCs w:val="18"/>
                <w:bdr w:val="none" w:sz="0" w:space="0" w:color="auto" w:frame="1"/>
              </w:rPr>
              <w:t xml:space="preserve"> okyanuslara ulaşmasına rağmen yüzeyde yalnızca 7</w:t>
            </w:r>
            <w:r w:rsidR="00F60DAB" w:rsidRPr="006E639B">
              <w:rPr>
                <w:rStyle w:val="Strong"/>
                <w:rFonts w:ascii="Arial" w:hAnsi="Arial" w:cs="Arial"/>
                <w:b w:val="0"/>
                <w:color w:val="000000"/>
                <w:sz w:val="18"/>
                <w:szCs w:val="18"/>
                <w:bdr w:val="none" w:sz="0" w:space="0" w:color="auto" w:frame="1"/>
              </w:rPr>
              <w:t>.</w:t>
            </w:r>
            <w:r w:rsidR="00C90002" w:rsidRPr="006E639B">
              <w:rPr>
                <w:rStyle w:val="Strong"/>
                <w:rFonts w:ascii="Arial" w:hAnsi="Arial" w:cs="Arial"/>
                <w:b w:val="0"/>
                <w:color w:val="000000"/>
                <w:sz w:val="18"/>
                <w:szCs w:val="18"/>
                <w:bdr w:val="none" w:sz="0" w:space="0" w:color="auto" w:frame="1"/>
              </w:rPr>
              <w:t>000-250</w:t>
            </w:r>
            <w:r w:rsidR="00F60DAB" w:rsidRPr="006E639B">
              <w:rPr>
                <w:rStyle w:val="Strong"/>
                <w:rFonts w:ascii="Arial" w:hAnsi="Arial" w:cs="Arial"/>
                <w:b w:val="0"/>
                <w:color w:val="000000"/>
                <w:sz w:val="18"/>
                <w:szCs w:val="18"/>
                <w:bdr w:val="none" w:sz="0" w:space="0" w:color="auto" w:frame="1"/>
              </w:rPr>
              <w:t>.</w:t>
            </w:r>
            <w:r w:rsidR="00C90002" w:rsidRPr="006E639B">
              <w:rPr>
                <w:rStyle w:val="Strong"/>
                <w:rFonts w:ascii="Arial" w:hAnsi="Arial" w:cs="Arial"/>
                <w:b w:val="0"/>
                <w:color w:val="000000"/>
                <w:sz w:val="18"/>
                <w:szCs w:val="18"/>
                <w:bdr w:val="none" w:sz="0" w:space="0" w:color="auto" w:frame="1"/>
              </w:rPr>
              <w:t xml:space="preserve">000 ton plastik olduğu tahmin edilmektedir. Bunun bir nedeni çeşitli kaynakların (kanalizasyon, sanayi, nakliye, balıkçılık vb.) </w:t>
            </w:r>
            <w:r w:rsidR="00893157" w:rsidRPr="006E639B">
              <w:rPr>
                <w:rStyle w:val="Strong"/>
                <w:rFonts w:ascii="Arial" w:hAnsi="Arial" w:cs="Arial"/>
                <w:b w:val="0"/>
                <w:color w:val="000000"/>
                <w:sz w:val="18"/>
                <w:szCs w:val="18"/>
                <w:bdr w:val="none" w:sz="0" w:space="0" w:color="auto" w:frame="1"/>
              </w:rPr>
              <w:t xml:space="preserve">özelliklerinin tanımlanmasındaki yetersizliktir. </w:t>
            </w:r>
            <w:r w:rsidR="007265F9" w:rsidRPr="006E639B">
              <w:rPr>
                <w:rStyle w:val="Strong"/>
                <w:rFonts w:ascii="Arial" w:hAnsi="Arial" w:cs="Arial"/>
                <w:b w:val="0"/>
                <w:color w:val="000000"/>
                <w:sz w:val="18"/>
                <w:szCs w:val="18"/>
                <w:bdr w:val="none" w:sz="0" w:space="0" w:color="auto" w:frame="1"/>
              </w:rPr>
              <w:t>Diğer bir olasılık ise</w:t>
            </w:r>
            <w:r w:rsidR="00C90002" w:rsidRPr="006E639B">
              <w:rPr>
                <w:rStyle w:val="Strong"/>
                <w:rFonts w:ascii="Arial" w:hAnsi="Arial" w:cs="Arial"/>
                <w:b w:val="0"/>
                <w:color w:val="000000"/>
                <w:sz w:val="18"/>
                <w:szCs w:val="18"/>
                <w:bdr w:val="none" w:sz="0" w:space="0" w:color="auto" w:frame="1"/>
              </w:rPr>
              <w:t xml:space="preserve"> kayıp plastiklerin önemli bir yüzdesini</w:t>
            </w:r>
            <w:r w:rsidR="007265F9" w:rsidRPr="006E639B">
              <w:rPr>
                <w:rStyle w:val="Strong"/>
                <w:rFonts w:ascii="Arial" w:hAnsi="Arial" w:cs="Arial"/>
                <w:b w:val="0"/>
                <w:color w:val="000000"/>
                <w:sz w:val="18"/>
                <w:szCs w:val="18"/>
                <w:bdr w:val="none" w:sz="0" w:space="0" w:color="auto" w:frame="1"/>
              </w:rPr>
              <w:t xml:space="preserve">n derin okyanusta bulunmasıdır. </w:t>
            </w:r>
            <w:r w:rsidR="00B411EF" w:rsidRPr="006E639B">
              <w:rPr>
                <w:rStyle w:val="Strong"/>
                <w:rFonts w:ascii="Arial" w:hAnsi="Arial" w:cs="Arial"/>
                <w:b w:val="0"/>
                <w:color w:val="000000"/>
                <w:sz w:val="18"/>
                <w:szCs w:val="18"/>
                <w:bdr w:val="none" w:sz="0" w:space="0" w:color="auto" w:frame="1"/>
              </w:rPr>
              <w:t>Bunlara ek olarak plastiklerin açık okyanusa ulaşmadan önce haliçlerde ve kıyı şeritlerinde hapsolması üçüncü olasılık olarak düşünülebil</w:t>
            </w:r>
            <w:r w:rsidR="003F082B">
              <w:rPr>
                <w:rStyle w:val="Strong"/>
                <w:rFonts w:ascii="Arial" w:hAnsi="Arial" w:cs="Arial"/>
                <w:b w:val="0"/>
                <w:color w:val="000000"/>
                <w:sz w:val="18"/>
                <w:szCs w:val="18"/>
                <w:bdr w:val="none" w:sz="0" w:space="0" w:color="auto" w:frame="1"/>
              </w:rPr>
              <w:t>mekted</w:t>
            </w:r>
            <w:r w:rsidR="00B411EF" w:rsidRPr="006E639B">
              <w:rPr>
                <w:rStyle w:val="Strong"/>
                <w:rFonts w:ascii="Arial" w:hAnsi="Arial" w:cs="Arial"/>
                <w:b w:val="0"/>
                <w:color w:val="000000"/>
                <w:sz w:val="18"/>
                <w:szCs w:val="18"/>
                <w:bdr w:val="none" w:sz="0" w:space="0" w:color="auto" w:frame="1"/>
              </w:rPr>
              <w:t xml:space="preserve">ir. </w:t>
            </w:r>
            <w:r w:rsidR="002477B2" w:rsidRPr="006E639B">
              <w:rPr>
                <w:rStyle w:val="Strong"/>
                <w:rFonts w:ascii="Arial" w:hAnsi="Arial" w:cs="Arial"/>
                <w:b w:val="0"/>
                <w:color w:val="000000"/>
                <w:sz w:val="18"/>
                <w:szCs w:val="18"/>
                <w:bdr w:val="none" w:sz="0" w:space="0" w:color="auto" w:frame="1"/>
              </w:rPr>
              <w:t xml:space="preserve">Haliçlerin </w:t>
            </w:r>
            <w:r w:rsidR="00BF0BA6" w:rsidRPr="006E639B">
              <w:rPr>
                <w:rStyle w:val="Strong"/>
                <w:rFonts w:ascii="Arial" w:hAnsi="Arial" w:cs="Arial"/>
                <w:b w:val="0"/>
                <w:color w:val="000000"/>
                <w:sz w:val="18"/>
                <w:szCs w:val="18"/>
                <w:bdr w:val="none" w:sz="0" w:space="0" w:color="auto" w:frame="1"/>
              </w:rPr>
              <w:t xml:space="preserve">besin, karbon ve </w:t>
            </w:r>
            <w:proofErr w:type="spellStart"/>
            <w:r w:rsidR="00BF0BA6" w:rsidRPr="006E639B">
              <w:rPr>
                <w:rStyle w:val="Strong"/>
                <w:rFonts w:ascii="Arial" w:hAnsi="Arial" w:cs="Arial"/>
                <w:b w:val="0"/>
                <w:color w:val="000000"/>
                <w:sz w:val="18"/>
                <w:szCs w:val="18"/>
                <w:bdr w:val="none" w:sz="0" w:space="0" w:color="auto" w:frame="1"/>
              </w:rPr>
              <w:t>sedimanları</w:t>
            </w:r>
            <w:proofErr w:type="spellEnd"/>
            <w:r w:rsidR="00BF0BA6" w:rsidRPr="006E639B">
              <w:rPr>
                <w:rStyle w:val="Strong"/>
                <w:rFonts w:ascii="Arial" w:hAnsi="Arial" w:cs="Arial"/>
                <w:b w:val="0"/>
                <w:color w:val="000000"/>
                <w:sz w:val="18"/>
                <w:szCs w:val="18"/>
                <w:bdr w:val="none" w:sz="0" w:space="0" w:color="auto" w:frame="1"/>
              </w:rPr>
              <w:t xml:space="preserve"> </w:t>
            </w:r>
            <w:r w:rsidR="002477B2" w:rsidRPr="006E639B">
              <w:rPr>
                <w:rStyle w:val="Strong"/>
                <w:rFonts w:ascii="Arial" w:hAnsi="Arial" w:cs="Arial"/>
                <w:b w:val="0"/>
                <w:color w:val="000000"/>
                <w:sz w:val="18"/>
                <w:szCs w:val="18"/>
                <w:bdr w:val="none" w:sz="0" w:space="0" w:color="auto" w:frame="1"/>
              </w:rPr>
              <w:t xml:space="preserve">farklı mekanizmalar kullanarak filtreleme yaptığı bilinmektedir. </w:t>
            </w:r>
            <w:r w:rsidR="00BF0BA6" w:rsidRPr="006E639B">
              <w:rPr>
                <w:rStyle w:val="Strong"/>
                <w:rFonts w:ascii="Arial" w:hAnsi="Arial" w:cs="Arial"/>
                <w:b w:val="0"/>
                <w:color w:val="000000"/>
                <w:sz w:val="18"/>
                <w:szCs w:val="18"/>
                <w:bdr w:val="none" w:sz="0" w:space="0" w:color="auto" w:frame="1"/>
              </w:rPr>
              <w:t>Benzer şekilde haliçler</w:t>
            </w:r>
            <w:r w:rsidR="002477B2" w:rsidRPr="006E639B">
              <w:rPr>
                <w:rStyle w:val="Strong"/>
                <w:rFonts w:ascii="Arial" w:hAnsi="Arial" w:cs="Arial"/>
                <w:b w:val="0"/>
                <w:color w:val="000000"/>
                <w:sz w:val="18"/>
                <w:szCs w:val="18"/>
                <w:bdr w:val="none" w:sz="0" w:space="0" w:color="auto" w:frame="1"/>
              </w:rPr>
              <w:t xml:space="preserve"> nehir </w:t>
            </w:r>
            <w:proofErr w:type="spellStart"/>
            <w:r>
              <w:rPr>
                <w:rStyle w:val="Strong"/>
                <w:rFonts w:ascii="Arial" w:hAnsi="Arial" w:cs="Arial"/>
                <w:b w:val="0"/>
                <w:color w:val="000000"/>
                <w:sz w:val="18"/>
                <w:szCs w:val="18"/>
                <w:bdr w:val="none" w:sz="0" w:space="0" w:color="auto" w:frame="1"/>
              </w:rPr>
              <w:t>MP</w:t>
            </w:r>
            <w:r w:rsidR="002477B2" w:rsidRPr="006E639B">
              <w:rPr>
                <w:rStyle w:val="Strong"/>
                <w:rFonts w:ascii="Arial" w:hAnsi="Arial" w:cs="Arial"/>
                <w:b w:val="0"/>
                <w:color w:val="000000"/>
                <w:sz w:val="18"/>
                <w:szCs w:val="18"/>
                <w:bdr w:val="none" w:sz="0" w:space="0" w:color="auto" w:frame="1"/>
              </w:rPr>
              <w:t>leri</w:t>
            </w:r>
            <w:proofErr w:type="spellEnd"/>
            <w:r w:rsidR="002477B2" w:rsidRPr="006E639B">
              <w:rPr>
                <w:rStyle w:val="Strong"/>
                <w:rFonts w:ascii="Arial" w:hAnsi="Arial" w:cs="Arial"/>
                <w:b w:val="0"/>
                <w:color w:val="000000"/>
                <w:sz w:val="18"/>
                <w:szCs w:val="18"/>
                <w:bdr w:val="none" w:sz="0" w:space="0" w:color="auto" w:frame="1"/>
              </w:rPr>
              <w:t xml:space="preserve"> için bir filtre işlevi görebil</w:t>
            </w:r>
            <w:r w:rsidR="003F082B">
              <w:rPr>
                <w:rStyle w:val="Strong"/>
                <w:rFonts w:ascii="Arial" w:hAnsi="Arial" w:cs="Arial"/>
                <w:b w:val="0"/>
                <w:color w:val="000000"/>
                <w:sz w:val="18"/>
                <w:szCs w:val="18"/>
                <w:bdr w:val="none" w:sz="0" w:space="0" w:color="auto" w:frame="1"/>
              </w:rPr>
              <w:t>mekted</w:t>
            </w:r>
            <w:r w:rsidR="002477B2" w:rsidRPr="006E639B">
              <w:rPr>
                <w:rStyle w:val="Strong"/>
                <w:rFonts w:ascii="Arial" w:hAnsi="Arial" w:cs="Arial"/>
                <w:b w:val="0"/>
                <w:color w:val="000000"/>
                <w:sz w:val="18"/>
                <w:szCs w:val="18"/>
                <w:bdr w:val="none" w:sz="0" w:space="0" w:color="auto" w:frame="1"/>
              </w:rPr>
              <w:t>ir</w:t>
            </w:r>
            <w:r w:rsidR="00BF0BA6" w:rsidRPr="006E639B">
              <w:rPr>
                <w:rStyle w:val="Strong"/>
                <w:rFonts w:ascii="Arial" w:hAnsi="Arial" w:cs="Arial"/>
                <w:b w:val="0"/>
                <w:color w:val="000000"/>
                <w:sz w:val="18"/>
                <w:szCs w:val="18"/>
                <w:bdr w:val="none" w:sz="0" w:space="0" w:color="auto" w:frame="1"/>
              </w:rPr>
              <w:t xml:space="preserve"> (Lopez vd. 2021). </w:t>
            </w:r>
            <w:r w:rsidR="00412CB2">
              <w:rPr>
                <w:rStyle w:val="Strong"/>
                <w:rFonts w:ascii="Arial" w:hAnsi="Arial" w:cs="Arial"/>
                <w:b w:val="0"/>
                <w:color w:val="000000"/>
                <w:sz w:val="18"/>
                <w:szCs w:val="18"/>
                <w:bdr w:val="none" w:sz="0" w:space="0" w:color="auto" w:frame="1"/>
              </w:rPr>
              <w:t xml:space="preserve"> </w:t>
            </w:r>
            <w:r w:rsidR="00385C30" w:rsidRPr="000335C5">
              <w:rPr>
                <w:rStyle w:val="Strong"/>
                <w:rFonts w:ascii="Arial" w:hAnsi="Arial" w:cs="Arial"/>
                <w:b w:val="0"/>
                <w:color w:val="000000"/>
                <w:sz w:val="18"/>
                <w:szCs w:val="18"/>
                <w:bdr w:val="none" w:sz="0" w:space="0" w:color="auto" w:frame="1"/>
              </w:rPr>
              <w:t xml:space="preserve">Birleşmiş Milletler Çevre Programının 2021 (UNEP, 2021) yılında </w:t>
            </w:r>
            <w:r w:rsidR="00C3227B">
              <w:rPr>
                <w:rStyle w:val="Strong"/>
                <w:rFonts w:ascii="Arial" w:hAnsi="Arial" w:cs="Arial"/>
                <w:b w:val="0"/>
                <w:color w:val="000000"/>
                <w:sz w:val="18"/>
                <w:szCs w:val="18"/>
                <w:bdr w:val="none" w:sz="0" w:space="0" w:color="auto" w:frame="1"/>
              </w:rPr>
              <w:t xml:space="preserve">okyanuslara yönelik </w:t>
            </w:r>
            <w:r w:rsidR="00385C30" w:rsidRPr="000335C5">
              <w:rPr>
                <w:rStyle w:val="Strong"/>
                <w:rFonts w:ascii="Arial" w:hAnsi="Arial" w:cs="Arial"/>
                <w:b w:val="0"/>
                <w:color w:val="000000"/>
                <w:sz w:val="18"/>
                <w:szCs w:val="18"/>
                <w:bdr w:val="none" w:sz="0" w:space="0" w:color="auto" w:frame="1"/>
              </w:rPr>
              <w:t xml:space="preserve">yayınladığı </w:t>
            </w:r>
            <w:r w:rsidR="003F082B">
              <w:rPr>
                <w:rStyle w:val="Strong"/>
                <w:rFonts w:ascii="Arial" w:hAnsi="Arial" w:cs="Arial"/>
                <w:b w:val="0"/>
                <w:color w:val="000000"/>
                <w:sz w:val="18"/>
                <w:szCs w:val="18"/>
                <w:bdr w:val="none" w:sz="0" w:space="0" w:color="auto" w:frame="1"/>
              </w:rPr>
              <w:t xml:space="preserve">raporda </w:t>
            </w:r>
            <w:r w:rsidR="00385C30" w:rsidRPr="000335C5">
              <w:rPr>
                <w:rStyle w:val="Strong"/>
                <w:rFonts w:ascii="Arial" w:hAnsi="Arial" w:cs="Arial"/>
                <w:b w:val="0"/>
                <w:color w:val="000000"/>
                <w:sz w:val="18"/>
                <w:szCs w:val="18"/>
                <w:bdr w:val="none" w:sz="0" w:space="0" w:color="auto" w:frame="1"/>
              </w:rPr>
              <w:t>verilen kritik bulgular</w:t>
            </w:r>
            <w:r w:rsidR="00296035">
              <w:rPr>
                <w:rStyle w:val="Strong"/>
                <w:rFonts w:ascii="Arial" w:hAnsi="Arial" w:cs="Arial"/>
                <w:b w:val="0"/>
                <w:color w:val="000000"/>
                <w:sz w:val="18"/>
                <w:szCs w:val="18"/>
                <w:bdr w:val="none" w:sz="0" w:space="0" w:color="auto" w:frame="1"/>
              </w:rPr>
              <w:t>a</w:t>
            </w:r>
            <w:r w:rsidR="00385C30" w:rsidRPr="000335C5">
              <w:rPr>
                <w:rStyle w:val="Strong"/>
                <w:rFonts w:ascii="Arial" w:hAnsi="Arial" w:cs="Arial"/>
                <w:b w:val="0"/>
                <w:color w:val="000000"/>
                <w:sz w:val="18"/>
                <w:szCs w:val="18"/>
                <w:bdr w:val="none" w:sz="0" w:space="0" w:color="auto" w:frame="1"/>
              </w:rPr>
              <w:t xml:space="preserve"> göre: </w:t>
            </w:r>
          </w:p>
          <w:p w14:paraId="773CB0B8" w14:textId="77777777" w:rsidR="00F13430" w:rsidRPr="00296035" w:rsidRDefault="00F13430" w:rsidP="00F822D2">
            <w:pPr>
              <w:pStyle w:val="WW-NormalWeb1"/>
              <w:spacing w:before="0" w:after="0"/>
              <w:contextualSpacing/>
              <w:jc w:val="both"/>
              <w:rPr>
                <w:rStyle w:val="Strong"/>
                <w:rFonts w:ascii="Arial" w:hAnsi="Arial" w:cs="Arial"/>
                <w:b w:val="0"/>
                <w:color w:val="000000"/>
                <w:sz w:val="10"/>
                <w:szCs w:val="10"/>
                <w:bdr w:val="none" w:sz="0" w:space="0" w:color="auto" w:frame="1"/>
              </w:rPr>
            </w:pPr>
          </w:p>
          <w:p w14:paraId="6E547542" w14:textId="6FEDD777" w:rsidR="00385C30" w:rsidRPr="000335C5" w:rsidRDefault="00F13430" w:rsidP="00F822D2">
            <w:pPr>
              <w:pStyle w:val="WW-NormalWeb1"/>
              <w:numPr>
                <w:ilvl w:val="0"/>
                <w:numId w:val="31"/>
              </w:numPr>
              <w:spacing w:before="0" w:after="0"/>
              <w:contextualSpacing/>
              <w:jc w:val="both"/>
              <w:rPr>
                <w:rStyle w:val="Strong"/>
                <w:rFonts w:ascii="Arial" w:hAnsi="Arial" w:cs="Arial"/>
                <w:b w:val="0"/>
                <w:color w:val="000000"/>
                <w:sz w:val="18"/>
                <w:szCs w:val="18"/>
                <w:bdr w:val="none" w:sz="0" w:space="0" w:color="auto" w:frame="1"/>
              </w:rPr>
            </w:pPr>
            <w:r w:rsidRPr="000335C5">
              <w:rPr>
                <w:rStyle w:val="Strong"/>
                <w:rFonts w:ascii="Arial" w:hAnsi="Arial" w:cs="Arial"/>
                <w:b w:val="0"/>
                <w:color w:val="000000"/>
                <w:sz w:val="18"/>
                <w:szCs w:val="18"/>
                <w:bdr w:val="none" w:sz="0" w:space="0" w:color="auto" w:frame="1"/>
              </w:rPr>
              <w:t xml:space="preserve">Mevcut girişimlere ve çabalara rağmen okyanuslardaki plastik miktarının 75-199 milyon ton civarında olduğu tahmin edilmektedir. </w:t>
            </w:r>
            <w:r w:rsidR="002A032B" w:rsidRPr="000335C5">
              <w:rPr>
                <w:rStyle w:val="Strong"/>
                <w:rFonts w:ascii="Arial" w:hAnsi="Arial" w:cs="Arial"/>
                <w:b w:val="0"/>
                <w:color w:val="000000"/>
                <w:sz w:val="18"/>
                <w:szCs w:val="18"/>
                <w:bdr w:val="none" w:sz="0" w:space="0" w:color="auto" w:frame="1"/>
              </w:rPr>
              <w:t>Eğer etkin koruma planları devreye</w:t>
            </w:r>
            <w:r w:rsidRPr="000335C5">
              <w:rPr>
                <w:rStyle w:val="Strong"/>
                <w:rFonts w:ascii="Arial" w:hAnsi="Arial" w:cs="Arial"/>
                <w:b w:val="0"/>
                <w:color w:val="000000"/>
                <w:sz w:val="18"/>
                <w:szCs w:val="18"/>
                <w:bdr w:val="none" w:sz="0" w:space="0" w:color="auto" w:frame="1"/>
              </w:rPr>
              <w:t xml:space="preserve"> </w:t>
            </w:r>
            <w:r w:rsidR="002A032B" w:rsidRPr="000335C5">
              <w:rPr>
                <w:rStyle w:val="Strong"/>
                <w:rFonts w:ascii="Arial" w:hAnsi="Arial" w:cs="Arial"/>
                <w:b w:val="0"/>
                <w:color w:val="000000"/>
                <w:sz w:val="18"/>
                <w:szCs w:val="18"/>
                <w:bdr w:val="none" w:sz="0" w:space="0" w:color="auto" w:frame="1"/>
              </w:rPr>
              <w:t>sokulmazsa</w:t>
            </w:r>
            <w:r w:rsidR="00F60DAB">
              <w:rPr>
                <w:rStyle w:val="Strong"/>
                <w:rFonts w:ascii="Arial" w:hAnsi="Arial" w:cs="Arial"/>
                <w:b w:val="0"/>
                <w:color w:val="000000"/>
                <w:sz w:val="18"/>
                <w:szCs w:val="18"/>
                <w:bdr w:val="none" w:sz="0" w:space="0" w:color="auto" w:frame="1"/>
              </w:rPr>
              <w:t>,</w:t>
            </w:r>
            <w:r w:rsidR="002A032B" w:rsidRPr="000335C5">
              <w:rPr>
                <w:rStyle w:val="Strong"/>
                <w:rFonts w:ascii="Arial" w:hAnsi="Arial" w:cs="Arial"/>
                <w:b w:val="0"/>
                <w:color w:val="000000"/>
                <w:sz w:val="18"/>
                <w:szCs w:val="18"/>
                <w:bdr w:val="none" w:sz="0" w:space="0" w:color="auto" w:frame="1"/>
              </w:rPr>
              <w:t xml:space="preserve"> </w:t>
            </w:r>
            <w:r w:rsidRPr="000335C5">
              <w:rPr>
                <w:rStyle w:val="Strong"/>
                <w:rFonts w:ascii="Arial" w:hAnsi="Arial" w:cs="Arial"/>
                <w:b w:val="0"/>
                <w:color w:val="000000"/>
                <w:sz w:val="18"/>
                <w:szCs w:val="18"/>
                <w:bdr w:val="none" w:sz="0" w:space="0" w:color="auto" w:frame="1"/>
              </w:rPr>
              <w:t>ekosistemlere giren plastik atık miktarı</w:t>
            </w:r>
            <w:r w:rsidR="002A032B" w:rsidRPr="000335C5">
              <w:rPr>
                <w:rStyle w:val="Strong"/>
                <w:rFonts w:ascii="Arial" w:hAnsi="Arial" w:cs="Arial"/>
                <w:b w:val="0"/>
                <w:color w:val="000000"/>
                <w:sz w:val="18"/>
                <w:szCs w:val="18"/>
                <w:bdr w:val="none" w:sz="0" w:space="0" w:color="auto" w:frame="1"/>
              </w:rPr>
              <w:t>nın</w:t>
            </w:r>
            <w:r w:rsidRPr="000335C5">
              <w:rPr>
                <w:rStyle w:val="Strong"/>
                <w:rFonts w:ascii="Arial" w:hAnsi="Arial" w:cs="Arial"/>
                <w:b w:val="0"/>
                <w:color w:val="000000"/>
                <w:sz w:val="18"/>
                <w:szCs w:val="18"/>
                <w:bdr w:val="none" w:sz="0" w:space="0" w:color="auto" w:frame="1"/>
              </w:rPr>
              <w:t xml:space="preserve"> </w:t>
            </w:r>
            <w:r w:rsidR="002A032B" w:rsidRPr="000335C5">
              <w:rPr>
                <w:rStyle w:val="Strong"/>
                <w:rFonts w:ascii="Arial" w:hAnsi="Arial" w:cs="Arial"/>
                <w:b w:val="0"/>
                <w:color w:val="000000"/>
                <w:sz w:val="18"/>
                <w:szCs w:val="18"/>
                <w:bdr w:val="none" w:sz="0" w:space="0" w:color="auto" w:frame="1"/>
              </w:rPr>
              <w:t>2040 yılına kadar</w:t>
            </w:r>
            <w:r w:rsidRPr="000335C5">
              <w:rPr>
                <w:rStyle w:val="Strong"/>
                <w:rFonts w:ascii="Arial" w:hAnsi="Arial" w:cs="Arial"/>
                <w:b w:val="0"/>
                <w:color w:val="000000"/>
                <w:sz w:val="18"/>
                <w:szCs w:val="18"/>
                <w:bdr w:val="none" w:sz="0" w:space="0" w:color="auto" w:frame="1"/>
              </w:rPr>
              <w:t xml:space="preserve"> yı</w:t>
            </w:r>
            <w:r w:rsidR="002A032B" w:rsidRPr="000335C5">
              <w:rPr>
                <w:rStyle w:val="Strong"/>
                <w:rFonts w:ascii="Arial" w:hAnsi="Arial" w:cs="Arial"/>
                <w:b w:val="0"/>
                <w:color w:val="000000"/>
                <w:sz w:val="18"/>
                <w:szCs w:val="18"/>
                <w:bdr w:val="none" w:sz="0" w:space="0" w:color="auto" w:frame="1"/>
              </w:rPr>
              <w:t>lda 23-37 milyon tona ulaşacağı</w:t>
            </w:r>
            <w:r w:rsidR="00412CB2">
              <w:rPr>
                <w:rStyle w:val="Strong"/>
                <w:rFonts w:ascii="Arial" w:hAnsi="Arial" w:cs="Arial"/>
                <w:b w:val="0"/>
                <w:color w:val="000000"/>
                <w:sz w:val="18"/>
                <w:szCs w:val="18"/>
                <w:bdr w:val="none" w:sz="0" w:space="0" w:color="auto" w:frame="1"/>
              </w:rPr>
              <w:t xml:space="preserve"> </w:t>
            </w:r>
            <w:r w:rsidR="002A032B" w:rsidRPr="000335C5">
              <w:rPr>
                <w:rStyle w:val="Strong"/>
                <w:rFonts w:ascii="Arial" w:hAnsi="Arial" w:cs="Arial"/>
                <w:b w:val="0"/>
                <w:color w:val="000000"/>
                <w:sz w:val="18"/>
                <w:szCs w:val="18"/>
                <w:bdr w:val="none" w:sz="0" w:space="0" w:color="auto" w:frame="1"/>
              </w:rPr>
              <w:t xml:space="preserve">tahmin edilmektedir. </w:t>
            </w:r>
          </w:p>
          <w:p w14:paraId="39234CE7" w14:textId="0BCB5694" w:rsidR="002477B2" w:rsidRPr="000335C5" w:rsidRDefault="002730AF" w:rsidP="00F822D2">
            <w:pPr>
              <w:pStyle w:val="WW-NormalWeb1"/>
              <w:numPr>
                <w:ilvl w:val="0"/>
                <w:numId w:val="31"/>
              </w:numPr>
              <w:spacing w:before="0" w:after="0"/>
              <w:contextualSpacing/>
              <w:jc w:val="both"/>
              <w:rPr>
                <w:rStyle w:val="Strong"/>
                <w:rFonts w:ascii="Arial" w:hAnsi="Arial" w:cs="Arial"/>
                <w:b w:val="0"/>
                <w:color w:val="000000"/>
                <w:sz w:val="18"/>
                <w:szCs w:val="18"/>
                <w:bdr w:val="none" w:sz="0" w:space="0" w:color="auto" w:frame="1"/>
              </w:rPr>
            </w:pPr>
            <w:r w:rsidRPr="000335C5">
              <w:rPr>
                <w:rStyle w:val="Strong"/>
                <w:rFonts w:ascii="Arial" w:hAnsi="Arial" w:cs="Arial"/>
                <w:b w:val="0"/>
                <w:color w:val="000000"/>
                <w:sz w:val="18"/>
                <w:szCs w:val="18"/>
                <w:bdr w:val="none" w:sz="0" w:space="0" w:color="auto" w:frame="1"/>
              </w:rPr>
              <w:t xml:space="preserve">Plastikler deniz, tatlı su ve karasal sistemlerde plankton ve birincil üretim üzerindeki etkileriyle küresel karbon döngüsünü değiştirebilir. Deniz ekosistemleri, özellikle </w:t>
            </w:r>
            <w:proofErr w:type="spellStart"/>
            <w:r w:rsidRPr="000335C5">
              <w:rPr>
                <w:rStyle w:val="Strong"/>
                <w:rFonts w:ascii="Arial" w:hAnsi="Arial" w:cs="Arial"/>
                <w:b w:val="0"/>
                <w:color w:val="000000"/>
                <w:sz w:val="18"/>
                <w:szCs w:val="18"/>
                <w:bdr w:val="none" w:sz="0" w:space="0" w:color="auto" w:frame="1"/>
              </w:rPr>
              <w:t>mangrovlar</w:t>
            </w:r>
            <w:proofErr w:type="spellEnd"/>
            <w:r w:rsidRPr="000335C5">
              <w:rPr>
                <w:rStyle w:val="Strong"/>
                <w:rFonts w:ascii="Arial" w:hAnsi="Arial" w:cs="Arial"/>
                <w:b w:val="0"/>
                <w:color w:val="000000"/>
                <w:sz w:val="18"/>
                <w:szCs w:val="18"/>
                <w:bdr w:val="none" w:sz="0" w:space="0" w:color="auto" w:frame="1"/>
              </w:rPr>
              <w:t>, deniz çayırları, mercanlar ve tuz bataklıkları karbonun tutulmas</w:t>
            </w:r>
            <w:r w:rsidR="00CD7DB7" w:rsidRPr="000335C5">
              <w:rPr>
                <w:rStyle w:val="Strong"/>
                <w:rFonts w:ascii="Arial" w:hAnsi="Arial" w:cs="Arial"/>
                <w:b w:val="0"/>
                <w:color w:val="000000"/>
                <w:sz w:val="18"/>
                <w:szCs w:val="18"/>
                <w:bdr w:val="none" w:sz="0" w:space="0" w:color="auto" w:frame="1"/>
              </w:rPr>
              <w:t>ında önemli bir rol oynamaktadır</w:t>
            </w:r>
            <w:r w:rsidRPr="000335C5">
              <w:rPr>
                <w:rStyle w:val="Strong"/>
                <w:rFonts w:ascii="Arial" w:hAnsi="Arial" w:cs="Arial"/>
                <w:b w:val="0"/>
                <w:color w:val="000000"/>
                <w:sz w:val="18"/>
                <w:szCs w:val="18"/>
                <w:bdr w:val="none" w:sz="0" w:space="0" w:color="auto" w:frame="1"/>
              </w:rPr>
              <w:t xml:space="preserve">. </w:t>
            </w:r>
            <w:r w:rsidR="00CD7DB7" w:rsidRPr="000335C5">
              <w:rPr>
                <w:rStyle w:val="Strong"/>
                <w:rFonts w:ascii="Arial" w:hAnsi="Arial" w:cs="Arial"/>
                <w:b w:val="0"/>
                <w:color w:val="000000"/>
                <w:sz w:val="18"/>
                <w:szCs w:val="18"/>
                <w:bdr w:val="none" w:sz="0" w:space="0" w:color="auto" w:frame="1"/>
              </w:rPr>
              <w:t xml:space="preserve">Okyanuslara ve kıyı bölge </w:t>
            </w:r>
            <w:r w:rsidRPr="000335C5">
              <w:rPr>
                <w:rStyle w:val="Strong"/>
                <w:rFonts w:ascii="Arial" w:hAnsi="Arial" w:cs="Arial"/>
                <w:b w:val="0"/>
                <w:color w:val="000000"/>
                <w:sz w:val="18"/>
                <w:szCs w:val="18"/>
                <w:bdr w:val="none" w:sz="0" w:space="0" w:color="auto" w:frame="1"/>
              </w:rPr>
              <w:t>ekosistemlerin</w:t>
            </w:r>
            <w:r w:rsidR="00CD7DB7" w:rsidRPr="000335C5">
              <w:rPr>
                <w:rStyle w:val="Strong"/>
                <w:rFonts w:ascii="Arial" w:hAnsi="Arial" w:cs="Arial"/>
                <w:b w:val="0"/>
                <w:color w:val="000000"/>
                <w:sz w:val="18"/>
                <w:szCs w:val="18"/>
                <w:bdr w:val="none" w:sz="0" w:space="0" w:color="auto" w:frame="1"/>
              </w:rPr>
              <w:t>e plastik kirliliğinin verdiği zarar</w:t>
            </w:r>
            <w:r w:rsidR="000F7453">
              <w:rPr>
                <w:rStyle w:val="Strong"/>
                <w:rFonts w:ascii="Arial" w:hAnsi="Arial" w:cs="Arial"/>
                <w:b w:val="0"/>
                <w:color w:val="000000"/>
                <w:sz w:val="18"/>
                <w:szCs w:val="18"/>
                <w:bdr w:val="none" w:sz="0" w:space="0" w:color="auto" w:frame="1"/>
              </w:rPr>
              <w:t>,</w:t>
            </w:r>
            <w:r w:rsidRPr="000335C5">
              <w:rPr>
                <w:rStyle w:val="Strong"/>
                <w:rFonts w:ascii="Arial" w:hAnsi="Arial" w:cs="Arial"/>
                <w:b w:val="0"/>
                <w:color w:val="000000"/>
                <w:sz w:val="18"/>
                <w:szCs w:val="18"/>
                <w:bdr w:val="none" w:sz="0" w:space="0" w:color="auto" w:frame="1"/>
              </w:rPr>
              <w:t xml:space="preserve"> iklim değişikliğini</w:t>
            </w:r>
            <w:r w:rsidR="00CD7DB7" w:rsidRPr="000335C5">
              <w:rPr>
                <w:rStyle w:val="Strong"/>
                <w:rFonts w:ascii="Arial" w:hAnsi="Arial" w:cs="Arial"/>
                <w:b w:val="0"/>
                <w:color w:val="000000"/>
                <w:sz w:val="18"/>
                <w:szCs w:val="18"/>
                <w:bdr w:val="none" w:sz="0" w:space="0" w:color="auto" w:frame="1"/>
              </w:rPr>
              <w:t>n</w:t>
            </w:r>
            <w:r w:rsidRPr="000335C5">
              <w:rPr>
                <w:rStyle w:val="Strong"/>
                <w:rFonts w:ascii="Arial" w:hAnsi="Arial" w:cs="Arial"/>
                <w:b w:val="0"/>
                <w:color w:val="000000"/>
                <w:sz w:val="18"/>
                <w:szCs w:val="18"/>
                <w:bdr w:val="none" w:sz="0" w:space="0" w:color="auto" w:frame="1"/>
              </w:rPr>
              <w:t xml:space="preserve"> hem dengele</w:t>
            </w:r>
            <w:r w:rsidR="00732397">
              <w:rPr>
                <w:rStyle w:val="Strong"/>
                <w:rFonts w:ascii="Arial" w:hAnsi="Arial" w:cs="Arial"/>
                <w:b w:val="0"/>
                <w:color w:val="000000"/>
                <w:sz w:val="18"/>
                <w:szCs w:val="18"/>
                <w:bdr w:val="none" w:sz="0" w:space="0" w:color="auto" w:frame="1"/>
              </w:rPr>
              <w:t>n</w:t>
            </w:r>
            <w:r w:rsidRPr="000335C5">
              <w:rPr>
                <w:rStyle w:val="Strong"/>
                <w:rFonts w:ascii="Arial" w:hAnsi="Arial" w:cs="Arial"/>
                <w:b w:val="0"/>
                <w:color w:val="000000"/>
                <w:sz w:val="18"/>
                <w:szCs w:val="18"/>
                <w:bdr w:val="none" w:sz="0" w:space="0" w:color="auto" w:frame="1"/>
              </w:rPr>
              <w:t>mesi</w:t>
            </w:r>
            <w:r w:rsidR="00CD7DB7" w:rsidRPr="000335C5">
              <w:rPr>
                <w:rStyle w:val="Strong"/>
                <w:rFonts w:ascii="Arial" w:hAnsi="Arial" w:cs="Arial"/>
                <w:b w:val="0"/>
                <w:color w:val="000000"/>
                <w:sz w:val="18"/>
                <w:szCs w:val="18"/>
                <w:bdr w:val="none" w:sz="0" w:space="0" w:color="auto" w:frame="1"/>
              </w:rPr>
              <w:t>ne</w:t>
            </w:r>
            <w:r w:rsidRPr="000335C5">
              <w:rPr>
                <w:rStyle w:val="Strong"/>
                <w:rFonts w:ascii="Arial" w:hAnsi="Arial" w:cs="Arial"/>
                <w:b w:val="0"/>
                <w:color w:val="000000"/>
                <w:sz w:val="18"/>
                <w:szCs w:val="18"/>
                <w:bdr w:val="none" w:sz="0" w:space="0" w:color="auto" w:frame="1"/>
              </w:rPr>
              <w:t xml:space="preserve"> hem de </w:t>
            </w:r>
            <w:r w:rsidR="00CD7DB7" w:rsidRPr="000335C5">
              <w:rPr>
                <w:rStyle w:val="Strong"/>
                <w:rFonts w:ascii="Arial" w:hAnsi="Arial" w:cs="Arial"/>
                <w:b w:val="0"/>
                <w:color w:val="000000"/>
                <w:sz w:val="18"/>
                <w:szCs w:val="18"/>
                <w:bdr w:val="none" w:sz="0" w:space="0" w:color="auto" w:frame="1"/>
              </w:rPr>
              <w:t xml:space="preserve">bu </w:t>
            </w:r>
            <w:r w:rsidR="00CD7DB7" w:rsidRPr="00296035">
              <w:rPr>
                <w:rStyle w:val="Strong"/>
                <w:rFonts w:ascii="Arial" w:hAnsi="Arial" w:cs="Arial"/>
                <w:bCs w:val="0"/>
                <w:color w:val="000000"/>
                <w:sz w:val="18"/>
                <w:szCs w:val="18"/>
                <w:bdr w:val="none" w:sz="0" w:space="0" w:color="auto" w:frame="1"/>
              </w:rPr>
              <w:t>ekosistemlerin</w:t>
            </w:r>
            <w:r w:rsidR="008E4C9F" w:rsidRPr="00296035">
              <w:rPr>
                <w:rStyle w:val="Strong"/>
                <w:rFonts w:ascii="Arial" w:hAnsi="Arial" w:cs="Arial"/>
                <w:bCs w:val="0"/>
                <w:color w:val="000000"/>
                <w:sz w:val="18"/>
                <w:szCs w:val="18"/>
                <w:bdr w:val="none" w:sz="0" w:space="0" w:color="auto" w:frame="1"/>
              </w:rPr>
              <w:t>in</w:t>
            </w:r>
            <w:r w:rsidR="00CD7DB7" w:rsidRPr="00296035">
              <w:rPr>
                <w:rStyle w:val="Strong"/>
                <w:rFonts w:ascii="Arial" w:hAnsi="Arial" w:cs="Arial"/>
                <w:bCs w:val="0"/>
                <w:color w:val="000000"/>
                <w:sz w:val="18"/>
                <w:szCs w:val="18"/>
                <w:bdr w:val="none" w:sz="0" w:space="0" w:color="auto" w:frame="1"/>
              </w:rPr>
              <w:t xml:space="preserve"> </w:t>
            </w:r>
            <w:r w:rsidRPr="00296035">
              <w:rPr>
                <w:rStyle w:val="Strong"/>
                <w:rFonts w:ascii="Arial" w:hAnsi="Arial" w:cs="Arial"/>
                <w:bCs w:val="0"/>
                <w:color w:val="000000"/>
                <w:sz w:val="18"/>
                <w:szCs w:val="18"/>
                <w:bdr w:val="none" w:sz="0" w:space="0" w:color="auto" w:frame="1"/>
              </w:rPr>
              <w:t>iklim değiş</w:t>
            </w:r>
            <w:r w:rsidR="00CD7DB7" w:rsidRPr="00296035">
              <w:rPr>
                <w:rStyle w:val="Strong"/>
                <w:rFonts w:ascii="Arial" w:hAnsi="Arial" w:cs="Arial"/>
                <w:bCs w:val="0"/>
                <w:color w:val="000000"/>
                <w:sz w:val="18"/>
                <w:szCs w:val="18"/>
                <w:bdr w:val="none" w:sz="0" w:space="0" w:color="auto" w:frame="1"/>
              </w:rPr>
              <w:t>ikliğine karşı dirençli kalmasını</w:t>
            </w:r>
            <w:r w:rsidR="00CD7DB7" w:rsidRPr="000335C5">
              <w:rPr>
                <w:rStyle w:val="Strong"/>
                <w:rFonts w:ascii="Arial" w:hAnsi="Arial" w:cs="Arial"/>
                <w:b w:val="0"/>
                <w:color w:val="000000"/>
                <w:sz w:val="18"/>
                <w:szCs w:val="18"/>
                <w:bdr w:val="none" w:sz="0" w:space="0" w:color="auto" w:frame="1"/>
              </w:rPr>
              <w:t xml:space="preserve"> zorlaştırmaktadır.</w:t>
            </w:r>
          </w:p>
          <w:p w14:paraId="2688CF4A" w14:textId="054170CF" w:rsidR="00E316EC" w:rsidRPr="006E639B" w:rsidRDefault="00E316EC" w:rsidP="00F822D2">
            <w:pPr>
              <w:pStyle w:val="WW-NormalWeb1"/>
              <w:numPr>
                <w:ilvl w:val="0"/>
                <w:numId w:val="31"/>
              </w:numPr>
              <w:spacing w:before="0" w:after="0"/>
              <w:contextualSpacing/>
              <w:jc w:val="both"/>
              <w:rPr>
                <w:rStyle w:val="Strong"/>
                <w:rFonts w:ascii="Arial" w:hAnsi="Arial" w:cs="Arial"/>
                <w:b w:val="0"/>
                <w:color w:val="000000"/>
                <w:sz w:val="18"/>
                <w:szCs w:val="18"/>
                <w:bdr w:val="none" w:sz="0" w:space="0" w:color="auto" w:frame="1"/>
              </w:rPr>
            </w:pPr>
            <w:r w:rsidRPr="006E639B">
              <w:rPr>
                <w:rStyle w:val="Strong"/>
                <w:rFonts w:ascii="Arial" w:hAnsi="Arial" w:cs="Arial"/>
                <w:b w:val="0"/>
                <w:color w:val="000000"/>
                <w:sz w:val="18"/>
                <w:szCs w:val="18"/>
                <w:bdr w:val="none" w:sz="0" w:space="0" w:color="auto" w:frame="1"/>
              </w:rPr>
              <w:t xml:space="preserve">Deniz çöpü ve plastik kirliliği, denizcilik ve liman operasyonlarının yanı sıra kıyı topluluklarının geçim kaynakları için </w:t>
            </w:r>
            <w:r w:rsidR="009A5AAB" w:rsidRPr="006E639B">
              <w:rPr>
                <w:rStyle w:val="Strong"/>
                <w:rFonts w:ascii="Arial" w:hAnsi="Arial" w:cs="Arial"/>
                <w:b w:val="0"/>
                <w:color w:val="000000"/>
                <w:sz w:val="18"/>
                <w:szCs w:val="18"/>
                <w:bdr w:val="none" w:sz="0" w:space="0" w:color="auto" w:frame="1"/>
              </w:rPr>
              <w:t xml:space="preserve">de </w:t>
            </w:r>
            <w:r w:rsidRPr="006E639B">
              <w:rPr>
                <w:rStyle w:val="Strong"/>
                <w:rFonts w:ascii="Arial" w:hAnsi="Arial" w:cs="Arial"/>
                <w:b w:val="0"/>
                <w:color w:val="000000"/>
                <w:sz w:val="18"/>
                <w:szCs w:val="18"/>
                <w:bdr w:val="none" w:sz="0" w:space="0" w:color="auto" w:frame="1"/>
              </w:rPr>
              <w:t xml:space="preserve">ciddi tehditler oluşturmaktadır. Denizlerdeki plastik kirliliğinin turizm, balıkçılık ve su ürünleri yetiştiriciliği üzerindeki etkileri ile ilgili ekonomik maliyetlerinin, temizlik gibi diğer maliyetlerle birlikte dünya genelinde en az 6-19 milyar ABD </w:t>
            </w:r>
            <w:proofErr w:type="gramStart"/>
            <w:r w:rsidRPr="006E639B">
              <w:rPr>
                <w:rStyle w:val="Strong"/>
                <w:rFonts w:ascii="Arial" w:hAnsi="Arial" w:cs="Arial"/>
                <w:b w:val="0"/>
                <w:color w:val="000000"/>
                <w:sz w:val="18"/>
                <w:szCs w:val="18"/>
                <w:bdr w:val="none" w:sz="0" w:space="0" w:color="auto" w:frame="1"/>
              </w:rPr>
              <w:t>Doları</w:t>
            </w:r>
            <w:proofErr w:type="gramEnd"/>
            <w:r w:rsidRPr="006E639B">
              <w:rPr>
                <w:rStyle w:val="Strong"/>
                <w:rFonts w:ascii="Arial" w:hAnsi="Arial" w:cs="Arial"/>
                <w:b w:val="0"/>
                <w:color w:val="000000"/>
                <w:sz w:val="18"/>
                <w:szCs w:val="18"/>
                <w:bdr w:val="none" w:sz="0" w:space="0" w:color="auto" w:frame="1"/>
              </w:rPr>
              <w:t xml:space="preserve"> olduğu tahmin edilmektedir. </w:t>
            </w:r>
          </w:p>
          <w:p w14:paraId="69850DB1" w14:textId="77777777" w:rsidR="00E316EC" w:rsidRPr="006E639B" w:rsidRDefault="005A6212" w:rsidP="00F822D2">
            <w:pPr>
              <w:pStyle w:val="WW-NormalWeb1"/>
              <w:numPr>
                <w:ilvl w:val="0"/>
                <w:numId w:val="31"/>
              </w:numPr>
              <w:spacing w:before="0" w:after="0"/>
              <w:contextualSpacing/>
              <w:jc w:val="both"/>
              <w:rPr>
                <w:rStyle w:val="Strong"/>
                <w:rFonts w:ascii="Arial" w:hAnsi="Arial" w:cs="Arial"/>
                <w:b w:val="0"/>
                <w:color w:val="000000"/>
                <w:sz w:val="18"/>
                <w:szCs w:val="18"/>
                <w:bdr w:val="none" w:sz="0" w:space="0" w:color="auto" w:frame="1"/>
              </w:rPr>
            </w:pPr>
            <w:r w:rsidRPr="006E639B">
              <w:rPr>
                <w:rStyle w:val="Strong"/>
                <w:rFonts w:ascii="Arial" w:hAnsi="Arial" w:cs="Arial"/>
                <w:b w:val="0"/>
                <w:color w:val="000000"/>
                <w:sz w:val="18"/>
                <w:szCs w:val="18"/>
                <w:bdr w:val="none" w:sz="0" w:space="0" w:color="auto" w:frame="1"/>
              </w:rPr>
              <w:t xml:space="preserve">Deniz çöpü ve plastiklerin oluşturduğu çoklu ve kademeli riskler, onları </w:t>
            </w:r>
            <w:r w:rsidRPr="00296035">
              <w:rPr>
                <w:rStyle w:val="Strong"/>
                <w:rFonts w:ascii="Arial" w:hAnsi="Arial" w:cs="Arial"/>
                <w:bCs w:val="0"/>
                <w:color w:val="000000"/>
                <w:sz w:val="18"/>
                <w:szCs w:val="18"/>
                <w:bdr w:val="none" w:sz="0" w:space="0" w:color="auto" w:frame="1"/>
              </w:rPr>
              <w:t>tehdit çarpanları</w:t>
            </w:r>
            <w:r w:rsidRPr="006E639B">
              <w:rPr>
                <w:rStyle w:val="Strong"/>
                <w:rFonts w:ascii="Arial" w:hAnsi="Arial" w:cs="Arial"/>
                <w:b w:val="0"/>
                <w:color w:val="000000"/>
                <w:sz w:val="18"/>
                <w:szCs w:val="18"/>
                <w:bdr w:val="none" w:sz="0" w:space="0" w:color="auto" w:frame="1"/>
              </w:rPr>
              <w:t xml:space="preserve"> haline getirmektedir. İklim değişikliği ve deniz kaynaklarının aşırı kullanımı gibi diğer stres etkenleri ile birlikte hareket ederek, tek başına meydana gelmelerinden çok daha büyük hasara neden olabilirler. Deniz çöpü ve plastiklerin doğrudan etkilerinin neden olduğu önemli kıyı ekosistemlerinde habitat değişiklikleri, yerel gıda üretimini etkiler ve kıyı yapılarına zarar vererek, aşırı olaylara karşı dayanıklılık kaybı ve kıyı topluluklarında iklim değişikliği gibi geniş kapsamlı ve öngörülemeyen sonuçlara yol aç</w:t>
            </w:r>
            <w:r w:rsidR="009A5AAB" w:rsidRPr="006E639B">
              <w:rPr>
                <w:rStyle w:val="Strong"/>
                <w:rFonts w:ascii="Arial" w:hAnsi="Arial" w:cs="Arial"/>
                <w:b w:val="0"/>
                <w:color w:val="000000"/>
                <w:sz w:val="18"/>
                <w:szCs w:val="18"/>
                <w:bdr w:val="none" w:sz="0" w:space="0" w:color="auto" w:frame="1"/>
              </w:rPr>
              <w:t>maktadır</w:t>
            </w:r>
            <w:r w:rsidRPr="006E639B">
              <w:rPr>
                <w:rStyle w:val="Strong"/>
                <w:rFonts w:ascii="Arial" w:hAnsi="Arial" w:cs="Arial"/>
                <w:b w:val="0"/>
                <w:color w:val="000000"/>
                <w:sz w:val="18"/>
                <w:szCs w:val="18"/>
                <w:bdr w:val="none" w:sz="0" w:space="0" w:color="auto" w:frame="1"/>
              </w:rPr>
              <w:t>. Deniz çöpü ve plastik risklerinin bu nedenle daha geniş kümülatif riskler üzerinden değerlendirilmesi gerekir.</w:t>
            </w:r>
          </w:p>
          <w:p w14:paraId="19E69247" w14:textId="18B5808A" w:rsidR="000F3B5B" w:rsidRPr="006E639B" w:rsidRDefault="00BF0642" w:rsidP="00F822D2">
            <w:pPr>
              <w:pStyle w:val="WW-NormalWeb1"/>
              <w:numPr>
                <w:ilvl w:val="0"/>
                <w:numId w:val="31"/>
              </w:numPr>
              <w:spacing w:before="0" w:after="0"/>
              <w:contextualSpacing/>
              <w:jc w:val="both"/>
              <w:rPr>
                <w:rStyle w:val="Strong"/>
                <w:rFonts w:ascii="Arial" w:hAnsi="Arial" w:cs="Arial"/>
                <w:b w:val="0"/>
                <w:color w:val="000000"/>
                <w:sz w:val="18"/>
                <w:szCs w:val="18"/>
                <w:bdr w:val="none" w:sz="0" w:space="0" w:color="auto" w:frame="1"/>
              </w:rPr>
            </w:pPr>
            <w:r w:rsidRPr="006E639B">
              <w:rPr>
                <w:rStyle w:val="Strong"/>
                <w:rFonts w:ascii="Arial" w:hAnsi="Arial" w:cs="Arial"/>
                <w:b w:val="0"/>
                <w:color w:val="000000"/>
                <w:sz w:val="18"/>
                <w:szCs w:val="18"/>
                <w:bdr w:val="none" w:sz="0" w:space="0" w:color="auto" w:frame="1"/>
              </w:rPr>
              <w:t xml:space="preserve">Deniz çöplerinin ve plastiklerin </w:t>
            </w:r>
            <w:r w:rsidR="000F3B5B" w:rsidRPr="006E639B">
              <w:rPr>
                <w:rStyle w:val="Strong"/>
                <w:rFonts w:ascii="Arial" w:hAnsi="Arial" w:cs="Arial"/>
                <w:b w:val="0"/>
                <w:color w:val="000000"/>
                <w:sz w:val="18"/>
                <w:szCs w:val="18"/>
                <w:bdr w:val="none" w:sz="0" w:space="0" w:color="auto" w:frame="1"/>
              </w:rPr>
              <w:t>ekosistem işleyişine ve insan sağlığına yönelik uzun vadeli, büyük ölçekli risk potansiyeli olan artan sayıda sıcak noktalar oluşmuştur. Başlıca kaynaklar</w:t>
            </w:r>
            <w:r w:rsidR="00296035">
              <w:rPr>
                <w:rStyle w:val="Strong"/>
                <w:rFonts w:ascii="Arial" w:hAnsi="Arial" w:cs="Arial"/>
                <w:b w:val="0"/>
                <w:color w:val="000000"/>
                <w:sz w:val="18"/>
                <w:szCs w:val="18"/>
                <w:bdr w:val="none" w:sz="0" w:space="0" w:color="auto" w:frame="1"/>
              </w:rPr>
              <w:t>ın</w:t>
            </w:r>
            <w:r w:rsidR="000F3B5B" w:rsidRPr="006E639B">
              <w:rPr>
                <w:rStyle w:val="Strong"/>
                <w:rFonts w:ascii="Arial" w:hAnsi="Arial" w:cs="Arial"/>
                <w:b w:val="0"/>
                <w:color w:val="000000"/>
                <w:sz w:val="18"/>
                <w:szCs w:val="18"/>
                <w:bdr w:val="none" w:sz="0" w:space="0" w:color="auto" w:frame="1"/>
              </w:rPr>
              <w:t xml:space="preserve"> arasında, kapalı yapısı nedeniyle büyük miktarlarda deniz çöpü ve plastiğin biriktiği ve milyonlarca insan için risk oluşturan Akdeniz</w:t>
            </w:r>
            <w:r w:rsidR="00296035">
              <w:rPr>
                <w:rStyle w:val="Strong"/>
                <w:rFonts w:ascii="Arial" w:hAnsi="Arial" w:cs="Arial"/>
                <w:b w:val="0"/>
                <w:color w:val="000000"/>
                <w:sz w:val="18"/>
                <w:szCs w:val="18"/>
                <w:bdr w:val="none" w:sz="0" w:space="0" w:color="auto" w:frame="1"/>
              </w:rPr>
              <w:t xml:space="preserve"> </w:t>
            </w:r>
            <w:r w:rsidR="000F3B5B" w:rsidRPr="006E639B">
              <w:rPr>
                <w:rStyle w:val="Strong"/>
                <w:rFonts w:ascii="Arial" w:hAnsi="Arial" w:cs="Arial"/>
                <w:b w:val="0"/>
                <w:color w:val="000000"/>
                <w:sz w:val="18"/>
                <w:szCs w:val="18"/>
                <w:bdr w:val="none" w:sz="0" w:space="0" w:color="auto" w:frame="1"/>
              </w:rPr>
              <w:t xml:space="preserve">bölgesi </w:t>
            </w:r>
            <w:r w:rsidR="00296035">
              <w:rPr>
                <w:rStyle w:val="Strong"/>
                <w:rFonts w:ascii="Arial" w:hAnsi="Arial" w:cs="Arial"/>
                <w:b w:val="0"/>
                <w:color w:val="000000"/>
                <w:sz w:val="18"/>
                <w:szCs w:val="18"/>
                <w:bdr w:val="none" w:sz="0" w:space="0" w:color="auto" w:frame="1"/>
              </w:rPr>
              <w:t>de bulunmaktadır</w:t>
            </w:r>
            <w:r w:rsidR="000F3B5B" w:rsidRPr="006E639B">
              <w:rPr>
                <w:rStyle w:val="Strong"/>
                <w:rFonts w:ascii="Arial" w:hAnsi="Arial" w:cs="Arial"/>
                <w:b w:val="0"/>
                <w:color w:val="000000"/>
                <w:sz w:val="18"/>
                <w:szCs w:val="18"/>
                <w:bdr w:val="none" w:sz="0" w:space="0" w:color="auto" w:frame="1"/>
              </w:rPr>
              <w:t>.</w:t>
            </w:r>
          </w:p>
          <w:p w14:paraId="664E913F" w14:textId="4B07D36B" w:rsidR="006B7EE2" w:rsidRPr="006E639B" w:rsidRDefault="006B7EE2" w:rsidP="00F822D2">
            <w:pPr>
              <w:pStyle w:val="WW-NormalWeb1"/>
              <w:numPr>
                <w:ilvl w:val="0"/>
                <w:numId w:val="31"/>
              </w:numPr>
              <w:spacing w:before="0" w:after="0"/>
              <w:contextualSpacing/>
              <w:jc w:val="both"/>
              <w:rPr>
                <w:rStyle w:val="Strong"/>
                <w:rFonts w:ascii="Arial" w:hAnsi="Arial" w:cs="Arial"/>
                <w:b w:val="0"/>
                <w:color w:val="000000"/>
                <w:sz w:val="18"/>
                <w:szCs w:val="18"/>
                <w:bdr w:val="none" w:sz="0" w:space="0" w:color="auto" w:frame="1"/>
              </w:rPr>
            </w:pPr>
            <w:r w:rsidRPr="006E639B">
              <w:rPr>
                <w:rStyle w:val="Strong"/>
                <w:rFonts w:ascii="Arial" w:hAnsi="Arial" w:cs="Arial"/>
                <w:b w:val="0"/>
                <w:color w:val="000000"/>
                <w:sz w:val="18"/>
                <w:szCs w:val="18"/>
                <w:bdr w:val="none" w:sz="0" w:space="0" w:color="auto" w:frame="1"/>
              </w:rPr>
              <w:t xml:space="preserve">Plastikle ilgili </w:t>
            </w:r>
            <w:r w:rsidRPr="00296035">
              <w:rPr>
                <w:rStyle w:val="Strong"/>
                <w:rFonts w:ascii="Arial" w:hAnsi="Arial" w:cs="Arial"/>
                <w:bCs w:val="0"/>
                <w:color w:val="000000"/>
                <w:sz w:val="18"/>
                <w:szCs w:val="18"/>
                <w:bdr w:val="none" w:sz="0" w:space="0" w:color="auto" w:frame="1"/>
              </w:rPr>
              <w:t>sera gazı emisyonları</w:t>
            </w:r>
            <w:r w:rsidRPr="006E639B">
              <w:rPr>
                <w:rStyle w:val="Strong"/>
                <w:rFonts w:ascii="Arial" w:hAnsi="Arial" w:cs="Arial"/>
                <w:b w:val="0"/>
                <w:color w:val="000000"/>
                <w:sz w:val="18"/>
                <w:szCs w:val="18"/>
                <w:bdr w:val="none" w:sz="0" w:space="0" w:color="auto" w:frame="1"/>
              </w:rPr>
              <w:t xml:space="preserve"> belirgin miktardadır. Konvansiyonel fosil yakıt bazlı plastiklerin üretimi, kullanımı ve bertarafı ile ilişkili sera gazı emisyonlarının 2040 yılına kadar yaklaşık 2,1 </w:t>
            </w:r>
            <w:proofErr w:type="spellStart"/>
            <w:r w:rsidRPr="006E639B">
              <w:rPr>
                <w:rStyle w:val="Strong"/>
                <w:rFonts w:ascii="Arial" w:hAnsi="Arial" w:cs="Arial"/>
                <w:b w:val="0"/>
                <w:color w:val="000000"/>
                <w:sz w:val="18"/>
                <w:szCs w:val="18"/>
                <w:bdr w:val="none" w:sz="0" w:space="0" w:color="auto" w:frame="1"/>
              </w:rPr>
              <w:t>gigaton</w:t>
            </w:r>
            <w:proofErr w:type="spellEnd"/>
            <w:r w:rsidRPr="006E639B">
              <w:rPr>
                <w:rStyle w:val="Strong"/>
                <w:rFonts w:ascii="Arial" w:hAnsi="Arial" w:cs="Arial"/>
                <w:b w:val="0"/>
                <w:color w:val="000000"/>
                <w:sz w:val="18"/>
                <w:szCs w:val="18"/>
                <w:bdr w:val="none" w:sz="0" w:space="0" w:color="auto" w:frame="1"/>
              </w:rPr>
              <w:t xml:space="preserve"> karbondioksit eşdeğerine veya küresel karbon bütçesinin yüzde 19'una ulaşacağı tahmin edilmektedir. Başka bir yaklaşım kullanılarak, 2050 yılına kadar yaklaşık 6,5 </w:t>
            </w:r>
            <w:proofErr w:type="spellStart"/>
            <w:r w:rsidR="00C3227B" w:rsidRPr="006E639B">
              <w:rPr>
                <w:rStyle w:val="Strong"/>
                <w:rFonts w:ascii="Arial" w:hAnsi="Arial" w:cs="Arial"/>
                <w:b w:val="0"/>
                <w:color w:val="000000"/>
                <w:sz w:val="18"/>
                <w:szCs w:val="18"/>
                <w:bdr w:val="none" w:sz="0" w:space="0" w:color="auto" w:frame="1"/>
              </w:rPr>
              <w:t>gigaton</w:t>
            </w:r>
            <w:proofErr w:type="spellEnd"/>
            <w:r w:rsidR="00C3227B" w:rsidRPr="006E639B">
              <w:rPr>
                <w:rStyle w:val="Strong"/>
                <w:rFonts w:ascii="Arial" w:hAnsi="Arial" w:cs="Arial"/>
                <w:b w:val="0"/>
                <w:color w:val="000000"/>
                <w:sz w:val="18"/>
                <w:szCs w:val="18"/>
                <w:bdr w:val="none" w:sz="0" w:space="0" w:color="auto" w:frame="1"/>
              </w:rPr>
              <w:t xml:space="preserve"> karbondioksit eşdeğerine</w:t>
            </w:r>
            <w:r w:rsidRPr="006E639B">
              <w:rPr>
                <w:rStyle w:val="Strong"/>
                <w:rFonts w:ascii="Arial" w:hAnsi="Arial" w:cs="Arial"/>
                <w:b w:val="0"/>
                <w:color w:val="000000"/>
                <w:sz w:val="18"/>
                <w:szCs w:val="18"/>
                <w:bdr w:val="none" w:sz="0" w:space="0" w:color="auto" w:frame="1"/>
              </w:rPr>
              <w:t xml:space="preserve"> veya küresel karbon bütçesinin yüzde 15'ine yükseleceği tahmin edilmektedir.</w:t>
            </w:r>
          </w:p>
          <w:p w14:paraId="482227E7" w14:textId="77777777" w:rsidR="0038699F" w:rsidRPr="006E639B" w:rsidRDefault="0038699F" w:rsidP="0038699F">
            <w:pPr>
              <w:pStyle w:val="WW-NormalWeb1"/>
              <w:spacing w:before="0" w:after="0"/>
              <w:contextualSpacing/>
              <w:rPr>
                <w:rStyle w:val="Strong"/>
                <w:rFonts w:ascii="Arial" w:hAnsi="Arial" w:cs="Arial"/>
                <w:b w:val="0"/>
                <w:color w:val="000000"/>
                <w:sz w:val="18"/>
                <w:szCs w:val="18"/>
                <w:bdr w:val="none" w:sz="0" w:space="0" w:color="auto" w:frame="1"/>
              </w:rPr>
            </w:pPr>
          </w:p>
          <w:p w14:paraId="5B6ECFDE" w14:textId="3CEE20B4" w:rsidR="00B4774F" w:rsidRPr="00DE678F" w:rsidRDefault="00B4774F" w:rsidP="00B4774F">
            <w:pPr>
              <w:pStyle w:val="WW-NormalWeb1"/>
              <w:spacing w:before="0" w:after="0"/>
              <w:contextualSpacing/>
              <w:jc w:val="both"/>
              <w:rPr>
                <w:rFonts w:ascii="Arial" w:hAnsi="Arial" w:cs="Arial"/>
                <w:color w:val="000000"/>
                <w:sz w:val="18"/>
                <w:szCs w:val="18"/>
              </w:rPr>
            </w:pPr>
            <w:r w:rsidRPr="00297571">
              <w:rPr>
                <w:rFonts w:ascii="Arial" w:hAnsi="Arial" w:cs="Arial"/>
                <w:color w:val="000000"/>
                <w:sz w:val="18"/>
                <w:szCs w:val="18"/>
              </w:rPr>
              <w:t xml:space="preserve">Tüm bu bilgiler ışığında </w:t>
            </w:r>
            <w:r w:rsidR="00B311AD">
              <w:rPr>
                <w:rFonts w:ascii="Arial" w:hAnsi="Arial" w:cs="Arial"/>
                <w:color w:val="000000"/>
                <w:sz w:val="18"/>
                <w:szCs w:val="18"/>
              </w:rPr>
              <w:t>MP</w:t>
            </w:r>
            <w:r w:rsidRPr="00297571">
              <w:rPr>
                <w:rFonts w:ascii="Arial" w:hAnsi="Arial" w:cs="Arial"/>
                <w:color w:val="000000"/>
                <w:sz w:val="18"/>
                <w:szCs w:val="18"/>
              </w:rPr>
              <w:t xml:space="preserve"> kirliliği üzerine farklı disiplinlerce yapılacak araştırmaların önemi açıktır. Özellikle </w:t>
            </w:r>
            <w:r w:rsidR="00B311AD">
              <w:rPr>
                <w:rFonts w:ascii="Arial" w:hAnsi="Arial" w:cs="Arial"/>
                <w:color w:val="000000"/>
                <w:sz w:val="18"/>
                <w:szCs w:val="18"/>
              </w:rPr>
              <w:t>MP</w:t>
            </w:r>
            <w:r w:rsidRPr="00297571">
              <w:rPr>
                <w:rFonts w:ascii="Arial" w:hAnsi="Arial" w:cs="Arial"/>
                <w:color w:val="000000"/>
                <w:sz w:val="18"/>
                <w:szCs w:val="18"/>
              </w:rPr>
              <w:t xml:space="preserve"> çöplerin </w:t>
            </w:r>
            <w:r>
              <w:rPr>
                <w:rFonts w:ascii="Arial" w:hAnsi="Arial" w:cs="Arial"/>
                <w:color w:val="000000"/>
                <w:sz w:val="18"/>
                <w:szCs w:val="18"/>
              </w:rPr>
              <w:t>durağan haldeyken</w:t>
            </w:r>
            <w:r w:rsidR="00EB26B1">
              <w:rPr>
                <w:rFonts w:ascii="Arial" w:hAnsi="Arial" w:cs="Arial"/>
                <w:color w:val="000000"/>
                <w:sz w:val="18"/>
                <w:szCs w:val="18"/>
              </w:rPr>
              <w:t>,</w:t>
            </w:r>
            <w:r>
              <w:rPr>
                <w:rFonts w:ascii="Arial" w:hAnsi="Arial" w:cs="Arial"/>
                <w:color w:val="000000"/>
                <w:sz w:val="18"/>
                <w:szCs w:val="18"/>
              </w:rPr>
              <w:t xml:space="preserve"> akışkanın hidrodinamik etkisiyle harekete başlaması, akışkanla </w:t>
            </w:r>
            <w:proofErr w:type="gramStart"/>
            <w:r w:rsidR="00EB26B1">
              <w:rPr>
                <w:rFonts w:ascii="Arial" w:hAnsi="Arial" w:cs="Arial"/>
                <w:color w:val="000000"/>
                <w:sz w:val="18"/>
                <w:szCs w:val="18"/>
              </w:rPr>
              <w:t>ile birlikte</w:t>
            </w:r>
            <w:proofErr w:type="gramEnd"/>
            <w:r w:rsidR="00EB26B1">
              <w:rPr>
                <w:rFonts w:ascii="Arial" w:hAnsi="Arial" w:cs="Arial"/>
                <w:color w:val="000000"/>
                <w:sz w:val="18"/>
                <w:szCs w:val="18"/>
              </w:rPr>
              <w:t xml:space="preserve"> </w:t>
            </w:r>
            <w:r>
              <w:rPr>
                <w:rFonts w:ascii="Arial" w:hAnsi="Arial" w:cs="Arial"/>
                <w:color w:val="000000"/>
                <w:sz w:val="18"/>
                <w:szCs w:val="18"/>
              </w:rPr>
              <w:t xml:space="preserve">askıda veya taban yükü olarak </w:t>
            </w:r>
            <w:r w:rsidRPr="00297571">
              <w:rPr>
                <w:rFonts w:ascii="Arial" w:hAnsi="Arial" w:cs="Arial"/>
                <w:color w:val="000000"/>
                <w:sz w:val="18"/>
                <w:szCs w:val="18"/>
              </w:rPr>
              <w:t>taşın</w:t>
            </w:r>
            <w:r>
              <w:rPr>
                <w:rFonts w:ascii="Arial" w:hAnsi="Arial" w:cs="Arial"/>
                <w:color w:val="000000"/>
                <w:sz w:val="18"/>
                <w:szCs w:val="18"/>
              </w:rPr>
              <w:t>ması</w:t>
            </w:r>
            <w:r w:rsidRPr="00297571">
              <w:rPr>
                <w:rFonts w:ascii="Arial" w:hAnsi="Arial" w:cs="Arial"/>
                <w:color w:val="000000"/>
                <w:sz w:val="18"/>
                <w:szCs w:val="18"/>
              </w:rPr>
              <w:t xml:space="preserve"> ve </w:t>
            </w:r>
            <w:r>
              <w:rPr>
                <w:rFonts w:ascii="Arial" w:hAnsi="Arial" w:cs="Arial"/>
                <w:color w:val="000000"/>
                <w:sz w:val="18"/>
                <w:szCs w:val="18"/>
              </w:rPr>
              <w:t xml:space="preserve">tekrar hidrodinamik etkinin azalmasıyla durağan hale geçerek </w:t>
            </w:r>
            <w:r w:rsidRPr="00297571">
              <w:rPr>
                <w:rFonts w:ascii="Arial" w:hAnsi="Arial" w:cs="Arial"/>
                <w:color w:val="000000"/>
                <w:sz w:val="18"/>
                <w:szCs w:val="18"/>
              </w:rPr>
              <w:t>birikme bölgeleri</w:t>
            </w:r>
            <w:r w:rsidR="00EB26B1">
              <w:rPr>
                <w:rFonts w:ascii="Arial" w:hAnsi="Arial" w:cs="Arial"/>
                <w:color w:val="000000"/>
                <w:sz w:val="18"/>
                <w:szCs w:val="18"/>
              </w:rPr>
              <w:t xml:space="preserve"> oluşturmasının model çalışmalarıyla belirlenmesi</w:t>
            </w:r>
            <w:r>
              <w:rPr>
                <w:rFonts w:ascii="Arial" w:hAnsi="Arial" w:cs="Arial"/>
                <w:color w:val="000000"/>
                <w:sz w:val="18"/>
                <w:szCs w:val="18"/>
              </w:rPr>
              <w:t xml:space="preserve"> sürekli genişleyen bir araştırma</w:t>
            </w:r>
            <w:r w:rsidRPr="00297571">
              <w:rPr>
                <w:rFonts w:ascii="Arial" w:hAnsi="Arial" w:cs="Arial"/>
                <w:color w:val="000000"/>
                <w:sz w:val="18"/>
                <w:szCs w:val="18"/>
              </w:rPr>
              <w:t xml:space="preserve"> alan</w:t>
            </w:r>
            <w:r>
              <w:rPr>
                <w:rFonts w:ascii="Arial" w:hAnsi="Arial" w:cs="Arial"/>
                <w:color w:val="000000"/>
                <w:sz w:val="18"/>
                <w:szCs w:val="18"/>
              </w:rPr>
              <w:t>ı</w:t>
            </w:r>
            <w:r w:rsidRPr="00297571">
              <w:rPr>
                <w:rFonts w:ascii="Arial" w:hAnsi="Arial" w:cs="Arial"/>
                <w:color w:val="000000"/>
                <w:sz w:val="18"/>
                <w:szCs w:val="18"/>
              </w:rPr>
              <w:t xml:space="preserve">dır. </w:t>
            </w:r>
            <w:r>
              <w:rPr>
                <w:rFonts w:ascii="Arial" w:hAnsi="Arial" w:cs="Arial"/>
                <w:color w:val="000000"/>
                <w:sz w:val="18"/>
                <w:szCs w:val="18"/>
              </w:rPr>
              <w:t xml:space="preserve">Tüm bu çalışmalarda hidrodinamik denklemlerle birlikte </w:t>
            </w:r>
            <w:r w:rsidR="00B311AD">
              <w:rPr>
                <w:rFonts w:ascii="Arial" w:hAnsi="Arial" w:cs="Arial"/>
                <w:color w:val="000000"/>
                <w:sz w:val="18"/>
                <w:szCs w:val="18"/>
              </w:rPr>
              <w:t>MP</w:t>
            </w:r>
            <w:r>
              <w:rPr>
                <w:rFonts w:ascii="Arial" w:hAnsi="Arial" w:cs="Arial"/>
                <w:color w:val="000000"/>
                <w:sz w:val="18"/>
                <w:szCs w:val="18"/>
              </w:rPr>
              <w:t xml:space="preserve"> taşınım denklemleri kullanılarak bir taşınım modeli oluşturulmaktadır.</w:t>
            </w:r>
            <w:r>
              <w:rPr>
                <w:rFonts w:ascii="Arial" w:hAnsi="Arial" w:cs="Arial"/>
                <w:color w:val="000000"/>
                <w:sz w:val="18"/>
                <w:szCs w:val="18"/>
                <w:u w:val="single"/>
              </w:rPr>
              <w:t xml:space="preserve"> </w:t>
            </w:r>
            <w:r w:rsidRPr="00917693">
              <w:rPr>
                <w:rFonts w:ascii="Arial" w:hAnsi="Arial" w:cs="Arial"/>
                <w:b/>
                <w:bCs/>
                <w:color w:val="000000"/>
                <w:sz w:val="18"/>
                <w:szCs w:val="18"/>
                <w:u w:val="single"/>
              </w:rPr>
              <w:t>Taşınım modelleri iç</w:t>
            </w:r>
            <w:r w:rsidR="00917693" w:rsidRPr="00917693">
              <w:rPr>
                <w:rFonts w:ascii="Arial" w:hAnsi="Arial" w:cs="Arial"/>
                <w:b/>
                <w:bCs/>
                <w:color w:val="000000"/>
                <w:sz w:val="18"/>
                <w:szCs w:val="18"/>
                <w:u w:val="single"/>
              </w:rPr>
              <w:t xml:space="preserve">erisindeki </w:t>
            </w:r>
            <w:proofErr w:type="gramStart"/>
            <w:r w:rsidR="00917693" w:rsidRPr="00917693">
              <w:rPr>
                <w:rFonts w:ascii="Arial" w:hAnsi="Arial" w:cs="Arial"/>
                <w:b/>
                <w:bCs/>
                <w:color w:val="000000"/>
                <w:sz w:val="18"/>
                <w:szCs w:val="18"/>
                <w:u w:val="single"/>
              </w:rPr>
              <w:t xml:space="preserve">denklemlerde </w:t>
            </w:r>
            <w:r w:rsidRPr="00917693">
              <w:rPr>
                <w:rFonts w:ascii="Arial" w:hAnsi="Arial" w:cs="Arial"/>
                <w:b/>
                <w:bCs/>
                <w:color w:val="000000"/>
                <w:sz w:val="18"/>
                <w:szCs w:val="18"/>
                <w:u w:val="single"/>
              </w:rPr>
              <w:t xml:space="preserve"> yer</w:t>
            </w:r>
            <w:proofErr w:type="gramEnd"/>
            <w:r w:rsidRPr="00917693">
              <w:rPr>
                <w:rFonts w:ascii="Arial" w:hAnsi="Arial" w:cs="Arial"/>
                <w:b/>
                <w:bCs/>
                <w:color w:val="000000"/>
                <w:sz w:val="18"/>
                <w:szCs w:val="18"/>
                <w:u w:val="single"/>
              </w:rPr>
              <w:t xml:space="preserve"> alarak parçacık özelliklerini en iyi temsil e</w:t>
            </w:r>
            <w:r w:rsidR="00917693" w:rsidRPr="00917693">
              <w:rPr>
                <w:rFonts w:ascii="Arial" w:hAnsi="Arial" w:cs="Arial"/>
                <w:b/>
                <w:bCs/>
                <w:color w:val="000000"/>
                <w:sz w:val="18"/>
                <w:szCs w:val="18"/>
                <w:u w:val="single"/>
              </w:rPr>
              <w:t>den</w:t>
            </w:r>
            <w:r w:rsidRPr="00917693">
              <w:rPr>
                <w:rFonts w:ascii="Arial" w:hAnsi="Arial" w:cs="Arial"/>
                <w:b/>
                <w:bCs/>
                <w:color w:val="000000"/>
                <w:sz w:val="18"/>
                <w:szCs w:val="18"/>
                <w:u w:val="single"/>
              </w:rPr>
              <w:t xml:space="preserve"> </w:t>
            </w:r>
            <w:r w:rsidR="00B311AD">
              <w:rPr>
                <w:rFonts w:ascii="Arial" w:hAnsi="Arial" w:cs="Arial"/>
                <w:b/>
                <w:bCs/>
                <w:color w:val="000000"/>
                <w:sz w:val="18"/>
                <w:szCs w:val="18"/>
                <w:u w:val="single"/>
              </w:rPr>
              <w:t>MP</w:t>
            </w:r>
            <w:r w:rsidRPr="00917693">
              <w:rPr>
                <w:rFonts w:ascii="Arial" w:hAnsi="Arial" w:cs="Arial"/>
                <w:b/>
                <w:bCs/>
                <w:color w:val="000000"/>
                <w:sz w:val="18"/>
                <w:szCs w:val="18"/>
                <w:u w:val="single"/>
              </w:rPr>
              <w:t xml:space="preserve"> parçacığın çökelme hızı</w:t>
            </w:r>
            <w:r w:rsidR="00EB26B1">
              <w:rPr>
                <w:rFonts w:ascii="Arial" w:hAnsi="Arial" w:cs="Arial"/>
                <w:b/>
                <w:bCs/>
                <w:color w:val="000000"/>
                <w:sz w:val="18"/>
                <w:szCs w:val="18"/>
                <w:u w:val="single"/>
              </w:rPr>
              <w:t>,</w:t>
            </w:r>
            <w:r w:rsidRPr="00917693">
              <w:rPr>
                <w:rFonts w:ascii="Arial" w:hAnsi="Arial" w:cs="Arial"/>
                <w:b/>
                <w:bCs/>
                <w:color w:val="000000"/>
                <w:sz w:val="18"/>
                <w:szCs w:val="18"/>
                <w:u w:val="single"/>
              </w:rPr>
              <w:t xml:space="preserve"> modelin başarısını doğrudan etkileyen önemli bir parametredir</w:t>
            </w:r>
            <w:r w:rsidR="00917693" w:rsidRPr="00917693">
              <w:rPr>
                <w:rFonts w:ascii="Arial" w:hAnsi="Arial" w:cs="Arial"/>
                <w:b/>
                <w:bCs/>
                <w:color w:val="000000"/>
                <w:sz w:val="18"/>
                <w:szCs w:val="18"/>
                <w:u w:val="single"/>
              </w:rPr>
              <w:t xml:space="preserve"> ve bu proje önerisinin ana çalışma konusudur.</w:t>
            </w:r>
            <w:r w:rsidR="00917693">
              <w:rPr>
                <w:rFonts w:ascii="Arial" w:hAnsi="Arial" w:cs="Arial"/>
                <w:color w:val="000000"/>
                <w:sz w:val="18"/>
                <w:szCs w:val="18"/>
                <w:u w:val="single"/>
              </w:rPr>
              <w:t xml:space="preserve">  </w:t>
            </w:r>
          </w:p>
          <w:p w14:paraId="7C1977A0" w14:textId="382649A5" w:rsidR="001A00FA" w:rsidRPr="00297571" w:rsidRDefault="001A00FA" w:rsidP="00297571">
            <w:pPr>
              <w:pStyle w:val="WW-NormalWeb1"/>
              <w:spacing w:before="0" w:after="0"/>
              <w:contextualSpacing/>
              <w:jc w:val="both"/>
              <w:rPr>
                <w:rFonts w:ascii="Arial" w:hAnsi="Arial" w:cs="Arial"/>
                <w:color w:val="000000"/>
                <w:sz w:val="18"/>
                <w:szCs w:val="18"/>
              </w:rPr>
            </w:pPr>
          </w:p>
          <w:p w14:paraId="780F383F" w14:textId="77777777" w:rsidR="001A00FA" w:rsidRDefault="001A00FA" w:rsidP="002D1A5F">
            <w:pPr>
              <w:pStyle w:val="WW-NormalWeb1"/>
              <w:spacing w:before="0" w:after="0"/>
              <w:contextualSpacing/>
              <w:rPr>
                <w:rFonts w:ascii="Arial" w:hAnsi="Arial" w:cs="Arial"/>
                <w:color w:val="000000"/>
                <w:sz w:val="18"/>
                <w:szCs w:val="18"/>
                <w:u w:val="single"/>
              </w:rPr>
            </w:pPr>
          </w:p>
          <w:p w14:paraId="05E33422" w14:textId="6C5025E5" w:rsidR="00B809E0" w:rsidRDefault="0009736C" w:rsidP="00B14A77">
            <w:pPr>
              <w:pStyle w:val="WW-NormalWeb1"/>
              <w:numPr>
                <w:ilvl w:val="0"/>
                <w:numId w:val="43"/>
              </w:numPr>
              <w:spacing w:before="0" w:after="0"/>
              <w:ind w:left="205" w:hanging="205"/>
              <w:contextualSpacing/>
              <w:rPr>
                <w:rFonts w:ascii="Arial" w:hAnsi="Arial" w:cs="Arial"/>
                <w:color w:val="000000"/>
                <w:sz w:val="18"/>
                <w:szCs w:val="18"/>
                <w:u w:val="single"/>
              </w:rPr>
            </w:pPr>
            <w:proofErr w:type="spellStart"/>
            <w:r>
              <w:rPr>
                <w:rFonts w:ascii="Arial" w:hAnsi="Arial" w:cs="Arial"/>
                <w:color w:val="000000"/>
                <w:sz w:val="18"/>
                <w:szCs w:val="18"/>
                <w:u w:val="single"/>
              </w:rPr>
              <w:t>Mikroplastikler</w:t>
            </w:r>
            <w:proofErr w:type="spellEnd"/>
            <w:r>
              <w:rPr>
                <w:rFonts w:ascii="Arial" w:hAnsi="Arial" w:cs="Arial"/>
                <w:color w:val="000000"/>
                <w:sz w:val="18"/>
                <w:szCs w:val="18"/>
                <w:u w:val="single"/>
              </w:rPr>
              <w:t xml:space="preserve"> için </w:t>
            </w:r>
            <w:r w:rsidR="00B809E0" w:rsidRPr="000335C5">
              <w:rPr>
                <w:rFonts w:ascii="Arial" w:hAnsi="Arial" w:cs="Arial"/>
                <w:color w:val="000000"/>
                <w:sz w:val="18"/>
                <w:szCs w:val="18"/>
                <w:u w:val="single"/>
              </w:rPr>
              <w:t>Taşınım Modellemesi</w:t>
            </w:r>
          </w:p>
          <w:p w14:paraId="59CAC22B" w14:textId="77777777" w:rsidR="0034239D" w:rsidRPr="00296035" w:rsidRDefault="0034239D" w:rsidP="00CC0F8D">
            <w:pPr>
              <w:pStyle w:val="WW-NormalWeb1"/>
              <w:spacing w:before="0" w:after="0"/>
              <w:ind w:left="205"/>
              <w:contextualSpacing/>
              <w:rPr>
                <w:rFonts w:ascii="Arial" w:hAnsi="Arial" w:cs="Arial"/>
                <w:color w:val="000000"/>
                <w:sz w:val="10"/>
                <w:szCs w:val="10"/>
                <w:u w:val="single"/>
              </w:rPr>
            </w:pPr>
          </w:p>
          <w:p w14:paraId="31AE5E95" w14:textId="56FDFE41" w:rsidR="00B4774F" w:rsidRDefault="0034239D" w:rsidP="00B4774F">
            <w:pPr>
              <w:pStyle w:val="WW-NormalWeb1"/>
              <w:contextualSpacing/>
              <w:jc w:val="both"/>
              <w:rPr>
                <w:rFonts w:ascii="Arial" w:hAnsi="Arial" w:cs="Arial"/>
                <w:bCs/>
                <w:color w:val="000000"/>
                <w:sz w:val="18"/>
                <w:szCs w:val="18"/>
                <w:bdr w:val="none" w:sz="0" w:space="0" w:color="auto" w:frame="1"/>
              </w:rPr>
            </w:pPr>
            <w:r w:rsidRPr="000335C5">
              <w:rPr>
                <w:rFonts w:ascii="Arial" w:hAnsi="Arial" w:cs="Arial"/>
                <w:color w:val="000000"/>
                <w:sz w:val="18"/>
                <w:szCs w:val="18"/>
              </w:rPr>
              <w:t xml:space="preserve">Genel anlamda, </w:t>
            </w:r>
            <w:proofErr w:type="spellStart"/>
            <w:r w:rsidR="00B311AD">
              <w:rPr>
                <w:rFonts w:ascii="Arial" w:hAnsi="Arial" w:cs="Arial"/>
                <w:color w:val="000000"/>
                <w:sz w:val="18"/>
                <w:szCs w:val="18"/>
              </w:rPr>
              <w:t>MP</w:t>
            </w:r>
            <w:r>
              <w:rPr>
                <w:rFonts w:ascii="Arial" w:hAnsi="Arial" w:cs="Arial"/>
                <w:color w:val="000000"/>
                <w:sz w:val="18"/>
                <w:szCs w:val="18"/>
              </w:rPr>
              <w:t>lerin</w:t>
            </w:r>
            <w:proofErr w:type="spellEnd"/>
            <w:r w:rsidRPr="000335C5">
              <w:rPr>
                <w:rFonts w:ascii="Arial" w:hAnsi="Arial" w:cs="Arial"/>
                <w:color w:val="000000"/>
                <w:sz w:val="18"/>
                <w:szCs w:val="18"/>
              </w:rPr>
              <w:t xml:space="preserve"> taşınımı üç boyutlu uzayda parçacıkların bir konumdan diğerine hareketi olarak tanımlanır. Taşınım modellemesi denklemleri deterministik ve stokastik bileşenlerden oluşmaktadır. Stokastik bileşen uzay ve zamanda rastgele değişen </w:t>
            </w:r>
            <w:proofErr w:type="gramStart"/>
            <w:r w:rsidRPr="000335C5">
              <w:rPr>
                <w:rFonts w:ascii="Arial" w:hAnsi="Arial" w:cs="Arial"/>
                <w:color w:val="000000"/>
                <w:sz w:val="18"/>
                <w:szCs w:val="18"/>
              </w:rPr>
              <w:t>rüzgar</w:t>
            </w:r>
            <w:proofErr w:type="gramEnd"/>
            <w:r w:rsidRPr="000335C5">
              <w:rPr>
                <w:rFonts w:ascii="Arial" w:hAnsi="Arial" w:cs="Arial"/>
                <w:color w:val="000000"/>
                <w:sz w:val="18"/>
                <w:szCs w:val="18"/>
              </w:rPr>
              <w:t xml:space="preserve"> ve dalga zorlama alanları dahil olmak üzere okyanus akıntılarının çözülmemiş kısmından kaynaklanan türbülanslı süreçleri hesaba katar</w:t>
            </w:r>
            <w:r w:rsidR="009340B4">
              <w:rPr>
                <w:rFonts w:ascii="Arial" w:hAnsi="Arial" w:cs="Arial"/>
                <w:color w:val="000000"/>
                <w:sz w:val="18"/>
                <w:szCs w:val="18"/>
              </w:rPr>
              <w:t xml:space="preserve"> </w:t>
            </w:r>
            <w:r w:rsidRPr="000335C5">
              <w:rPr>
                <w:rFonts w:ascii="Arial" w:hAnsi="Arial" w:cs="Arial"/>
                <w:bCs/>
                <w:color w:val="000000"/>
                <w:sz w:val="18"/>
                <w:szCs w:val="18"/>
                <w:bdr w:val="none" w:sz="0" w:space="0" w:color="auto" w:frame="1"/>
              </w:rPr>
              <w:t>(</w:t>
            </w:r>
            <w:proofErr w:type="spellStart"/>
            <w:r w:rsidRPr="000335C5">
              <w:rPr>
                <w:rFonts w:ascii="Arial" w:hAnsi="Arial" w:cs="Arial"/>
                <w:bCs/>
                <w:color w:val="000000"/>
                <w:sz w:val="18"/>
                <w:szCs w:val="18"/>
                <w:bdr w:val="none" w:sz="0" w:space="0" w:color="auto" w:frame="1"/>
              </w:rPr>
              <w:t>van</w:t>
            </w:r>
            <w:proofErr w:type="spellEnd"/>
            <w:r w:rsidRPr="000335C5">
              <w:rPr>
                <w:rFonts w:ascii="Arial" w:hAnsi="Arial" w:cs="Arial"/>
                <w:bCs/>
                <w:color w:val="000000"/>
                <w:sz w:val="18"/>
                <w:szCs w:val="18"/>
                <w:bdr w:val="none" w:sz="0" w:space="0" w:color="auto" w:frame="1"/>
              </w:rPr>
              <w:t xml:space="preserve"> Sebille </w:t>
            </w:r>
            <w:proofErr w:type="spellStart"/>
            <w:r w:rsidRPr="000335C5">
              <w:rPr>
                <w:rFonts w:ascii="Arial" w:hAnsi="Arial" w:cs="Arial"/>
                <w:bCs/>
                <w:color w:val="000000"/>
                <w:sz w:val="18"/>
                <w:szCs w:val="18"/>
                <w:bdr w:val="none" w:sz="0" w:space="0" w:color="auto" w:frame="1"/>
              </w:rPr>
              <w:t>vd</w:t>
            </w:r>
            <w:proofErr w:type="spellEnd"/>
            <w:r w:rsidRPr="000335C5">
              <w:rPr>
                <w:rFonts w:ascii="Arial" w:hAnsi="Arial" w:cs="Arial"/>
                <w:bCs/>
                <w:color w:val="000000"/>
                <w:sz w:val="18"/>
                <w:szCs w:val="18"/>
                <w:bdr w:val="none" w:sz="0" w:space="0" w:color="auto" w:frame="1"/>
              </w:rPr>
              <w:t xml:space="preserve"> 2020)</w:t>
            </w:r>
            <w:r w:rsidRPr="000335C5">
              <w:rPr>
                <w:rFonts w:ascii="Arial" w:hAnsi="Arial" w:cs="Arial"/>
                <w:color w:val="000000"/>
                <w:sz w:val="18"/>
                <w:szCs w:val="18"/>
              </w:rPr>
              <w:t>.</w:t>
            </w:r>
            <w:r w:rsidR="00D41BC6">
              <w:rPr>
                <w:rFonts w:ascii="Arial" w:hAnsi="Arial" w:cs="Arial"/>
                <w:bCs/>
                <w:color w:val="000000"/>
                <w:sz w:val="18"/>
                <w:szCs w:val="18"/>
                <w:bdr w:val="none" w:sz="0" w:space="0" w:color="auto" w:frame="1"/>
              </w:rPr>
              <w:t xml:space="preserve"> </w:t>
            </w:r>
            <w:r w:rsidR="00B4774F" w:rsidRPr="000335C5">
              <w:rPr>
                <w:rFonts w:ascii="Arial" w:hAnsi="Arial" w:cs="Arial"/>
                <w:bCs/>
                <w:color w:val="000000"/>
                <w:sz w:val="18"/>
                <w:szCs w:val="18"/>
                <w:bdr w:val="none" w:sz="0" w:space="0" w:color="auto" w:frame="1"/>
              </w:rPr>
              <w:t xml:space="preserve">Sucul ortamlarda bulunan </w:t>
            </w:r>
            <w:proofErr w:type="spellStart"/>
            <w:r w:rsidR="00B311AD">
              <w:rPr>
                <w:rFonts w:ascii="Arial" w:hAnsi="Arial" w:cs="Arial"/>
                <w:bCs/>
                <w:color w:val="000000"/>
                <w:sz w:val="18"/>
                <w:szCs w:val="18"/>
                <w:bdr w:val="none" w:sz="0" w:space="0" w:color="auto" w:frame="1"/>
              </w:rPr>
              <w:t>MP</w:t>
            </w:r>
            <w:r w:rsidR="00B4774F" w:rsidRPr="000335C5">
              <w:rPr>
                <w:rFonts w:ascii="Arial" w:hAnsi="Arial" w:cs="Arial"/>
                <w:bCs/>
                <w:color w:val="000000"/>
                <w:sz w:val="18"/>
                <w:szCs w:val="18"/>
                <w:bdr w:val="none" w:sz="0" w:space="0" w:color="auto" w:frame="1"/>
              </w:rPr>
              <w:t>ler</w:t>
            </w:r>
            <w:proofErr w:type="spellEnd"/>
            <w:r w:rsidR="00B4774F" w:rsidRPr="000335C5">
              <w:rPr>
                <w:rFonts w:ascii="Arial" w:hAnsi="Arial" w:cs="Arial"/>
                <w:bCs/>
                <w:color w:val="000000"/>
                <w:sz w:val="18"/>
                <w:szCs w:val="18"/>
                <w:bdr w:val="none" w:sz="0" w:space="0" w:color="auto" w:frame="1"/>
              </w:rPr>
              <w:t xml:space="preserve"> ekosistem ve organizmalar için ciddi bir tehdittir. Araştırmalar </w:t>
            </w:r>
            <w:proofErr w:type="spellStart"/>
            <w:r w:rsidR="00B311AD">
              <w:rPr>
                <w:rFonts w:ascii="Arial" w:hAnsi="Arial" w:cs="Arial"/>
                <w:bCs/>
                <w:color w:val="000000"/>
                <w:sz w:val="18"/>
                <w:szCs w:val="18"/>
                <w:bdr w:val="none" w:sz="0" w:space="0" w:color="auto" w:frame="1"/>
              </w:rPr>
              <w:t>MP</w:t>
            </w:r>
            <w:r w:rsidR="00B4774F" w:rsidRPr="000335C5">
              <w:rPr>
                <w:rFonts w:ascii="Arial" w:hAnsi="Arial" w:cs="Arial"/>
                <w:bCs/>
                <w:color w:val="000000"/>
                <w:sz w:val="18"/>
                <w:szCs w:val="18"/>
                <w:bdr w:val="none" w:sz="0" w:space="0" w:color="auto" w:frame="1"/>
              </w:rPr>
              <w:t>lerin</w:t>
            </w:r>
            <w:proofErr w:type="spellEnd"/>
            <w:r w:rsidR="00B4774F" w:rsidRPr="000335C5">
              <w:rPr>
                <w:rFonts w:ascii="Arial" w:hAnsi="Arial" w:cs="Arial"/>
                <w:bCs/>
                <w:color w:val="000000"/>
                <w:sz w:val="18"/>
                <w:szCs w:val="18"/>
                <w:bdr w:val="none" w:sz="0" w:space="0" w:color="auto" w:frame="1"/>
              </w:rPr>
              <w:t xml:space="preserve"> okyanus ve tatlı sularda biriktiğini ve besin zincirine girdiğini göstermektedir. </w:t>
            </w:r>
            <w:proofErr w:type="spellStart"/>
            <w:r w:rsidR="00B311AD">
              <w:rPr>
                <w:rFonts w:ascii="Arial" w:hAnsi="Arial" w:cs="Arial"/>
                <w:bCs/>
                <w:color w:val="000000"/>
                <w:sz w:val="18"/>
                <w:szCs w:val="18"/>
                <w:bdr w:val="none" w:sz="0" w:space="0" w:color="auto" w:frame="1"/>
              </w:rPr>
              <w:t>MP</w:t>
            </w:r>
            <w:r w:rsidR="00B4774F">
              <w:rPr>
                <w:rFonts w:ascii="Arial" w:hAnsi="Arial" w:cs="Arial"/>
                <w:bCs/>
                <w:color w:val="000000"/>
                <w:sz w:val="18"/>
                <w:szCs w:val="18"/>
                <w:bdr w:val="none" w:sz="0" w:space="0" w:color="auto" w:frame="1"/>
              </w:rPr>
              <w:t>lerin</w:t>
            </w:r>
            <w:proofErr w:type="spellEnd"/>
            <w:r w:rsidR="00B4774F">
              <w:rPr>
                <w:rFonts w:ascii="Arial" w:hAnsi="Arial" w:cs="Arial"/>
                <w:bCs/>
                <w:color w:val="000000"/>
                <w:sz w:val="18"/>
                <w:szCs w:val="18"/>
                <w:bdr w:val="none" w:sz="0" w:space="0" w:color="auto" w:frame="1"/>
              </w:rPr>
              <w:t xml:space="preserve"> modelleme çalışmalarında </w:t>
            </w:r>
            <w:r w:rsidR="001F3780">
              <w:rPr>
                <w:rFonts w:ascii="Arial" w:hAnsi="Arial" w:cs="Arial"/>
                <w:bCs/>
                <w:color w:val="000000"/>
                <w:sz w:val="18"/>
                <w:szCs w:val="18"/>
                <w:bdr w:val="none" w:sz="0" w:space="0" w:color="auto" w:frame="1"/>
              </w:rPr>
              <w:t xml:space="preserve">her ne kadar </w:t>
            </w:r>
            <w:r w:rsidR="00B4774F">
              <w:rPr>
                <w:rFonts w:ascii="Arial" w:hAnsi="Arial" w:cs="Arial"/>
                <w:bCs/>
                <w:color w:val="000000"/>
                <w:sz w:val="18"/>
                <w:szCs w:val="18"/>
                <w:bdr w:val="none" w:sz="0" w:space="0" w:color="auto" w:frame="1"/>
              </w:rPr>
              <w:t xml:space="preserve">fiziksel veya sayısal metotlar kullanılabilecek olmasına karşın eğer modellemesi düşünülen bölgenin körfez gibi çok geniş bir alana sahip olması halinde laboratuvardaki ölçeklendirilmiş fiziksel modellemelerle </w:t>
            </w:r>
            <w:r w:rsidR="001F3780">
              <w:rPr>
                <w:rFonts w:ascii="Arial" w:hAnsi="Arial" w:cs="Arial"/>
                <w:bCs/>
                <w:color w:val="000000"/>
                <w:sz w:val="18"/>
                <w:szCs w:val="18"/>
                <w:bdr w:val="none" w:sz="0" w:space="0" w:color="auto" w:frame="1"/>
              </w:rPr>
              <w:t xml:space="preserve">güvenilir </w:t>
            </w:r>
            <w:r w:rsidR="00B4774F">
              <w:rPr>
                <w:rFonts w:ascii="Arial" w:hAnsi="Arial" w:cs="Arial"/>
                <w:bCs/>
                <w:color w:val="000000"/>
                <w:sz w:val="18"/>
                <w:szCs w:val="18"/>
                <w:bdr w:val="none" w:sz="0" w:space="0" w:color="auto" w:frame="1"/>
              </w:rPr>
              <w:t xml:space="preserve">sonuç alınması ölçek etkisinden dolayı mümkün </w:t>
            </w:r>
            <w:r w:rsidR="001F3780">
              <w:rPr>
                <w:rFonts w:ascii="Arial" w:hAnsi="Arial" w:cs="Arial"/>
                <w:bCs/>
                <w:color w:val="000000"/>
                <w:sz w:val="18"/>
                <w:szCs w:val="18"/>
                <w:bdr w:val="none" w:sz="0" w:space="0" w:color="auto" w:frame="1"/>
              </w:rPr>
              <w:t>değildir</w:t>
            </w:r>
            <w:r w:rsidR="00B4774F">
              <w:rPr>
                <w:rFonts w:ascii="Arial" w:hAnsi="Arial" w:cs="Arial"/>
                <w:bCs/>
                <w:color w:val="000000"/>
                <w:sz w:val="18"/>
                <w:szCs w:val="18"/>
                <w:bdr w:val="none" w:sz="0" w:space="0" w:color="auto" w:frame="1"/>
              </w:rPr>
              <w:t xml:space="preserve">. Bu nedenle çalışmalar taşınım </w:t>
            </w:r>
            <w:proofErr w:type="spellStart"/>
            <w:r w:rsidR="00B4774F">
              <w:rPr>
                <w:rFonts w:ascii="Arial" w:hAnsi="Arial" w:cs="Arial"/>
                <w:bCs/>
                <w:color w:val="000000"/>
                <w:sz w:val="18"/>
                <w:szCs w:val="18"/>
                <w:bdr w:val="none" w:sz="0" w:space="0" w:color="auto" w:frame="1"/>
              </w:rPr>
              <w:t>moelleri</w:t>
            </w:r>
            <w:proofErr w:type="spellEnd"/>
            <w:r w:rsidR="00B4774F">
              <w:rPr>
                <w:rFonts w:ascii="Arial" w:hAnsi="Arial" w:cs="Arial"/>
                <w:bCs/>
                <w:color w:val="000000"/>
                <w:sz w:val="18"/>
                <w:szCs w:val="18"/>
                <w:bdr w:val="none" w:sz="0" w:space="0" w:color="auto" w:frame="1"/>
              </w:rPr>
              <w:t xml:space="preserve"> üzerinden sayısal </w:t>
            </w:r>
            <w:r w:rsidR="00777F16">
              <w:rPr>
                <w:rFonts w:ascii="Arial" w:hAnsi="Arial" w:cs="Arial"/>
                <w:bCs/>
                <w:color w:val="000000"/>
                <w:sz w:val="18"/>
                <w:szCs w:val="18"/>
                <w:bdr w:val="none" w:sz="0" w:space="0" w:color="auto" w:frame="1"/>
              </w:rPr>
              <w:t xml:space="preserve">modelleri </w:t>
            </w:r>
            <w:r w:rsidR="00B4774F">
              <w:rPr>
                <w:rFonts w:ascii="Arial" w:hAnsi="Arial" w:cs="Arial"/>
                <w:bCs/>
                <w:color w:val="000000"/>
                <w:sz w:val="18"/>
                <w:szCs w:val="18"/>
                <w:bdr w:val="none" w:sz="0" w:space="0" w:color="auto" w:frame="1"/>
              </w:rPr>
              <w:t>ile yapıl</w:t>
            </w:r>
            <w:r w:rsidR="001F3780">
              <w:rPr>
                <w:rFonts w:ascii="Arial" w:hAnsi="Arial" w:cs="Arial"/>
                <w:bCs/>
                <w:color w:val="000000"/>
                <w:sz w:val="18"/>
                <w:szCs w:val="18"/>
                <w:bdr w:val="none" w:sz="0" w:space="0" w:color="auto" w:frame="1"/>
              </w:rPr>
              <w:t>m</w:t>
            </w:r>
            <w:r w:rsidR="00B4774F">
              <w:rPr>
                <w:rFonts w:ascii="Arial" w:hAnsi="Arial" w:cs="Arial"/>
                <w:bCs/>
                <w:color w:val="000000"/>
                <w:sz w:val="18"/>
                <w:szCs w:val="18"/>
                <w:bdr w:val="none" w:sz="0" w:space="0" w:color="auto" w:frame="1"/>
              </w:rPr>
              <w:t xml:space="preserve">asını zorunlu kılmaktadır. </w:t>
            </w:r>
            <w:proofErr w:type="spellStart"/>
            <w:r w:rsidR="00B311AD">
              <w:rPr>
                <w:rFonts w:ascii="Arial" w:hAnsi="Arial" w:cs="Arial"/>
                <w:bCs/>
                <w:color w:val="000000"/>
                <w:sz w:val="18"/>
                <w:szCs w:val="18"/>
                <w:bdr w:val="none" w:sz="0" w:space="0" w:color="auto" w:frame="1"/>
              </w:rPr>
              <w:t>MP</w:t>
            </w:r>
            <w:r w:rsidR="00B4774F" w:rsidRPr="000335C5">
              <w:rPr>
                <w:rFonts w:ascii="Arial" w:hAnsi="Arial" w:cs="Arial"/>
                <w:bCs/>
                <w:color w:val="000000"/>
                <w:sz w:val="18"/>
                <w:szCs w:val="18"/>
                <w:bdr w:val="none" w:sz="0" w:space="0" w:color="auto" w:frame="1"/>
              </w:rPr>
              <w:t>lerin</w:t>
            </w:r>
            <w:proofErr w:type="spellEnd"/>
            <w:r w:rsidR="00B4774F" w:rsidRPr="000335C5">
              <w:rPr>
                <w:rFonts w:ascii="Arial" w:hAnsi="Arial" w:cs="Arial"/>
                <w:bCs/>
                <w:color w:val="000000"/>
                <w:sz w:val="18"/>
                <w:szCs w:val="18"/>
                <w:bdr w:val="none" w:sz="0" w:space="0" w:color="auto" w:frame="1"/>
              </w:rPr>
              <w:t xml:space="preserve"> </w:t>
            </w:r>
            <w:r w:rsidR="00B4774F">
              <w:rPr>
                <w:rFonts w:ascii="Arial" w:hAnsi="Arial" w:cs="Arial"/>
                <w:bCs/>
                <w:color w:val="000000"/>
                <w:sz w:val="18"/>
                <w:szCs w:val="18"/>
                <w:bdr w:val="none" w:sz="0" w:space="0" w:color="auto" w:frame="1"/>
              </w:rPr>
              <w:t xml:space="preserve">sucul ortamlara girişi, yayılımını ve birikmesinin belirlenmesi ve </w:t>
            </w:r>
            <w:r w:rsidR="00AA037B">
              <w:rPr>
                <w:rFonts w:ascii="Arial" w:hAnsi="Arial" w:cs="Arial"/>
                <w:bCs/>
                <w:color w:val="000000"/>
                <w:sz w:val="18"/>
                <w:szCs w:val="18"/>
                <w:bdr w:val="none" w:sz="0" w:space="0" w:color="auto" w:frame="1"/>
              </w:rPr>
              <w:t xml:space="preserve">olumsuz </w:t>
            </w:r>
            <w:r w:rsidR="00B4774F">
              <w:rPr>
                <w:rFonts w:ascii="Arial" w:hAnsi="Arial" w:cs="Arial"/>
                <w:bCs/>
                <w:color w:val="000000"/>
                <w:sz w:val="18"/>
                <w:szCs w:val="18"/>
                <w:bdr w:val="none" w:sz="0" w:space="0" w:color="auto" w:frame="1"/>
              </w:rPr>
              <w:t xml:space="preserve">etkilerinin </w:t>
            </w:r>
            <w:r w:rsidR="00B4774F" w:rsidRPr="000335C5">
              <w:rPr>
                <w:rFonts w:ascii="Arial" w:hAnsi="Arial" w:cs="Arial"/>
                <w:bCs/>
                <w:color w:val="000000"/>
                <w:sz w:val="18"/>
                <w:szCs w:val="18"/>
                <w:bdr w:val="none" w:sz="0" w:space="0" w:color="auto" w:frame="1"/>
              </w:rPr>
              <w:t xml:space="preserve">azaltılması </w:t>
            </w:r>
            <w:r w:rsidR="00B4774F">
              <w:rPr>
                <w:rFonts w:ascii="Arial" w:hAnsi="Arial" w:cs="Arial"/>
                <w:bCs/>
                <w:color w:val="000000"/>
                <w:sz w:val="18"/>
                <w:szCs w:val="18"/>
                <w:bdr w:val="none" w:sz="0" w:space="0" w:color="auto" w:frame="1"/>
              </w:rPr>
              <w:t xml:space="preserve">çalışmaları </w:t>
            </w:r>
            <w:r w:rsidR="00B4774F" w:rsidRPr="000335C5">
              <w:rPr>
                <w:rFonts w:ascii="Arial" w:hAnsi="Arial" w:cs="Arial"/>
                <w:bCs/>
                <w:color w:val="000000"/>
                <w:sz w:val="18"/>
                <w:szCs w:val="18"/>
                <w:bdr w:val="none" w:sz="0" w:space="0" w:color="auto" w:frame="1"/>
              </w:rPr>
              <w:t xml:space="preserve">için </w:t>
            </w:r>
            <w:r w:rsidR="00B4774F">
              <w:rPr>
                <w:rFonts w:ascii="Arial" w:hAnsi="Arial" w:cs="Arial"/>
                <w:bCs/>
                <w:color w:val="000000"/>
                <w:sz w:val="18"/>
                <w:szCs w:val="18"/>
                <w:bdr w:val="none" w:sz="0" w:space="0" w:color="auto" w:frame="1"/>
              </w:rPr>
              <w:t xml:space="preserve">taşınım </w:t>
            </w:r>
            <w:r w:rsidR="00B4774F" w:rsidRPr="000335C5">
              <w:rPr>
                <w:rFonts w:ascii="Arial" w:hAnsi="Arial" w:cs="Arial"/>
                <w:bCs/>
                <w:color w:val="000000"/>
                <w:sz w:val="18"/>
                <w:szCs w:val="18"/>
                <w:bdr w:val="none" w:sz="0" w:space="0" w:color="auto" w:frame="1"/>
              </w:rPr>
              <w:t>modelleme</w:t>
            </w:r>
            <w:r w:rsidR="00B4774F">
              <w:rPr>
                <w:rFonts w:ascii="Arial" w:hAnsi="Arial" w:cs="Arial"/>
                <w:bCs/>
                <w:color w:val="000000"/>
                <w:sz w:val="18"/>
                <w:szCs w:val="18"/>
                <w:bdr w:val="none" w:sz="0" w:space="0" w:color="auto" w:frame="1"/>
              </w:rPr>
              <w:t>si kullanılır ve</w:t>
            </w:r>
            <w:r>
              <w:rPr>
                <w:rFonts w:ascii="Arial" w:hAnsi="Arial" w:cs="Arial"/>
                <w:bCs/>
                <w:color w:val="000000"/>
                <w:sz w:val="18"/>
                <w:szCs w:val="18"/>
                <w:bdr w:val="none" w:sz="0" w:space="0" w:color="auto" w:frame="1"/>
              </w:rPr>
              <w:t xml:space="preserve"> </w:t>
            </w:r>
            <w:r w:rsidR="00B4774F">
              <w:rPr>
                <w:rFonts w:ascii="Arial" w:hAnsi="Arial" w:cs="Arial"/>
                <w:bCs/>
                <w:color w:val="000000"/>
                <w:sz w:val="18"/>
                <w:szCs w:val="18"/>
                <w:bdr w:val="none" w:sz="0" w:space="0" w:color="auto" w:frame="1"/>
              </w:rPr>
              <w:t>saha</w:t>
            </w:r>
            <w:r w:rsidR="00AA037B">
              <w:rPr>
                <w:rFonts w:ascii="Arial" w:hAnsi="Arial" w:cs="Arial"/>
                <w:bCs/>
                <w:color w:val="000000"/>
                <w:sz w:val="18"/>
                <w:szCs w:val="18"/>
                <w:bdr w:val="none" w:sz="0" w:space="0" w:color="auto" w:frame="1"/>
              </w:rPr>
              <w:t>da yapılacak</w:t>
            </w:r>
            <w:r w:rsidR="00B4774F">
              <w:rPr>
                <w:rFonts w:ascii="Arial" w:hAnsi="Arial" w:cs="Arial"/>
                <w:bCs/>
                <w:color w:val="000000"/>
                <w:sz w:val="18"/>
                <w:szCs w:val="18"/>
                <w:bdr w:val="none" w:sz="0" w:space="0" w:color="auto" w:frame="1"/>
              </w:rPr>
              <w:t xml:space="preserve"> çalışmalar bu yolla desteklenir. Modellemeden elde edilen sonuçlar ile </w:t>
            </w:r>
            <w:r w:rsidR="00B311AD">
              <w:rPr>
                <w:rFonts w:ascii="Arial" w:hAnsi="Arial" w:cs="Arial"/>
                <w:bCs/>
                <w:color w:val="000000"/>
                <w:sz w:val="18"/>
                <w:szCs w:val="18"/>
                <w:bdr w:val="none" w:sz="0" w:space="0" w:color="auto" w:frame="1"/>
              </w:rPr>
              <w:t>MP</w:t>
            </w:r>
            <w:r w:rsidR="00B4774F" w:rsidRPr="000335C5">
              <w:rPr>
                <w:rFonts w:ascii="Arial" w:hAnsi="Arial" w:cs="Arial"/>
                <w:bCs/>
                <w:color w:val="000000"/>
                <w:sz w:val="18"/>
                <w:szCs w:val="18"/>
                <w:bdr w:val="none" w:sz="0" w:space="0" w:color="auto" w:frame="1"/>
              </w:rPr>
              <w:t xml:space="preserve"> kaynak</w:t>
            </w:r>
            <w:r w:rsidR="00582ABD">
              <w:rPr>
                <w:rFonts w:ascii="Arial" w:hAnsi="Arial" w:cs="Arial"/>
                <w:bCs/>
                <w:color w:val="000000"/>
                <w:sz w:val="18"/>
                <w:szCs w:val="18"/>
                <w:bdr w:val="none" w:sz="0" w:space="0" w:color="auto" w:frame="1"/>
              </w:rPr>
              <w:t xml:space="preserve"> noktaları</w:t>
            </w:r>
            <w:r w:rsidR="00B4774F" w:rsidRPr="000335C5">
              <w:rPr>
                <w:rFonts w:ascii="Arial" w:hAnsi="Arial" w:cs="Arial"/>
                <w:bCs/>
                <w:color w:val="000000"/>
                <w:sz w:val="18"/>
                <w:szCs w:val="18"/>
                <w:bdr w:val="none" w:sz="0" w:space="0" w:color="auto" w:frame="1"/>
              </w:rPr>
              <w:t xml:space="preserve">, </w:t>
            </w:r>
            <w:r w:rsidR="00582ABD">
              <w:rPr>
                <w:rFonts w:ascii="Arial" w:hAnsi="Arial" w:cs="Arial"/>
                <w:bCs/>
                <w:color w:val="000000"/>
                <w:sz w:val="18"/>
                <w:szCs w:val="18"/>
                <w:bdr w:val="none" w:sz="0" w:space="0" w:color="auto" w:frame="1"/>
              </w:rPr>
              <w:t>hidrodinamik etki altında</w:t>
            </w:r>
            <w:r w:rsidR="00582ABD" w:rsidRPr="000335C5">
              <w:rPr>
                <w:rFonts w:ascii="Arial" w:hAnsi="Arial" w:cs="Arial"/>
                <w:bCs/>
                <w:color w:val="000000"/>
                <w:sz w:val="18"/>
                <w:szCs w:val="18"/>
                <w:bdr w:val="none" w:sz="0" w:space="0" w:color="auto" w:frame="1"/>
              </w:rPr>
              <w:t xml:space="preserve"> </w:t>
            </w:r>
            <w:proofErr w:type="spellStart"/>
            <w:r w:rsidR="00B4774F" w:rsidRPr="000335C5">
              <w:rPr>
                <w:rFonts w:ascii="Arial" w:hAnsi="Arial" w:cs="Arial"/>
                <w:bCs/>
                <w:color w:val="000000"/>
                <w:sz w:val="18"/>
                <w:szCs w:val="18"/>
                <w:bdr w:val="none" w:sz="0" w:space="0" w:color="auto" w:frame="1"/>
              </w:rPr>
              <w:t>mekansal</w:t>
            </w:r>
            <w:proofErr w:type="spellEnd"/>
            <w:r w:rsidR="00B4774F" w:rsidRPr="000335C5">
              <w:rPr>
                <w:rFonts w:ascii="Arial" w:hAnsi="Arial" w:cs="Arial"/>
                <w:bCs/>
                <w:color w:val="000000"/>
                <w:sz w:val="18"/>
                <w:szCs w:val="18"/>
                <w:bdr w:val="none" w:sz="0" w:space="0" w:color="auto" w:frame="1"/>
              </w:rPr>
              <w:t xml:space="preserve"> dağılımı ve sıcak noktaların varlığı hakkında bilgi edin</w:t>
            </w:r>
            <w:r w:rsidR="00B4774F">
              <w:rPr>
                <w:rFonts w:ascii="Arial" w:hAnsi="Arial" w:cs="Arial"/>
                <w:bCs/>
                <w:color w:val="000000"/>
                <w:sz w:val="18"/>
                <w:szCs w:val="18"/>
                <w:bdr w:val="none" w:sz="0" w:space="0" w:color="auto" w:frame="1"/>
              </w:rPr>
              <w:t>ilebilmektedir</w:t>
            </w:r>
            <w:r w:rsidR="00B4774F" w:rsidRPr="000335C5">
              <w:rPr>
                <w:rFonts w:ascii="Arial" w:hAnsi="Arial" w:cs="Arial"/>
                <w:bCs/>
                <w:color w:val="000000"/>
                <w:sz w:val="18"/>
                <w:szCs w:val="18"/>
                <w:bdr w:val="none" w:sz="0" w:space="0" w:color="auto" w:frame="1"/>
              </w:rPr>
              <w:t>. Ayrıca</w:t>
            </w:r>
            <w:r w:rsidR="00582ABD">
              <w:rPr>
                <w:rFonts w:ascii="Arial" w:hAnsi="Arial" w:cs="Arial"/>
                <w:bCs/>
                <w:color w:val="000000"/>
                <w:sz w:val="18"/>
                <w:szCs w:val="18"/>
                <w:bdr w:val="none" w:sz="0" w:space="0" w:color="auto" w:frame="1"/>
              </w:rPr>
              <w:t>,</w:t>
            </w:r>
            <w:r w:rsidR="00B4774F" w:rsidRPr="000335C5">
              <w:rPr>
                <w:rFonts w:ascii="Arial" w:hAnsi="Arial" w:cs="Arial"/>
                <w:bCs/>
                <w:color w:val="000000"/>
                <w:sz w:val="18"/>
                <w:szCs w:val="18"/>
                <w:bdr w:val="none" w:sz="0" w:space="0" w:color="auto" w:frame="1"/>
              </w:rPr>
              <w:t xml:space="preserve"> </w:t>
            </w:r>
            <w:proofErr w:type="spellStart"/>
            <w:r w:rsidR="00B311AD">
              <w:rPr>
                <w:rFonts w:ascii="Arial" w:hAnsi="Arial" w:cs="Arial"/>
                <w:bCs/>
                <w:color w:val="000000"/>
                <w:sz w:val="18"/>
                <w:szCs w:val="18"/>
                <w:bdr w:val="none" w:sz="0" w:space="0" w:color="auto" w:frame="1"/>
              </w:rPr>
              <w:t>MP</w:t>
            </w:r>
            <w:r w:rsidR="00B4774F" w:rsidRPr="000335C5">
              <w:rPr>
                <w:rFonts w:ascii="Arial" w:hAnsi="Arial" w:cs="Arial"/>
                <w:bCs/>
                <w:color w:val="000000"/>
                <w:sz w:val="18"/>
                <w:szCs w:val="18"/>
                <w:bdr w:val="none" w:sz="0" w:space="0" w:color="auto" w:frame="1"/>
              </w:rPr>
              <w:t>lerin</w:t>
            </w:r>
            <w:proofErr w:type="spellEnd"/>
            <w:r w:rsidR="00B4774F" w:rsidRPr="000335C5">
              <w:rPr>
                <w:rFonts w:ascii="Arial" w:hAnsi="Arial" w:cs="Arial"/>
                <w:bCs/>
                <w:color w:val="000000"/>
                <w:sz w:val="18"/>
                <w:szCs w:val="18"/>
                <w:bdr w:val="none" w:sz="0" w:space="0" w:color="auto" w:frame="1"/>
              </w:rPr>
              <w:t xml:space="preserve"> taşınımı</w:t>
            </w:r>
            <w:r w:rsidR="00B4774F">
              <w:rPr>
                <w:rFonts w:ascii="Arial" w:hAnsi="Arial" w:cs="Arial"/>
                <w:bCs/>
                <w:color w:val="000000"/>
                <w:sz w:val="18"/>
                <w:szCs w:val="18"/>
                <w:bdr w:val="none" w:sz="0" w:space="0" w:color="auto" w:frame="1"/>
              </w:rPr>
              <w:t>nı</w:t>
            </w:r>
            <w:r w:rsidR="00B4774F" w:rsidRPr="000335C5">
              <w:rPr>
                <w:rFonts w:ascii="Arial" w:hAnsi="Arial" w:cs="Arial"/>
                <w:bCs/>
                <w:color w:val="000000"/>
                <w:sz w:val="18"/>
                <w:szCs w:val="18"/>
                <w:bdr w:val="none" w:sz="0" w:space="0" w:color="auto" w:frame="1"/>
              </w:rPr>
              <w:t xml:space="preserve"> anlamak ekosistem üzerindeki etkiler</w:t>
            </w:r>
            <w:r w:rsidR="00B4774F">
              <w:rPr>
                <w:rFonts w:ascii="Arial" w:hAnsi="Arial" w:cs="Arial"/>
                <w:bCs/>
                <w:color w:val="000000"/>
                <w:sz w:val="18"/>
                <w:szCs w:val="18"/>
                <w:bdr w:val="none" w:sz="0" w:space="0" w:color="auto" w:frame="1"/>
              </w:rPr>
              <w:t>i</w:t>
            </w:r>
            <w:r w:rsidR="00B4774F" w:rsidRPr="000335C5">
              <w:rPr>
                <w:rFonts w:ascii="Arial" w:hAnsi="Arial" w:cs="Arial"/>
                <w:bCs/>
                <w:color w:val="000000"/>
                <w:sz w:val="18"/>
                <w:szCs w:val="18"/>
                <w:bdr w:val="none" w:sz="0" w:space="0" w:color="auto" w:frame="1"/>
              </w:rPr>
              <w:t xml:space="preserve">ni de anlamamıza yardımcı olmaktadır (Petersen ve </w:t>
            </w:r>
            <w:proofErr w:type="spellStart"/>
            <w:r w:rsidR="00B4774F" w:rsidRPr="000335C5">
              <w:rPr>
                <w:rFonts w:ascii="Arial" w:hAnsi="Arial" w:cs="Arial"/>
                <w:bCs/>
                <w:color w:val="000000"/>
                <w:sz w:val="18"/>
                <w:szCs w:val="18"/>
                <w:bdr w:val="none" w:sz="0" w:space="0" w:color="auto" w:frame="1"/>
              </w:rPr>
              <w:t>Hubbart</w:t>
            </w:r>
            <w:proofErr w:type="spellEnd"/>
            <w:r w:rsidR="00B4774F" w:rsidRPr="000335C5">
              <w:rPr>
                <w:rFonts w:ascii="Arial" w:hAnsi="Arial" w:cs="Arial"/>
                <w:bCs/>
                <w:color w:val="000000"/>
                <w:sz w:val="18"/>
                <w:szCs w:val="18"/>
                <w:bdr w:val="none" w:sz="0" w:space="0" w:color="auto" w:frame="1"/>
              </w:rPr>
              <w:t>, 2021).</w:t>
            </w:r>
            <w:r w:rsidR="00B4774F">
              <w:rPr>
                <w:rFonts w:ascii="Arial" w:hAnsi="Arial" w:cs="Arial"/>
                <w:bCs/>
                <w:color w:val="000000"/>
                <w:sz w:val="18"/>
                <w:szCs w:val="18"/>
                <w:bdr w:val="none" w:sz="0" w:space="0" w:color="auto" w:frame="1"/>
              </w:rPr>
              <w:t xml:space="preserve"> </w:t>
            </w:r>
          </w:p>
          <w:p w14:paraId="67E24E22" w14:textId="77777777" w:rsidR="00465195" w:rsidRPr="00296035" w:rsidRDefault="00465195" w:rsidP="00297571">
            <w:pPr>
              <w:pStyle w:val="WW-NormalWeb1"/>
              <w:contextualSpacing/>
              <w:jc w:val="both"/>
              <w:rPr>
                <w:rFonts w:ascii="Arial" w:hAnsi="Arial" w:cs="Arial"/>
                <w:bCs/>
                <w:color w:val="000000"/>
                <w:sz w:val="10"/>
                <w:szCs w:val="10"/>
                <w:bdr w:val="none" w:sz="0" w:space="0" w:color="auto" w:frame="1"/>
              </w:rPr>
            </w:pPr>
          </w:p>
          <w:p w14:paraId="0016F570" w14:textId="1204032F" w:rsidR="00413F74" w:rsidRDefault="00021C6A" w:rsidP="00413F74">
            <w:pPr>
              <w:pStyle w:val="WW-NormalWeb1"/>
              <w:contextualSpacing/>
              <w:jc w:val="both"/>
              <w:rPr>
                <w:rFonts w:ascii="Arial" w:hAnsi="Arial" w:cs="Arial"/>
                <w:b/>
                <w:bCs/>
                <w:color w:val="000000"/>
                <w:sz w:val="18"/>
                <w:szCs w:val="18"/>
              </w:rPr>
            </w:pPr>
            <w:r>
              <w:rPr>
                <w:rFonts w:ascii="Arial" w:hAnsi="Arial" w:cs="Arial"/>
                <w:bCs/>
                <w:color w:val="000000"/>
                <w:sz w:val="18"/>
                <w:szCs w:val="18"/>
                <w:bdr w:val="none" w:sz="0" w:space="0" w:color="auto" w:frame="1"/>
              </w:rPr>
              <w:t>Okyanuslar</w:t>
            </w:r>
            <w:r w:rsidR="003A0203">
              <w:rPr>
                <w:rFonts w:ascii="Arial" w:hAnsi="Arial" w:cs="Arial"/>
                <w:bCs/>
                <w:color w:val="000000"/>
                <w:sz w:val="18"/>
                <w:szCs w:val="18"/>
                <w:bdr w:val="none" w:sz="0" w:space="0" w:color="auto" w:frame="1"/>
              </w:rPr>
              <w:t>da</w:t>
            </w:r>
            <w:r>
              <w:rPr>
                <w:rFonts w:ascii="Arial" w:hAnsi="Arial" w:cs="Arial"/>
                <w:bCs/>
                <w:color w:val="000000"/>
                <w:sz w:val="18"/>
                <w:szCs w:val="18"/>
                <w:bdr w:val="none" w:sz="0" w:space="0" w:color="auto" w:frame="1"/>
              </w:rPr>
              <w:t xml:space="preserve"> bulunan </w:t>
            </w:r>
            <w:proofErr w:type="spellStart"/>
            <w:r w:rsidR="00B311AD">
              <w:rPr>
                <w:rFonts w:ascii="Arial" w:hAnsi="Arial" w:cs="Arial"/>
                <w:bCs/>
                <w:color w:val="000000"/>
                <w:sz w:val="18"/>
                <w:szCs w:val="18"/>
                <w:bdr w:val="none" w:sz="0" w:space="0" w:color="auto" w:frame="1"/>
              </w:rPr>
              <w:t>MP</w:t>
            </w:r>
            <w:r>
              <w:rPr>
                <w:rFonts w:ascii="Arial" w:hAnsi="Arial" w:cs="Arial"/>
                <w:bCs/>
                <w:color w:val="000000"/>
                <w:sz w:val="18"/>
                <w:szCs w:val="18"/>
                <w:bdr w:val="none" w:sz="0" w:space="0" w:color="auto" w:frame="1"/>
              </w:rPr>
              <w:t>lerle</w:t>
            </w:r>
            <w:proofErr w:type="spellEnd"/>
            <w:r>
              <w:rPr>
                <w:rFonts w:ascii="Arial" w:hAnsi="Arial" w:cs="Arial"/>
                <w:bCs/>
                <w:color w:val="000000"/>
                <w:sz w:val="18"/>
                <w:szCs w:val="18"/>
                <w:bdr w:val="none" w:sz="0" w:space="0" w:color="auto" w:frame="1"/>
              </w:rPr>
              <w:t xml:space="preserve"> ilgili yapılan sayı</w:t>
            </w:r>
            <w:r w:rsidR="003A0203">
              <w:rPr>
                <w:rFonts w:ascii="Arial" w:hAnsi="Arial" w:cs="Arial"/>
                <w:bCs/>
                <w:color w:val="000000"/>
                <w:sz w:val="18"/>
                <w:szCs w:val="18"/>
                <w:bdr w:val="none" w:sz="0" w:space="0" w:color="auto" w:frame="1"/>
              </w:rPr>
              <w:t>s</w:t>
            </w:r>
            <w:r>
              <w:rPr>
                <w:rFonts w:ascii="Arial" w:hAnsi="Arial" w:cs="Arial"/>
                <w:bCs/>
                <w:color w:val="000000"/>
                <w:sz w:val="18"/>
                <w:szCs w:val="18"/>
                <w:bdr w:val="none" w:sz="0" w:space="0" w:color="auto" w:frame="1"/>
              </w:rPr>
              <w:t xml:space="preserve">al modelleme çalışmaları, </w:t>
            </w:r>
            <w:proofErr w:type="spellStart"/>
            <w:r w:rsidR="00B311AD">
              <w:rPr>
                <w:rFonts w:ascii="Arial" w:hAnsi="Arial" w:cs="Arial"/>
                <w:bCs/>
                <w:color w:val="000000"/>
                <w:sz w:val="18"/>
                <w:szCs w:val="18"/>
                <w:bdr w:val="none" w:sz="0" w:space="0" w:color="auto" w:frame="1"/>
              </w:rPr>
              <w:t>MP</w:t>
            </w:r>
            <w:r w:rsidR="00C714AF" w:rsidRPr="000335C5">
              <w:rPr>
                <w:rFonts w:ascii="Arial" w:hAnsi="Arial" w:cs="Arial"/>
                <w:bCs/>
                <w:color w:val="000000"/>
                <w:sz w:val="18"/>
                <w:szCs w:val="18"/>
                <w:bdr w:val="none" w:sz="0" w:space="0" w:color="auto" w:frame="1"/>
              </w:rPr>
              <w:t>lerin</w:t>
            </w:r>
            <w:proofErr w:type="spellEnd"/>
            <w:r w:rsidR="00F33057" w:rsidRPr="000335C5">
              <w:rPr>
                <w:rFonts w:ascii="Arial" w:hAnsi="Arial" w:cs="Arial"/>
                <w:bCs/>
                <w:color w:val="000000"/>
                <w:sz w:val="18"/>
                <w:szCs w:val="18"/>
                <w:bdr w:val="none" w:sz="0" w:space="0" w:color="auto" w:frame="1"/>
              </w:rPr>
              <w:t xml:space="preserve"> nereden kaynaklandığı, nerede biriktiği ve oraya nasıl ulaştığı </w:t>
            </w:r>
            <w:r w:rsidR="00FB7532" w:rsidRPr="000335C5">
              <w:rPr>
                <w:rFonts w:ascii="Arial" w:hAnsi="Arial" w:cs="Arial"/>
                <w:bCs/>
                <w:color w:val="000000"/>
                <w:sz w:val="18"/>
                <w:szCs w:val="18"/>
                <w:bdr w:val="none" w:sz="0" w:space="0" w:color="auto" w:frame="1"/>
              </w:rPr>
              <w:t>bilgisi</w:t>
            </w:r>
            <w:r w:rsidR="00F33057" w:rsidRPr="000335C5">
              <w:rPr>
                <w:rFonts w:ascii="Arial" w:hAnsi="Arial" w:cs="Arial"/>
                <w:bCs/>
                <w:color w:val="000000"/>
                <w:sz w:val="18"/>
                <w:szCs w:val="18"/>
                <w:bdr w:val="none" w:sz="0" w:space="0" w:color="auto" w:frame="1"/>
              </w:rPr>
              <w:t xml:space="preserve"> </w:t>
            </w:r>
            <w:r w:rsidR="003A0203">
              <w:rPr>
                <w:rFonts w:ascii="Arial" w:hAnsi="Arial" w:cs="Arial"/>
                <w:bCs/>
                <w:color w:val="000000"/>
                <w:sz w:val="18"/>
                <w:szCs w:val="18"/>
                <w:bdr w:val="none" w:sz="0" w:space="0" w:color="auto" w:frame="1"/>
              </w:rPr>
              <w:t>üzerine</w:t>
            </w:r>
            <w:r w:rsidR="00C714AF" w:rsidRPr="000335C5">
              <w:rPr>
                <w:rFonts w:ascii="Arial" w:hAnsi="Arial" w:cs="Arial"/>
                <w:bCs/>
                <w:color w:val="000000"/>
                <w:sz w:val="18"/>
                <w:szCs w:val="18"/>
                <w:bdr w:val="none" w:sz="0" w:space="0" w:color="auto" w:frame="1"/>
              </w:rPr>
              <w:t xml:space="preserve"> </w:t>
            </w:r>
            <w:r w:rsidR="003A0203">
              <w:rPr>
                <w:rFonts w:ascii="Arial" w:hAnsi="Arial" w:cs="Arial"/>
                <w:bCs/>
                <w:color w:val="000000"/>
                <w:sz w:val="18"/>
                <w:szCs w:val="18"/>
                <w:bdr w:val="none" w:sz="0" w:space="0" w:color="auto" w:frame="1"/>
              </w:rPr>
              <w:t>yoğunlaşmaktadır.</w:t>
            </w:r>
            <w:r w:rsidR="00C714AF" w:rsidRPr="000335C5">
              <w:rPr>
                <w:rFonts w:ascii="Arial" w:hAnsi="Arial" w:cs="Arial"/>
                <w:bCs/>
                <w:color w:val="000000"/>
                <w:sz w:val="18"/>
                <w:szCs w:val="18"/>
                <w:bdr w:val="none" w:sz="0" w:space="0" w:color="auto" w:frame="1"/>
              </w:rPr>
              <w:t xml:space="preserve"> </w:t>
            </w:r>
            <w:r w:rsidR="003A0203">
              <w:rPr>
                <w:rFonts w:ascii="Arial" w:hAnsi="Arial" w:cs="Arial"/>
                <w:bCs/>
                <w:color w:val="000000"/>
                <w:sz w:val="18"/>
                <w:szCs w:val="18"/>
                <w:bdr w:val="none" w:sz="0" w:space="0" w:color="auto" w:frame="1"/>
              </w:rPr>
              <w:t xml:space="preserve">Yapılan modellemelerin </w:t>
            </w:r>
            <w:r w:rsidR="00371D32">
              <w:rPr>
                <w:rFonts w:ascii="Arial" w:hAnsi="Arial" w:cs="Arial"/>
                <w:bCs/>
                <w:color w:val="000000"/>
                <w:sz w:val="18"/>
                <w:szCs w:val="18"/>
                <w:bdr w:val="none" w:sz="0" w:space="0" w:color="auto" w:frame="1"/>
              </w:rPr>
              <w:t xml:space="preserve">sorunun </w:t>
            </w:r>
            <w:r w:rsidR="00C714AF" w:rsidRPr="000335C5">
              <w:rPr>
                <w:rFonts w:ascii="Arial" w:hAnsi="Arial" w:cs="Arial"/>
                <w:bCs/>
                <w:color w:val="000000"/>
                <w:sz w:val="18"/>
                <w:szCs w:val="18"/>
                <w:bdr w:val="none" w:sz="0" w:space="0" w:color="auto" w:frame="1"/>
              </w:rPr>
              <w:t>çözümünde önemli bir adım</w:t>
            </w:r>
            <w:r w:rsidR="003A0203">
              <w:rPr>
                <w:rFonts w:ascii="Arial" w:hAnsi="Arial" w:cs="Arial"/>
                <w:bCs/>
                <w:color w:val="000000"/>
                <w:sz w:val="18"/>
                <w:szCs w:val="18"/>
                <w:bdr w:val="none" w:sz="0" w:space="0" w:color="auto" w:frame="1"/>
              </w:rPr>
              <w:t xml:space="preserve"> olduğu bilinmektedir</w:t>
            </w:r>
            <w:r w:rsidR="00AB7B65">
              <w:rPr>
                <w:rFonts w:ascii="Arial" w:hAnsi="Arial" w:cs="Arial"/>
                <w:bCs/>
                <w:color w:val="000000"/>
                <w:sz w:val="18"/>
                <w:szCs w:val="18"/>
                <w:bdr w:val="none" w:sz="0" w:space="0" w:color="auto" w:frame="1"/>
              </w:rPr>
              <w:t xml:space="preserve">. </w:t>
            </w:r>
            <w:r w:rsidR="003A0203">
              <w:rPr>
                <w:rFonts w:ascii="Arial" w:hAnsi="Arial" w:cs="Arial"/>
                <w:bCs/>
                <w:color w:val="000000"/>
                <w:sz w:val="18"/>
                <w:szCs w:val="18"/>
                <w:bdr w:val="none" w:sz="0" w:space="0" w:color="auto" w:frame="1"/>
              </w:rPr>
              <w:t xml:space="preserve">Modelleme </w:t>
            </w:r>
            <w:r w:rsidR="0086150D" w:rsidRPr="000335C5">
              <w:rPr>
                <w:rFonts w:ascii="Arial" w:hAnsi="Arial" w:cs="Arial"/>
                <w:bCs/>
                <w:color w:val="000000"/>
                <w:sz w:val="18"/>
                <w:szCs w:val="18"/>
                <w:bdr w:val="none" w:sz="0" w:space="0" w:color="auto" w:frame="1"/>
              </w:rPr>
              <w:t>araçları</w:t>
            </w:r>
            <w:r w:rsidR="003A0203">
              <w:rPr>
                <w:rFonts w:ascii="Arial" w:hAnsi="Arial" w:cs="Arial"/>
                <w:bCs/>
                <w:color w:val="000000"/>
                <w:sz w:val="18"/>
                <w:szCs w:val="18"/>
                <w:bdr w:val="none" w:sz="0" w:space="0" w:color="auto" w:frame="1"/>
              </w:rPr>
              <w:t xml:space="preserve"> </w:t>
            </w:r>
            <w:r w:rsidR="00EF60B7">
              <w:rPr>
                <w:rFonts w:ascii="Arial" w:hAnsi="Arial" w:cs="Arial"/>
                <w:bCs/>
                <w:color w:val="000000"/>
                <w:sz w:val="18"/>
                <w:szCs w:val="18"/>
                <w:bdr w:val="none" w:sz="0" w:space="0" w:color="auto" w:frame="1"/>
              </w:rPr>
              <w:t xml:space="preserve">biyolojik </w:t>
            </w:r>
            <w:r w:rsidR="0086150D" w:rsidRPr="000335C5">
              <w:rPr>
                <w:rFonts w:ascii="Arial" w:hAnsi="Arial" w:cs="Arial"/>
                <w:bCs/>
                <w:color w:val="000000"/>
                <w:sz w:val="18"/>
                <w:szCs w:val="18"/>
                <w:bdr w:val="none" w:sz="0" w:space="0" w:color="auto" w:frame="1"/>
              </w:rPr>
              <w:t>tür dağılım haritaları ve diğer ekolojik bilgilerle birleştir</w:t>
            </w:r>
            <w:r w:rsidR="003A0203">
              <w:rPr>
                <w:rFonts w:ascii="Arial" w:hAnsi="Arial" w:cs="Arial"/>
                <w:bCs/>
                <w:color w:val="000000"/>
                <w:sz w:val="18"/>
                <w:szCs w:val="18"/>
                <w:bdr w:val="none" w:sz="0" w:space="0" w:color="auto" w:frame="1"/>
              </w:rPr>
              <w:t>il</w:t>
            </w:r>
            <w:r w:rsidR="0086150D" w:rsidRPr="000335C5">
              <w:rPr>
                <w:rFonts w:ascii="Arial" w:hAnsi="Arial" w:cs="Arial"/>
                <w:bCs/>
                <w:color w:val="000000"/>
                <w:sz w:val="18"/>
                <w:szCs w:val="18"/>
                <w:bdr w:val="none" w:sz="0" w:space="0" w:color="auto" w:frame="1"/>
              </w:rPr>
              <w:t>erek, taksonlar veya ilgilenilen coğrafi bölgeler içi</w:t>
            </w:r>
            <w:r w:rsidR="006B062A" w:rsidRPr="000335C5">
              <w:rPr>
                <w:rFonts w:ascii="Arial" w:hAnsi="Arial" w:cs="Arial"/>
                <w:bCs/>
                <w:color w:val="000000"/>
                <w:sz w:val="18"/>
                <w:szCs w:val="18"/>
                <w:bdr w:val="none" w:sz="0" w:space="0" w:color="auto" w:frame="1"/>
              </w:rPr>
              <w:t>n riskli noktaları</w:t>
            </w:r>
            <w:r w:rsidR="00D07804">
              <w:rPr>
                <w:rFonts w:ascii="Arial" w:hAnsi="Arial" w:cs="Arial"/>
                <w:bCs/>
                <w:color w:val="000000"/>
                <w:sz w:val="18"/>
                <w:szCs w:val="18"/>
                <w:bdr w:val="none" w:sz="0" w:space="0" w:color="auto" w:frame="1"/>
              </w:rPr>
              <w:t>n</w:t>
            </w:r>
            <w:r w:rsidR="006B062A" w:rsidRPr="000335C5">
              <w:rPr>
                <w:rFonts w:ascii="Arial" w:hAnsi="Arial" w:cs="Arial"/>
                <w:bCs/>
                <w:color w:val="000000"/>
                <w:sz w:val="18"/>
                <w:szCs w:val="18"/>
                <w:bdr w:val="none" w:sz="0" w:space="0" w:color="auto" w:frame="1"/>
              </w:rPr>
              <w:t xml:space="preserve"> tahmininde </w:t>
            </w:r>
            <w:r w:rsidR="00D07804">
              <w:rPr>
                <w:rFonts w:ascii="Arial" w:hAnsi="Arial" w:cs="Arial"/>
                <w:bCs/>
                <w:color w:val="000000"/>
                <w:sz w:val="18"/>
                <w:szCs w:val="18"/>
                <w:bdr w:val="none" w:sz="0" w:space="0" w:color="auto" w:frame="1"/>
              </w:rPr>
              <w:t>kullanılm</w:t>
            </w:r>
            <w:r w:rsidR="003A0203">
              <w:rPr>
                <w:rFonts w:ascii="Arial" w:hAnsi="Arial" w:cs="Arial"/>
                <w:bCs/>
                <w:color w:val="000000"/>
                <w:sz w:val="18"/>
                <w:szCs w:val="18"/>
                <w:bdr w:val="none" w:sz="0" w:space="0" w:color="auto" w:frame="1"/>
              </w:rPr>
              <w:t>aktadır</w:t>
            </w:r>
            <w:r w:rsidR="006B062A" w:rsidRPr="000335C5">
              <w:rPr>
                <w:rFonts w:ascii="Arial" w:hAnsi="Arial" w:cs="Arial"/>
                <w:bCs/>
                <w:color w:val="000000"/>
                <w:sz w:val="18"/>
                <w:szCs w:val="18"/>
                <w:bdr w:val="none" w:sz="0" w:space="0" w:color="auto" w:frame="1"/>
              </w:rPr>
              <w:t>. Buna ek olarak taşınım yolları,</w:t>
            </w:r>
            <w:r w:rsidR="00FB7532" w:rsidRPr="000335C5">
              <w:rPr>
                <w:rFonts w:ascii="Arial" w:hAnsi="Arial" w:cs="Arial"/>
                <w:bCs/>
                <w:color w:val="000000"/>
                <w:sz w:val="18"/>
                <w:szCs w:val="18"/>
                <w:bdr w:val="none" w:sz="0" w:space="0" w:color="auto" w:frame="1"/>
              </w:rPr>
              <w:t xml:space="preserve"> </w:t>
            </w:r>
            <w:r w:rsidR="006B062A" w:rsidRPr="000335C5">
              <w:rPr>
                <w:rFonts w:ascii="Arial" w:hAnsi="Arial" w:cs="Arial"/>
                <w:bCs/>
                <w:color w:val="000000"/>
                <w:sz w:val="18"/>
                <w:szCs w:val="18"/>
                <w:bdr w:val="none" w:sz="0" w:space="0" w:color="auto" w:frame="1"/>
              </w:rPr>
              <w:t xml:space="preserve">sıcak noktalar, </w:t>
            </w:r>
            <w:r w:rsidR="00FB7532" w:rsidRPr="000335C5">
              <w:rPr>
                <w:rFonts w:ascii="Arial" w:hAnsi="Arial" w:cs="Arial"/>
                <w:bCs/>
                <w:color w:val="000000"/>
                <w:sz w:val="18"/>
                <w:szCs w:val="18"/>
                <w:bdr w:val="none" w:sz="0" w:space="0" w:color="auto" w:frame="1"/>
              </w:rPr>
              <w:t>potansiyel k</w:t>
            </w:r>
            <w:r w:rsidR="006B062A" w:rsidRPr="000335C5">
              <w:rPr>
                <w:rFonts w:ascii="Arial" w:hAnsi="Arial" w:cs="Arial"/>
                <w:bCs/>
                <w:color w:val="000000"/>
                <w:sz w:val="18"/>
                <w:szCs w:val="18"/>
                <w:bdr w:val="none" w:sz="0" w:space="0" w:color="auto" w:frame="1"/>
              </w:rPr>
              <w:t>aynaklar</w:t>
            </w:r>
            <w:r w:rsidR="00FB7532" w:rsidRPr="000335C5">
              <w:rPr>
                <w:rFonts w:ascii="Arial" w:hAnsi="Arial" w:cs="Arial"/>
                <w:bCs/>
                <w:color w:val="000000"/>
                <w:sz w:val="18"/>
                <w:szCs w:val="18"/>
                <w:bdr w:val="none" w:sz="0" w:space="0" w:color="auto" w:frame="1"/>
              </w:rPr>
              <w:t xml:space="preserve"> ve </w:t>
            </w:r>
            <w:r w:rsidR="006B062A" w:rsidRPr="000335C5">
              <w:rPr>
                <w:rFonts w:ascii="Arial" w:hAnsi="Arial" w:cs="Arial"/>
                <w:bCs/>
                <w:color w:val="000000"/>
                <w:sz w:val="18"/>
                <w:szCs w:val="18"/>
                <w:bdr w:val="none" w:sz="0" w:space="0" w:color="auto" w:frame="1"/>
              </w:rPr>
              <w:t>çökelme noktaları</w:t>
            </w:r>
            <w:r w:rsidR="00EF60B7">
              <w:rPr>
                <w:rFonts w:ascii="Arial" w:hAnsi="Arial" w:cs="Arial"/>
                <w:bCs/>
                <w:color w:val="000000"/>
                <w:sz w:val="18"/>
                <w:szCs w:val="18"/>
                <w:bdr w:val="none" w:sz="0" w:space="0" w:color="auto" w:frame="1"/>
              </w:rPr>
              <w:t>nın</w:t>
            </w:r>
            <w:r w:rsidR="006B062A" w:rsidRPr="000335C5">
              <w:rPr>
                <w:rFonts w:ascii="Arial" w:hAnsi="Arial" w:cs="Arial"/>
                <w:bCs/>
                <w:color w:val="000000"/>
                <w:sz w:val="18"/>
                <w:szCs w:val="18"/>
                <w:bdr w:val="none" w:sz="0" w:space="0" w:color="auto" w:frame="1"/>
              </w:rPr>
              <w:t xml:space="preserve"> (</w:t>
            </w:r>
            <w:proofErr w:type="spellStart"/>
            <w:r w:rsidR="006B062A" w:rsidRPr="000335C5">
              <w:rPr>
                <w:rFonts w:ascii="Arial" w:hAnsi="Arial" w:cs="Arial"/>
                <w:bCs/>
                <w:color w:val="000000"/>
                <w:sz w:val="18"/>
                <w:szCs w:val="18"/>
                <w:bdr w:val="none" w:sz="0" w:space="0" w:color="auto" w:frame="1"/>
              </w:rPr>
              <w:t>sinks</w:t>
            </w:r>
            <w:proofErr w:type="spellEnd"/>
            <w:r w:rsidR="006B062A" w:rsidRPr="000335C5">
              <w:rPr>
                <w:rFonts w:ascii="Arial" w:hAnsi="Arial" w:cs="Arial"/>
                <w:bCs/>
                <w:color w:val="000000"/>
                <w:sz w:val="18"/>
                <w:szCs w:val="18"/>
                <w:bdr w:val="none" w:sz="0" w:space="0" w:color="auto" w:frame="1"/>
              </w:rPr>
              <w:t>) belirlenmesinde</w:t>
            </w:r>
            <w:r w:rsidR="00FB7532" w:rsidRPr="000335C5">
              <w:rPr>
                <w:rFonts w:ascii="Arial" w:hAnsi="Arial" w:cs="Arial"/>
                <w:bCs/>
                <w:color w:val="000000"/>
                <w:sz w:val="18"/>
                <w:szCs w:val="18"/>
                <w:bdr w:val="none" w:sz="0" w:space="0" w:color="auto" w:frame="1"/>
              </w:rPr>
              <w:t xml:space="preserve"> senaryo analiz</w:t>
            </w:r>
            <w:r w:rsidR="006B062A" w:rsidRPr="000335C5">
              <w:rPr>
                <w:rFonts w:ascii="Arial" w:hAnsi="Arial" w:cs="Arial"/>
                <w:bCs/>
                <w:color w:val="000000"/>
                <w:sz w:val="18"/>
                <w:szCs w:val="18"/>
                <w:bdr w:val="none" w:sz="0" w:space="0" w:color="auto" w:frame="1"/>
              </w:rPr>
              <w:t>leri gene sayısal modeller aracılığı ile yapılabil</w:t>
            </w:r>
            <w:r w:rsidR="003F082B">
              <w:rPr>
                <w:rFonts w:ascii="Arial" w:hAnsi="Arial" w:cs="Arial"/>
                <w:bCs/>
                <w:color w:val="000000"/>
                <w:sz w:val="18"/>
                <w:szCs w:val="18"/>
                <w:bdr w:val="none" w:sz="0" w:space="0" w:color="auto" w:frame="1"/>
              </w:rPr>
              <w:t>mek</w:t>
            </w:r>
            <w:r w:rsidR="00A1499E">
              <w:rPr>
                <w:rFonts w:ascii="Arial" w:hAnsi="Arial" w:cs="Arial"/>
                <w:bCs/>
                <w:color w:val="000000"/>
                <w:sz w:val="18"/>
                <w:szCs w:val="18"/>
                <w:bdr w:val="none" w:sz="0" w:space="0" w:color="auto" w:frame="1"/>
              </w:rPr>
              <w:t>te</w:t>
            </w:r>
            <w:r w:rsidR="003F082B">
              <w:rPr>
                <w:rFonts w:ascii="Arial" w:hAnsi="Arial" w:cs="Arial"/>
                <w:bCs/>
                <w:color w:val="000000"/>
                <w:sz w:val="18"/>
                <w:szCs w:val="18"/>
                <w:bdr w:val="none" w:sz="0" w:space="0" w:color="auto" w:frame="1"/>
              </w:rPr>
              <w:t>d</w:t>
            </w:r>
            <w:r w:rsidR="006B062A" w:rsidRPr="000335C5">
              <w:rPr>
                <w:rFonts w:ascii="Arial" w:hAnsi="Arial" w:cs="Arial"/>
                <w:bCs/>
                <w:color w:val="000000"/>
                <w:sz w:val="18"/>
                <w:szCs w:val="18"/>
                <w:bdr w:val="none" w:sz="0" w:space="0" w:color="auto" w:frame="1"/>
              </w:rPr>
              <w:t xml:space="preserve">ir </w:t>
            </w:r>
            <w:r w:rsidR="00FB7532" w:rsidRPr="000335C5">
              <w:rPr>
                <w:rFonts w:ascii="Arial" w:hAnsi="Arial" w:cs="Arial"/>
                <w:bCs/>
                <w:color w:val="000000"/>
                <w:sz w:val="18"/>
                <w:szCs w:val="18"/>
                <w:bdr w:val="none" w:sz="0" w:space="0" w:color="auto" w:frame="1"/>
              </w:rPr>
              <w:t>(</w:t>
            </w:r>
            <w:proofErr w:type="spellStart"/>
            <w:r w:rsidR="00FB7532" w:rsidRPr="000335C5">
              <w:rPr>
                <w:rFonts w:ascii="Arial" w:hAnsi="Arial" w:cs="Arial"/>
                <w:bCs/>
                <w:color w:val="000000"/>
                <w:sz w:val="18"/>
                <w:szCs w:val="18"/>
                <w:bdr w:val="none" w:sz="0" w:space="0" w:color="auto" w:frame="1"/>
              </w:rPr>
              <w:t>Hardasty</w:t>
            </w:r>
            <w:proofErr w:type="spellEnd"/>
            <w:r w:rsidR="00FB7532" w:rsidRPr="000335C5">
              <w:rPr>
                <w:rFonts w:ascii="Arial" w:hAnsi="Arial" w:cs="Arial"/>
                <w:bCs/>
                <w:color w:val="000000"/>
                <w:sz w:val="18"/>
                <w:szCs w:val="18"/>
                <w:bdr w:val="none" w:sz="0" w:space="0" w:color="auto" w:frame="1"/>
              </w:rPr>
              <w:t xml:space="preserve"> et al, 2017).</w:t>
            </w:r>
            <w:r w:rsidR="00EF7DF9">
              <w:rPr>
                <w:rFonts w:ascii="Arial" w:hAnsi="Arial" w:cs="Arial"/>
                <w:bCs/>
                <w:color w:val="000000"/>
                <w:sz w:val="18"/>
                <w:szCs w:val="18"/>
                <w:bdr w:val="none" w:sz="0" w:space="0" w:color="auto" w:frame="1"/>
              </w:rPr>
              <w:t xml:space="preserve"> </w:t>
            </w:r>
            <w:r w:rsidR="00B026D6" w:rsidRPr="000335C5">
              <w:rPr>
                <w:rFonts w:ascii="Arial" w:hAnsi="Arial" w:cs="Arial"/>
                <w:bCs/>
                <w:color w:val="000000"/>
                <w:sz w:val="18"/>
                <w:szCs w:val="18"/>
                <w:bdr w:val="none" w:sz="0" w:space="0" w:color="auto" w:frame="1"/>
              </w:rPr>
              <w:t xml:space="preserve">Plastikler </w:t>
            </w:r>
            <w:r w:rsidR="006A7081" w:rsidRPr="000335C5">
              <w:rPr>
                <w:rFonts w:ascii="Arial" w:hAnsi="Arial" w:cs="Arial"/>
                <w:bCs/>
                <w:color w:val="000000"/>
                <w:sz w:val="18"/>
                <w:szCs w:val="18"/>
                <w:bdr w:val="none" w:sz="0" w:space="0" w:color="auto" w:frame="1"/>
              </w:rPr>
              <w:t xml:space="preserve">hafiflikleri nedeniyle </w:t>
            </w:r>
            <w:proofErr w:type="gramStart"/>
            <w:r w:rsidR="00B026D6" w:rsidRPr="000335C5">
              <w:rPr>
                <w:rFonts w:ascii="Arial" w:hAnsi="Arial" w:cs="Arial"/>
                <w:bCs/>
                <w:color w:val="000000"/>
                <w:sz w:val="18"/>
                <w:szCs w:val="18"/>
                <w:bdr w:val="none" w:sz="0" w:space="0" w:color="auto" w:frame="1"/>
              </w:rPr>
              <w:t>rüzgar</w:t>
            </w:r>
            <w:proofErr w:type="gramEnd"/>
            <w:r w:rsidR="00B026D6" w:rsidRPr="000335C5">
              <w:rPr>
                <w:rFonts w:ascii="Arial" w:hAnsi="Arial" w:cs="Arial"/>
                <w:bCs/>
                <w:color w:val="000000"/>
                <w:sz w:val="18"/>
                <w:szCs w:val="18"/>
                <w:bdr w:val="none" w:sz="0" w:space="0" w:color="auto" w:frame="1"/>
              </w:rPr>
              <w:t xml:space="preserve"> ve </w:t>
            </w:r>
            <w:r w:rsidR="006A7081" w:rsidRPr="000335C5">
              <w:rPr>
                <w:rFonts w:ascii="Arial" w:hAnsi="Arial" w:cs="Arial"/>
                <w:bCs/>
                <w:color w:val="000000"/>
                <w:sz w:val="18"/>
                <w:szCs w:val="18"/>
                <w:bdr w:val="none" w:sz="0" w:space="0" w:color="auto" w:frame="1"/>
              </w:rPr>
              <w:t>akıntı ile taşınabil</w:t>
            </w:r>
            <w:r w:rsidR="003F082B">
              <w:rPr>
                <w:rFonts w:ascii="Arial" w:hAnsi="Arial" w:cs="Arial"/>
                <w:bCs/>
                <w:color w:val="000000"/>
                <w:sz w:val="18"/>
                <w:szCs w:val="18"/>
                <w:bdr w:val="none" w:sz="0" w:space="0" w:color="auto" w:frame="1"/>
              </w:rPr>
              <w:t>mekted</w:t>
            </w:r>
            <w:r w:rsidR="006A7081" w:rsidRPr="000335C5">
              <w:rPr>
                <w:rFonts w:ascii="Arial" w:hAnsi="Arial" w:cs="Arial"/>
                <w:bCs/>
                <w:color w:val="000000"/>
                <w:sz w:val="18"/>
                <w:szCs w:val="18"/>
                <w:bdr w:val="none" w:sz="0" w:space="0" w:color="auto" w:frame="1"/>
              </w:rPr>
              <w:t>irler. Yağış, yüzey akımı ve nehirler aracılığı ile plastik atıklar karadan denizel ortamlara ulaşmaktadır. Benzer şekilde plastik atıklar denizden karaya da taşınabilirler. Sucul ortamlarda plastiklerin taşınımı</w:t>
            </w:r>
            <w:r w:rsidR="003F082B">
              <w:rPr>
                <w:rFonts w:ascii="Arial" w:hAnsi="Arial" w:cs="Arial"/>
                <w:bCs/>
                <w:color w:val="000000"/>
                <w:sz w:val="18"/>
                <w:szCs w:val="18"/>
                <w:bdr w:val="none" w:sz="0" w:space="0" w:color="auto" w:frame="1"/>
              </w:rPr>
              <w:t>nı</w:t>
            </w:r>
            <w:r w:rsidR="006A7081" w:rsidRPr="000335C5">
              <w:rPr>
                <w:rFonts w:ascii="Arial" w:hAnsi="Arial" w:cs="Arial"/>
                <w:bCs/>
                <w:color w:val="000000"/>
                <w:sz w:val="18"/>
                <w:szCs w:val="18"/>
                <w:bdr w:val="none" w:sz="0" w:space="0" w:color="auto" w:frame="1"/>
              </w:rPr>
              <w:t xml:space="preserve"> yöneten ana etkenler fiziksel süreçlerdir. Fiziksel süreçlere açık okyanus süreçleri; </w:t>
            </w:r>
            <w:proofErr w:type="spellStart"/>
            <w:r w:rsidR="006A7081" w:rsidRPr="000335C5">
              <w:rPr>
                <w:rFonts w:ascii="Arial" w:hAnsi="Arial" w:cs="Arial"/>
                <w:bCs/>
                <w:color w:val="000000"/>
                <w:sz w:val="18"/>
                <w:szCs w:val="18"/>
                <w:bdr w:val="none" w:sz="0" w:space="0" w:color="auto" w:frame="1"/>
              </w:rPr>
              <w:t>Stokes</w:t>
            </w:r>
            <w:proofErr w:type="spellEnd"/>
            <w:r w:rsidR="006A7081" w:rsidRPr="000335C5">
              <w:rPr>
                <w:rFonts w:ascii="Arial" w:hAnsi="Arial" w:cs="Arial"/>
                <w:bCs/>
                <w:color w:val="000000"/>
                <w:sz w:val="18"/>
                <w:szCs w:val="18"/>
                <w:bdr w:val="none" w:sz="0" w:space="0" w:color="auto" w:frame="1"/>
              </w:rPr>
              <w:t xml:space="preserve"> </w:t>
            </w:r>
            <w:proofErr w:type="gramStart"/>
            <w:r w:rsidR="006A7081" w:rsidRPr="000335C5">
              <w:rPr>
                <w:rFonts w:ascii="Arial" w:hAnsi="Arial" w:cs="Arial"/>
                <w:bCs/>
                <w:color w:val="000000"/>
                <w:sz w:val="18"/>
                <w:szCs w:val="18"/>
                <w:bdr w:val="none" w:sz="0" w:space="0" w:color="auto" w:frame="1"/>
              </w:rPr>
              <w:t>sür</w:t>
            </w:r>
            <w:r w:rsidR="00E777E8" w:rsidRPr="000335C5">
              <w:rPr>
                <w:rFonts w:ascii="Arial" w:hAnsi="Arial" w:cs="Arial"/>
                <w:bCs/>
                <w:color w:val="000000"/>
                <w:sz w:val="18"/>
                <w:szCs w:val="18"/>
                <w:bdr w:val="none" w:sz="0" w:space="0" w:color="auto" w:frame="1"/>
              </w:rPr>
              <w:t>üklemesi;</w:t>
            </w:r>
            <w:proofErr w:type="gramEnd"/>
            <w:r w:rsidR="00E777E8" w:rsidRPr="000335C5">
              <w:rPr>
                <w:rFonts w:ascii="Arial" w:hAnsi="Arial" w:cs="Arial"/>
                <w:bCs/>
                <w:color w:val="000000"/>
                <w:sz w:val="18"/>
                <w:szCs w:val="18"/>
                <w:bdr w:val="none" w:sz="0" w:space="0" w:color="auto" w:frame="1"/>
              </w:rPr>
              <w:t xml:space="preserve"> dikey karışma; iç gel</w:t>
            </w:r>
            <w:r w:rsidR="006A7081" w:rsidRPr="000335C5">
              <w:rPr>
                <w:rFonts w:ascii="Arial" w:hAnsi="Arial" w:cs="Arial"/>
                <w:bCs/>
                <w:color w:val="000000"/>
                <w:sz w:val="18"/>
                <w:szCs w:val="18"/>
                <w:bdr w:val="none" w:sz="0" w:space="0" w:color="auto" w:frame="1"/>
              </w:rPr>
              <w:t xml:space="preserve">gitler; rüzgar kuvveti; </w:t>
            </w:r>
            <w:proofErr w:type="spellStart"/>
            <w:r w:rsidR="006A7081" w:rsidRPr="000335C5">
              <w:rPr>
                <w:rFonts w:ascii="Arial" w:hAnsi="Arial" w:cs="Arial"/>
                <w:bCs/>
                <w:color w:val="000000"/>
                <w:sz w:val="18"/>
                <w:szCs w:val="18"/>
                <w:bdr w:val="none" w:sz="0" w:space="0" w:color="auto" w:frame="1"/>
              </w:rPr>
              <w:t>Langmuir</w:t>
            </w:r>
            <w:proofErr w:type="spellEnd"/>
            <w:r w:rsidR="006A7081" w:rsidRPr="000335C5">
              <w:rPr>
                <w:rFonts w:ascii="Arial" w:hAnsi="Arial" w:cs="Arial"/>
                <w:bCs/>
                <w:color w:val="000000"/>
                <w:sz w:val="18"/>
                <w:szCs w:val="18"/>
                <w:bdr w:val="none" w:sz="0" w:space="0" w:color="auto" w:frame="1"/>
              </w:rPr>
              <w:t xml:space="preserve"> dolaşımı; buz oluşumu, erimesi ve sürüklenmesi; </w:t>
            </w:r>
            <w:r w:rsidR="00191C5E" w:rsidRPr="000335C5">
              <w:rPr>
                <w:rFonts w:ascii="Arial" w:hAnsi="Arial" w:cs="Arial"/>
                <w:bCs/>
                <w:color w:val="000000"/>
                <w:sz w:val="18"/>
                <w:szCs w:val="18"/>
                <w:bdr w:val="none" w:sz="0" w:space="0" w:color="auto" w:frame="1"/>
              </w:rPr>
              <w:t xml:space="preserve">kıyısal akıntılar ve yüzey dalgaları; </w:t>
            </w:r>
            <w:r w:rsidR="00B1696A">
              <w:rPr>
                <w:rFonts w:ascii="Arial" w:hAnsi="Arial" w:cs="Arial"/>
                <w:bCs/>
                <w:color w:val="000000"/>
                <w:sz w:val="18"/>
                <w:szCs w:val="18"/>
                <w:bdr w:val="none" w:sz="0" w:space="0" w:color="auto" w:frame="1"/>
              </w:rPr>
              <w:t>aşırı</w:t>
            </w:r>
            <w:r w:rsidR="00B1696A" w:rsidRPr="000335C5">
              <w:rPr>
                <w:rFonts w:ascii="Arial" w:hAnsi="Arial" w:cs="Arial"/>
                <w:bCs/>
                <w:color w:val="000000"/>
                <w:sz w:val="18"/>
                <w:szCs w:val="18"/>
                <w:bdr w:val="none" w:sz="0" w:space="0" w:color="auto" w:frame="1"/>
              </w:rPr>
              <w:t xml:space="preserve"> </w:t>
            </w:r>
            <w:r w:rsidR="00191C5E" w:rsidRPr="000335C5">
              <w:rPr>
                <w:rFonts w:ascii="Arial" w:hAnsi="Arial" w:cs="Arial"/>
                <w:bCs/>
                <w:color w:val="000000"/>
                <w:sz w:val="18"/>
                <w:szCs w:val="18"/>
                <w:bdr w:val="none" w:sz="0" w:space="0" w:color="auto" w:frame="1"/>
              </w:rPr>
              <w:t>doğa olayları ve biyolojik taşınım örnek verilebilir (</w:t>
            </w:r>
            <w:proofErr w:type="spellStart"/>
            <w:r w:rsidR="00191C5E" w:rsidRPr="000335C5">
              <w:rPr>
                <w:rFonts w:ascii="Arial" w:hAnsi="Arial" w:cs="Arial"/>
                <w:bCs/>
                <w:color w:val="000000"/>
                <w:sz w:val="18"/>
                <w:szCs w:val="18"/>
                <w:bdr w:val="none" w:sz="0" w:space="0" w:color="auto" w:frame="1"/>
              </w:rPr>
              <w:t>van</w:t>
            </w:r>
            <w:proofErr w:type="spellEnd"/>
            <w:r w:rsidR="00191C5E" w:rsidRPr="000335C5">
              <w:rPr>
                <w:rFonts w:ascii="Arial" w:hAnsi="Arial" w:cs="Arial"/>
                <w:bCs/>
                <w:color w:val="000000"/>
                <w:sz w:val="18"/>
                <w:szCs w:val="18"/>
                <w:bdr w:val="none" w:sz="0" w:space="0" w:color="auto" w:frame="1"/>
              </w:rPr>
              <w:t xml:space="preserve"> Sebille </w:t>
            </w:r>
            <w:proofErr w:type="spellStart"/>
            <w:r w:rsidR="00191C5E" w:rsidRPr="000335C5">
              <w:rPr>
                <w:rFonts w:ascii="Arial" w:hAnsi="Arial" w:cs="Arial"/>
                <w:bCs/>
                <w:color w:val="000000"/>
                <w:sz w:val="18"/>
                <w:szCs w:val="18"/>
                <w:bdr w:val="none" w:sz="0" w:space="0" w:color="auto" w:frame="1"/>
              </w:rPr>
              <w:t>vd</w:t>
            </w:r>
            <w:proofErr w:type="spellEnd"/>
            <w:r w:rsidR="00191C5E" w:rsidRPr="000335C5">
              <w:rPr>
                <w:rFonts w:ascii="Arial" w:hAnsi="Arial" w:cs="Arial"/>
                <w:bCs/>
                <w:color w:val="000000"/>
                <w:sz w:val="18"/>
                <w:szCs w:val="18"/>
                <w:bdr w:val="none" w:sz="0" w:space="0" w:color="auto" w:frame="1"/>
              </w:rPr>
              <w:t xml:space="preserve"> 2020).</w:t>
            </w:r>
            <w:r w:rsidR="00D41BC6">
              <w:rPr>
                <w:rFonts w:ascii="Arial" w:hAnsi="Arial" w:cs="Arial"/>
                <w:b/>
                <w:bCs/>
                <w:color w:val="000000"/>
                <w:sz w:val="18"/>
                <w:szCs w:val="18"/>
              </w:rPr>
              <w:t xml:space="preserve"> </w:t>
            </w:r>
            <w:r w:rsidR="004F24B1" w:rsidRPr="005C58F2">
              <w:rPr>
                <w:rFonts w:ascii="Arial" w:hAnsi="Arial" w:cs="Arial"/>
                <w:b/>
                <w:bCs/>
                <w:color w:val="000000"/>
                <w:sz w:val="18"/>
                <w:szCs w:val="18"/>
              </w:rPr>
              <w:t xml:space="preserve">Plastiklerin su kolonu boyunca dağılımı anlaşılmadan dalga kaynaklı taşınım ve okyanuslardaki plastik miktarı tahmin hesaplarının doğru olarak yapılması mümkün değildir. Su kolonu boyunca dağılımı kontrol eden ana parametrelerden biri </w:t>
            </w:r>
            <w:r w:rsidR="004F24B1" w:rsidRPr="00413F74">
              <w:rPr>
                <w:rFonts w:ascii="Arial" w:hAnsi="Arial" w:cs="Arial"/>
                <w:b/>
                <w:bCs/>
                <w:color w:val="000000"/>
                <w:sz w:val="18"/>
                <w:szCs w:val="18"/>
                <w:u w:val="single"/>
              </w:rPr>
              <w:t>parçacık çökelme</w:t>
            </w:r>
            <w:r w:rsidR="00CE5B3D" w:rsidRPr="00413F74">
              <w:rPr>
                <w:rFonts w:ascii="Arial" w:hAnsi="Arial" w:cs="Arial"/>
                <w:b/>
                <w:bCs/>
                <w:color w:val="000000"/>
                <w:sz w:val="18"/>
                <w:szCs w:val="18"/>
                <w:u w:val="single"/>
              </w:rPr>
              <w:t>/yükselme</w:t>
            </w:r>
            <w:r w:rsidR="004F24B1" w:rsidRPr="00413F74">
              <w:rPr>
                <w:rFonts w:ascii="Arial" w:hAnsi="Arial" w:cs="Arial"/>
                <w:b/>
                <w:bCs/>
                <w:color w:val="000000"/>
                <w:sz w:val="18"/>
                <w:szCs w:val="18"/>
                <w:u w:val="single"/>
              </w:rPr>
              <w:t xml:space="preserve"> hızıdı</w:t>
            </w:r>
            <w:r w:rsidR="00386B23" w:rsidRPr="00413F74">
              <w:rPr>
                <w:rFonts w:ascii="Arial" w:hAnsi="Arial" w:cs="Arial"/>
                <w:b/>
                <w:bCs/>
                <w:color w:val="000000"/>
                <w:sz w:val="18"/>
                <w:szCs w:val="18"/>
                <w:u w:val="single"/>
              </w:rPr>
              <w:t>r</w:t>
            </w:r>
            <w:r w:rsidR="00386B23">
              <w:rPr>
                <w:rFonts w:ascii="Arial" w:hAnsi="Arial" w:cs="Arial"/>
                <w:b/>
                <w:bCs/>
                <w:color w:val="000000"/>
                <w:sz w:val="18"/>
                <w:szCs w:val="18"/>
              </w:rPr>
              <w:t xml:space="preserve">. </w:t>
            </w:r>
            <w:proofErr w:type="spellStart"/>
            <w:r w:rsidR="00386B23">
              <w:rPr>
                <w:rFonts w:ascii="Arial" w:hAnsi="Arial" w:cs="Arial"/>
                <w:b/>
                <w:bCs/>
                <w:color w:val="000000"/>
                <w:sz w:val="18"/>
                <w:szCs w:val="18"/>
                <w:lang w:val="en-US"/>
              </w:rPr>
              <w:t>Sucul</w:t>
            </w:r>
            <w:proofErr w:type="spellEnd"/>
            <w:r w:rsidR="00386B23">
              <w:rPr>
                <w:rFonts w:ascii="Arial" w:hAnsi="Arial" w:cs="Arial"/>
                <w:b/>
                <w:bCs/>
                <w:color w:val="000000"/>
                <w:sz w:val="18"/>
                <w:szCs w:val="18"/>
                <w:lang w:val="en-US"/>
              </w:rPr>
              <w:t xml:space="preserve"> </w:t>
            </w:r>
            <w:proofErr w:type="spellStart"/>
            <w:r w:rsidR="00386B23">
              <w:rPr>
                <w:rFonts w:ascii="Arial" w:hAnsi="Arial" w:cs="Arial"/>
                <w:b/>
                <w:bCs/>
                <w:color w:val="000000"/>
                <w:sz w:val="18"/>
                <w:szCs w:val="18"/>
                <w:lang w:val="en-US"/>
              </w:rPr>
              <w:t>ortamlarda</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taşınımı</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tanımlamak</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için</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parçacıkların</w:t>
            </w:r>
            <w:proofErr w:type="spellEnd"/>
            <w:r w:rsidR="00386B23" w:rsidRPr="00386B23">
              <w:rPr>
                <w:rFonts w:ascii="Arial" w:hAnsi="Arial" w:cs="Arial"/>
                <w:b/>
                <w:bCs/>
                <w:color w:val="000000"/>
                <w:sz w:val="18"/>
                <w:szCs w:val="18"/>
                <w:lang w:val="en-US"/>
              </w:rPr>
              <w:t xml:space="preserve"> </w:t>
            </w:r>
            <w:proofErr w:type="spellStart"/>
            <w:r w:rsidR="00B64977">
              <w:rPr>
                <w:rFonts w:ascii="Arial" w:hAnsi="Arial" w:cs="Arial"/>
                <w:b/>
                <w:bCs/>
                <w:color w:val="000000"/>
                <w:sz w:val="18"/>
                <w:szCs w:val="18"/>
                <w:lang w:val="en-US"/>
              </w:rPr>
              <w:t>çökelme</w:t>
            </w:r>
            <w:proofErr w:type="spellEnd"/>
            <w:r w:rsidR="00B64977"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veya</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yükselme</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hızı</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esastır</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çünkü</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parçacık</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taşıma</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mesafesinin</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önemli</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bir</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belirleyicisi</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olan</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birikme</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eğilimini</w:t>
            </w:r>
            <w:proofErr w:type="spellEnd"/>
            <w:r w:rsidR="00386B23" w:rsidRPr="00386B23">
              <w:rPr>
                <w:rFonts w:ascii="Arial" w:hAnsi="Arial" w:cs="Arial"/>
                <w:b/>
                <w:bCs/>
                <w:color w:val="000000"/>
                <w:sz w:val="18"/>
                <w:szCs w:val="18"/>
                <w:lang w:val="en-US"/>
              </w:rPr>
              <w:t xml:space="preserve"> </w:t>
            </w:r>
            <w:proofErr w:type="spellStart"/>
            <w:r w:rsidR="00386B23" w:rsidRPr="00386B23">
              <w:rPr>
                <w:rFonts w:ascii="Arial" w:hAnsi="Arial" w:cs="Arial"/>
                <w:b/>
                <w:bCs/>
                <w:color w:val="000000"/>
                <w:sz w:val="18"/>
                <w:szCs w:val="18"/>
                <w:lang w:val="en-US"/>
              </w:rPr>
              <w:t>belirler</w:t>
            </w:r>
            <w:proofErr w:type="spellEnd"/>
            <w:r w:rsidR="00386B23" w:rsidRPr="00386B23">
              <w:rPr>
                <w:rFonts w:ascii="Arial" w:hAnsi="Arial" w:cs="Arial"/>
                <w:b/>
                <w:bCs/>
                <w:color w:val="000000"/>
                <w:sz w:val="18"/>
                <w:szCs w:val="18"/>
                <w:lang w:val="en-US"/>
              </w:rPr>
              <w:t>.</w:t>
            </w:r>
            <w:r w:rsidR="00386B23">
              <w:rPr>
                <w:rFonts w:ascii="Arial" w:hAnsi="Arial" w:cs="Arial"/>
                <w:b/>
                <w:bCs/>
                <w:color w:val="000000"/>
                <w:sz w:val="18"/>
                <w:szCs w:val="18"/>
              </w:rPr>
              <w:t xml:space="preserve"> </w:t>
            </w:r>
            <w:r w:rsidR="00043E43">
              <w:rPr>
                <w:rFonts w:ascii="Arial" w:hAnsi="Arial" w:cs="Arial"/>
                <w:b/>
                <w:bCs/>
                <w:color w:val="000000"/>
                <w:sz w:val="18"/>
                <w:szCs w:val="18"/>
              </w:rPr>
              <w:t>Başka bir ifadeyle mikro/makro plastiklerin sucul ortamlardaki taşınım davranışı</w:t>
            </w:r>
            <w:r w:rsidR="00CE5B3D">
              <w:rPr>
                <w:rFonts w:ascii="Arial" w:hAnsi="Arial" w:cs="Arial"/>
                <w:b/>
                <w:bCs/>
                <w:color w:val="000000"/>
                <w:sz w:val="18"/>
                <w:szCs w:val="18"/>
              </w:rPr>
              <w:t xml:space="preserve">nda </w:t>
            </w:r>
            <w:r w:rsidR="00043E43">
              <w:rPr>
                <w:rFonts w:ascii="Arial" w:hAnsi="Arial" w:cs="Arial"/>
                <w:b/>
                <w:bCs/>
                <w:color w:val="000000"/>
                <w:sz w:val="18"/>
                <w:szCs w:val="18"/>
              </w:rPr>
              <w:t xml:space="preserve">parçacık çökelme/yükselme hızı </w:t>
            </w:r>
            <w:r w:rsidR="00CE5B3D">
              <w:rPr>
                <w:rFonts w:ascii="Arial" w:hAnsi="Arial" w:cs="Arial"/>
                <w:b/>
                <w:bCs/>
                <w:color w:val="000000"/>
                <w:sz w:val="18"/>
                <w:szCs w:val="18"/>
              </w:rPr>
              <w:t>temel bir parametredir</w:t>
            </w:r>
            <w:r w:rsidR="00386B23">
              <w:rPr>
                <w:rFonts w:ascii="Arial" w:hAnsi="Arial" w:cs="Arial"/>
                <w:b/>
                <w:bCs/>
                <w:color w:val="000000"/>
                <w:sz w:val="18"/>
                <w:szCs w:val="18"/>
              </w:rPr>
              <w:t xml:space="preserve"> (</w:t>
            </w:r>
            <w:proofErr w:type="spellStart"/>
            <w:r w:rsidR="00386B23">
              <w:rPr>
                <w:rFonts w:ascii="Arial" w:hAnsi="Arial" w:cs="Arial"/>
                <w:b/>
                <w:bCs/>
                <w:color w:val="000000"/>
                <w:sz w:val="18"/>
                <w:szCs w:val="18"/>
              </w:rPr>
              <w:t>Khatmullina</w:t>
            </w:r>
            <w:proofErr w:type="spellEnd"/>
            <w:r w:rsidR="00386B23">
              <w:rPr>
                <w:rFonts w:ascii="Arial" w:hAnsi="Arial" w:cs="Arial"/>
                <w:b/>
                <w:bCs/>
                <w:color w:val="000000"/>
                <w:sz w:val="18"/>
                <w:szCs w:val="18"/>
              </w:rPr>
              <w:t xml:space="preserve"> ve </w:t>
            </w:r>
            <w:proofErr w:type="spellStart"/>
            <w:r w:rsidR="00386B23">
              <w:rPr>
                <w:rFonts w:ascii="Arial" w:hAnsi="Arial" w:cs="Arial"/>
                <w:b/>
                <w:bCs/>
                <w:color w:val="000000"/>
                <w:sz w:val="18"/>
                <w:szCs w:val="18"/>
              </w:rPr>
              <w:t>Osachenko</w:t>
            </w:r>
            <w:proofErr w:type="spellEnd"/>
            <w:r w:rsidR="00386B23">
              <w:rPr>
                <w:rFonts w:ascii="Arial" w:hAnsi="Arial" w:cs="Arial"/>
                <w:b/>
                <w:bCs/>
                <w:color w:val="000000"/>
                <w:sz w:val="18"/>
                <w:szCs w:val="18"/>
              </w:rPr>
              <w:t xml:space="preserve">, 2017; </w:t>
            </w:r>
            <w:proofErr w:type="spellStart"/>
            <w:r w:rsidR="00386B23">
              <w:rPr>
                <w:rFonts w:ascii="Arial" w:hAnsi="Arial" w:cs="Arial"/>
                <w:b/>
                <w:bCs/>
                <w:color w:val="000000"/>
                <w:sz w:val="18"/>
                <w:szCs w:val="18"/>
              </w:rPr>
              <w:t>Wald</w:t>
            </w:r>
            <w:r w:rsidR="002A64E2">
              <w:rPr>
                <w:rFonts w:ascii="Arial" w:hAnsi="Arial" w:cs="Arial"/>
                <w:b/>
                <w:bCs/>
                <w:color w:val="000000"/>
                <w:sz w:val="18"/>
                <w:szCs w:val="18"/>
              </w:rPr>
              <w:t>schlager</w:t>
            </w:r>
            <w:proofErr w:type="spellEnd"/>
            <w:r w:rsidR="002A64E2">
              <w:rPr>
                <w:rFonts w:ascii="Arial" w:hAnsi="Arial" w:cs="Arial"/>
                <w:b/>
                <w:bCs/>
                <w:color w:val="000000"/>
                <w:sz w:val="18"/>
                <w:szCs w:val="18"/>
              </w:rPr>
              <w:t xml:space="preserve"> vd</w:t>
            </w:r>
            <w:r w:rsidR="00CE5B3D">
              <w:rPr>
                <w:rFonts w:ascii="Arial" w:hAnsi="Arial" w:cs="Arial"/>
                <w:b/>
                <w:bCs/>
                <w:color w:val="000000"/>
                <w:sz w:val="18"/>
                <w:szCs w:val="18"/>
              </w:rPr>
              <w:t>.</w:t>
            </w:r>
            <w:r w:rsidR="002A64E2">
              <w:rPr>
                <w:rFonts w:ascii="Arial" w:hAnsi="Arial" w:cs="Arial"/>
                <w:b/>
                <w:bCs/>
                <w:color w:val="000000"/>
                <w:sz w:val="18"/>
                <w:szCs w:val="18"/>
              </w:rPr>
              <w:t>, 2020).</w:t>
            </w:r>
            <w:r w:rsidR="00CE5B3D">
              <w:rPr>
                <w:rFonts w:ascii="Arial" w:hAnsi="Arial" w:cs="Arial"/>
                <w:b/>
                <w:bCs/>
                <w:color w:val="000000"/>
                <w:sz w:val="18"/>
                <w:szCs w:val="18"/>
              </w:rPr>
              <w:t xml:space="preserve"> </w:t>
            </w:r>
          </w:p>
          <w:p w14:paraId="6A9616E3" w14:textId="77777777" w:rsidR="00413F74" w:rsidRDefault="00413F74" w:rsidP="00413F74">
            <w:pPr>
              <w:pStyle w:val="WW-NormalWeb1"/>
              <w:contextualSpacing/>
              <w:jc w:val="both"/>
              <w:rPr>
                <w:rFonts w:ascii="Arial" w:hAnsi="Arial" w:cs="Arial"/>
                <w:b/>
                <w:bCs/>
                <w:color w:val="000000"/>
                <w:sz w:val="18"/>
                <w:szCs w:val="18"/>
              </w:rPr>
            </w:pPr>
          </w:p>
          <w:p w14:paraId="70FEB94A" w14:textId="37949742" w:rsidR="00F00FAF" w:rsidRPr="00F00FAF" w:rsidRDefault="00296035" w:rsidP="00F00FAF">
            <w:pPr>
              <w:pStyle w:val="WW-NormalWeb1"/>
              <w:contextualSpacing/>
              <w:jc w:val="both"/>
              <w:rPr>
                <w:rFonts w:ascii="Arial" w:hAnsi="Arial" w:cs="Arial"/>
                <w:b/>
                <w:color w:val="000000"/>
                <w:sz w:val="18"/>
                <w:szCs w:val="18"/>
              </w:rPr>
            </w:pPr>
            <w:r>
              <w:rPr>
                <w:rFonts w:ascii="Arial" w:hAnsi="Arial" w:cs="Arial"/>
                <w:bCs/>
                <w:color w:val="000000"/>
                <w:sz w:val="18"/>
                <w:szCs w:val="18"/>
              </w:rPr>
              <w:t>P</w:t>
            </w:r>
            <w:r w:rsidR="00F00FAF" w:rsidRPr="00F00FAF">
              <w:rPr>
                <w:rFonts w:ascii="Arial" w:hAnsi="Arial" w:cs="Arial"/>
                <w:bCs/>
                <w:color w:val="000000"/>
                <w:sz w:val="18"/>
                <w:szCs w:val="18"/>
              </w:rPr>
              <w:t xml:space="preserve">rojenin yürütücüsü tarafından daha önce TÜBİTAK 1002 destek kapsamında tamamlanmış olan 117Y500 </w:t>
            </w:r>
            <w:proofErr w:type="spellStart"/>
            <w:r w:rsidR="00F00FAF" w:rsidRPr="00F00FAF">
              <w:rPr>
                <w:rFonts w:ascii="Arial" w:hAnsi="Arial" w:cs="Arial"/>
                <w:bCs/>
                <w:color w:val="000000"/>
                <w:sz w:val="18"/>
                <w:szCs w:val="18"/>
              </w:rPr>
              <w:t>no’lu</w:t>
            </w:r>
            <w:proofErr w:type="spellEnd"/>
            <w:r w:rsidR="00F00FAF" w:rsidRPr="00F00FAF">
              <w:rPr>
                <w:rFonts w:ascii="Arial" w:hAnsi="Arial" w:cs="Arial"/>
                <w:bCs/>
                <w:color w:val="000000"/>
                <w:sz w:val="18"/>
                <w:szCs w:val="18"/>
              </w:rPr>
              <w:t xml:space="preserve"> projede; yarı kapalı körfezler için taşınım modeli geliştirilmiş ve Fethiye Körfezi için uygulanmıştır. Proje sonucu SCI endeksli Q1 dergide (Marine </w:t>
            </w:r>
            <w:proofErr w:type="spellStart"/>
            <w:r w:rsidR="00F00FAF" w:rsidRPr="00F00FAF">
              <w:rPr>
                <w:rFonts w:ascii="Arial" w:hAnsi="Arial" w:cs="Arial"/>
                <w:bCs/>
                <w:color w:val="000000"/>
                <w:sz w:val="18"/>
                <w:szCs w:val="18"/>
              </w:rPr>
              <w:t>Pollution</w:t>
            </w:r>
            <w:proofErr w:type="spellEnd"/>
            <w:r w:rsidR="00F00FAF" w:rsidRPr="00F00FAF">
              <w:rPr>
                <w:rFonts w:ascii="Arial" w:hAnsi="Arial" w:cs="Arial"/>
                <w:bCs/>
                <w:color w:val="000000"/>
                <w:sz w:val="18"/>
                <w:szCs w:val="18"/>
              </w:rPr>
              <w:t xml:space="preserve"> </w:t>
            </w:r>
            <w:proofErr w:type="spellStart"/>
            <w:r w:rsidR="00F00FAF" w:rsidRPr="00F00FAF">
              <w:rPr>
                <w:rFonts w:ascii="Arial" w:hAnsi="Arial" w:cs="Arial"/>
                <w:bCs/>
                <w:color w:val="000000"/>
                <w:sz w:val="18"/>
                <w:szCs w:val="18"/>
              </w:rPr>
              <w:t>Bulletin</w:t>
            </w:r>
            <w:proofErr w:type="spellEnd"/>
            <w:r w:rsidR="00F00FAF" w:rsidRPr="00F00FAF">
              <w:rPr>
                <w:rFonts w:ascii="Arial" w:hAnsi="Arial" w:cs="Arial"/>
                <w:bCs/>
                <w:color w:val="000000"/>
                <w:sz w:val="18"/>
                <w:szCs w:val="18"/>
              </w:rPr>
              <w:t xml:space="preserve">) yayın yapılmıştır (Genç </w:t>
            </w:r>
            <w:proofErr w:type="spellStart"/>
            <w:r w:rsidR="00F00FAF" w:rsidRPr="00F00FAF">
              <w:rPr>
                <w:rFonts w:ascii="Arial" w:hAnsi="Arial" w:cs="Arial"/>
                <w:bCs/>
                <w:color w:val="000000"/>
                <w:sz w:val="18"/>
                <w:szCs w:val="18"/>
              </w:rPr>
              <w:t>vd</w:t>
            </w:r>
            <w:proofErr w:type="spellEnd"/>
            <w:r w:rsidR="00F00FAF" w:rsidRPr="00F00FAF">
              <w:rPr>
                <w:rFonts w:ascii="Arial" w:hAnsi="Arial" w:cs="Arial"/>
                <w:bCs/>
                <w:color w:val="000000"/>
                <w:sz w:val="18"/>
                <w:szCs w:val="18"/>
              </w:rPr>
              <w:t xml:space="preserve">, 2020). Çalışma sırasında yürütücü, taşınım modelinin temelini oluşturan ilerlemeli-yayılma denkleminde (Panel yanıtları dosyasında denklem verilmektedir) yer alan plastik parçacık çökelme hızının modelleme sonuçları üzerinde belirleyici ve kritik bir öneme sahip olduğunu görmüştür. Bu nedenle </w:t>
            </w:r>
            <w:r w:rsidR="00B311AD">
              <w:rPr>
                <w:rFonts w:ascii="Arial" w:hAnsi="Arial" w:cs="Arial"/>
                <w:bCs/>
                <w:color w:val="000000"/>
                <w:sz w:val="18"/>
                <w:szCs w:val="18"/>
              </w:rPr>
              <w:t>MP</w:t>
            </w:r>
            <w:r w:rsidR="00F00FAF" w:rsidRPr="00F00FAF">
              <w:rPr>
                <w:rFonts w:ascii="Arial" w:hAnsi="Arial" w:cs="Arial"/>
                <w:bCs/>
                <w:color w:val="000000"/>
                <w:sz w:val="18"/>
                <w:szCs w:val="18"/>
              </w:rPr>
              <w:t xml:space="preserve"> çökelme hızı üzerine araştırmaya yapmaya karar vermiş ve bu konu üzerine bir proje önerisi verme fikri doğmuştur.</w:t>
            </w:r>
            <w:r w:rsidR="00F00FAF" w:rsidRPr="00F00FAF">
              <w:rPr>
                <w:rFonts w:ascii="Arial" w:hAnsi="Arial" w:cs="Arial"/>
                <w:b/>
                <w:color w:val="000000"/>
                <w:sz w:val="18"/>
                <w:szCs w:val="18"/>
              </w:rPr>
              <w:t xml:space="preserve"> </w:t>
            </w:r>
          </w:p>
          <w:p w14:paraId="6E7CDE03" w14:textId="77777777" w:rsidR="007C586F" w:rsidRPr="004F24B1" w:rsidRDefault="007C586F" w:rsidP="004F24B1">
            <w:pPr>
              <w:pStyle w:val="WW-NormalWeb1"/>
              <w:spacing w:before="0" w:after="0"/>
              <w:contextualSpacing/>
              <w:jc w:val="both"/>
              <w:rPr>
                <w:rStyle w:val="Strong"/>
                <w:rFonts w:ascii="Arial" w:hAnsi="Arial" w:cs="Arial"/>
                <w:b w:val="0"/>
                <w:color w:val="FF0000"/>
                <w:sz w:val="18"/>
                <w:szCs w:val="18"/>
                <w:bdr w:val="none" w:sz="0" w:space="0" w:color="auto" w:frame="1"/>
              </w:rPr>
            </w:pPr>
          </w:p>
          <w:p w14:paraId="475E1AB7" w14:textId="508867B5" w:rsidR="00F67D39" w:rsidRPr="00293572" w:rsidRDefault="00783298" w:rsidP="00540FFF">
            <w:pPr>
              <w:pStyle w:val="WW-NormalWeb1"/>
              <w:spacing w:before="0" w:after="0"/>
              <w:ind w:left="63"/>
              <w:rPr>
                <w:rFonts w:ascii="Arial" w:hAnsi="Arial" w:cs="Arial"/>
                <w:b/>
                <w:bCs/>
                <w:color w:val="000000"/>
                <w:sz w:val="18"/>
                <w:szCs w:val="18"/>
                <w:u w:val="single"/>
                <w:bdr w:val="none" w:sz="0" w:space="0" w:color="auto" w:frame="1"/>
              </w:rPr>
            </w:pPr>
            <w:r>
              <w:rPr>
                <w:rFonts w:ascii="Arial" w:hAnsi="Arial" w:cs="Arial"/>
                <w:b/>
                <w:bCs/>
                <w:color w:val="000000"/>
                <w:sz w:val="18"/>
                <w:szCs w:val="18"/>
                <w:u w:val="single"/>
                <w:bdr w:val="none" w:sz="0" w:space="0" w:color="auto" w:frame="1"/>
              </w:rPr>
              <w:t xml:space="preserve">C. </w:t>
            </w:r>
            <w:r w:rsidR="00117022" w:rsidRPr="00A43FCA">
              <w:rPr>
                <w:rFonts w:ascii="Arial" w:hAnsi="Arial" w:cs="Arial"/>
                <w:b/>
                <w:bCs/>
                <w:color w:val="000000"/>
                <w:sz w:val="18"/>
                <w:szCs w:val="18"/>
                <w:u w:val="single"/>
                <w:bdr w:val="none" w:sz="0" w:space="0" w:color="auto" w:frame="1"/>
              </w:rPr>
              <w:t xml:space="preserve">Türkiye </w:t>
            </w:r>
            <w:r w:rsidR="00CA428D">
              <w:rPr>
                <w:rFonts w:ascii="Arial" w:hAnsi="Arial" w:cs="Arial"/>
                <w:b/>
                <w:bCs/>
                <w:color w:val="000000"/>
                <w:sz w:val="18"/>
                <w:szCs w:val="18"/>
                <w:u w:val="single"/>
                <w:bdr w:val="none" w:sz="0" w:space="0" w:color="auto" w:frame="1"/>
              </w:rPr>
              <w:t>K</w:t>
            </w:r>
            <w:r w:rsidR="00117022" w:rsidRPr="00A43FCA">
              <w:rPr>
                <w:rFonts w:ascii="Arial" w:hAnsi="Arial" w:cs="Arial"/>
                <w:b/>
                <w:bCs/>
                <w:color w:val="000000"/>
                <w:sz w:val="18"/>
                <w:szCs w:val="18"/>
                <w:u w:val="single"/>
                <w:bdr w:val="none" w:sz="0" w:space="0" w:color="auto" w:frame="1"/>
              </w:rPr>
              <w:t xml:space="preserve">ıyı </w:t>
            </w:r>
            <w:r w:rsidR="00293572">
              <w:rPr>
                <w:rFonts w:ascii="Arial" w:hAnsi="Arial" w:cs="Arial"/>
                <w:b/>
                <w:bCs/>
                <w:color w:val="000000"/>
                <w:sz w:val="18"/>
                <w:szCs w:val="18"/>
                <w:u w:val="single"/>
                <w:bdr w:val="none" w:sz="0" w:space="0" w:color="auto" w:frame="1"/>
              </w:rPr>
              <w:t>A</w:t>
            </w:r>
            <w:r w:rsidR="00F85CBC" w:rsidRPr="00293572">
              <w:rPr>
                <w:rFonts w:ascii="Arial" w:hAnsi="Arial" w:cs="Arial"/>
                <w:b/>
                <w:bCs/>
                <w:color w:val="000000"/>
                <w:sz w:val="18"/>
                <w:szCs w:val="18"/>
                <w:u w:val="single"/>
                <w:bdr w:val="none" w:sz="0" w:space="0" w:color="auto" w:frame="1"/>
              </w:rPr>
              <w:t>lanları</w:t>
            </w:r>
            <w:r w:rsidR="00293572">
              <w:rPr>
                <w:rFonts w:ascii="Arial" w:hAnsi="Arial" w:cs="Arial"/>
                <w:b/>
                <w:bCs/>
                <w:color w:val="000000"/>
                <w:sz w:val="18"/>
                <w:szCs w:val="18"/>
                <w:u w:val="single"/>
                <w:bdr w:val="none" w:sz="0" w:space="0" w:color="auto" w:frame="1"/>
              </w:rPr>
              <w:t xml:space="preserve"> için </w:t>
            </w:r>
            <w:r w:rsidR="00117022" w:rsidRPr="00293572">
              <w:rPr>
                <w:rFonts w:ascii="Arial" w:hAnsi="Arial" w:cs="Arial"/>
                <w:b/>
                <w:bCs/>
                <w:color w:val="000000"/>
                <w:sz w:val="18"/>
                <w:szCs w:val="18"/>
                <w:u w:val="single"/>
                <w:bdr w:val="none" w:sz="0" w:space="0" w:color="auto" w:frame="1"/>
              </w:rPr>
              <w:t xml:space="preserve"> </w:t>
            </w:r>
            <w:r>
              <w:rPr>
                <w:rFonts w:ascii="Arial" w:hAnsi="Arial" w:cs="Arial"/>
                <w:b/>
                <w:bCs/>
                <w:color w:val="000000"/>
                <w:sz w:val="18"/>
                <w:szCs w:val="18"/>
                <w:u w:val="single"/>
                <w:bdr w:val="none" w:sz="0" w:space="0" w:color="auto" w:frame="1"/>
              </w:rPr>
              <w:t xml:space="preserve">Yapılan </w:t>
            </w:r>
            <w:proofErr w:type="spellStart"/>
            <w:r w:rsidR="00293572">
              <w:rPr>
                <w:rFonts w:ascii="Arial" w:hAnsi="Arial" w:cs="Arial"/>
                <w:b/>
                <w:bCs/>
                <w:color w:val="000000"/>
                <w:sz w:val="18"/>
                <w:szCs w:val="18"/>
                <w:u w:val="single"/>
                <w:bdr w:val="none" w:sz="0" w:space="0" w:color="auto" w:frame="1"/>
              </w:rPr>
              <w:t>M</w:t>
            </w:r>
            <w:r w:rsidR="007C586F" w:rsidRPr="00293572">
              <w:rPr>
                <w:rFonts w:ascii="Arial" w:hAnsi="Arial" w:cs="Arial"/>
                <w:b/>
                <w:bCs/>
                <w:color w:val="000000"/>
                <w:sz w:val="18"/>
                <w:szCs w:val="18"/>
                <w:u w:val="single"/>
                <w:bdr w:val="none" w:sz="0" w:space="0" w:color="auto" w:frame="1"/>
              </w:rPr>
              <w:t>ikroplastik</w:t>
            </w:r>
            <w:proofErr w:type="spellEnd"/>
            <w:r w:rsidR="007C586F" w:rsidRPr="00293572">
              <w:rPr>
                <w:rFonts w:ascii="Arial" w:hAnsi="Arial" w:cs="Arial"/>
                <w:b/>
                <w:bCs/>
                <w:color w:val="000000"/>
                <w:sz w:val="18"/>
                <w:szCs w:val="18"/>
                <w:u w:val="single"/>
                <w:bdr w:val="none" w:sz="0" w:space="0" w:color="auto" w:frame="1"/>
              </w:rPr>
              <w:t xml:space="preserve"> </w:t>
            </w:r>
            <w:r w:rsidR="00293572">
              <w:rPr>
                <w:rFonts w:ascii="Arial" w:hAnsi="Arial" w:cs="Arial"/>
                <w:b/>
                <w:bCs/>
                <w:color w:val="000000"/>
                <w:sz w:val="18"/>
                <w:szCs w:val="18"/>
                <w:u w:val="single"/>
                <w:bdr w:val="none" w:sz="0" w:space="0" w:color="auto" w:frame="1"/>
              </w:rPr>
              <w:t>A</w:t>
            </w:r>
            <w:r w:rsidR="007C586F" w:rsidRPr="00293572">
              <w:rPr>
                <w:rFonts w:ascii="Arial" w:hAnsi="Arial" w:cs="Arial"/>
                <w:b/>
                <w:bCs/>
                <w:color w:val="000000"/>
                <w:sz w:val="18"/>
                <w:szCs w:val="18"/>
                <w:u w:val="single"/>
                <w:bdr w:val="none" w:sz="0" w:space="0" w:color="auto" w:frame="1"/>
              </w:rPr>
              <w:t>raştırma</w:t>
            </w:r>
            <w:r w:rsidR="000520B1" w:rsidRPr="00293572">
              <w:rPr>
                <w:rFonts w:ascii="Arial" w:hAnsi="Arial" w:cs="Arial"/>
                <w:b/>
                <w:bCs/>
                <w:color w:val="000000"/>
                <w:sz w:val="18"/>
                <w:szCs w:val="18"/>
                <w:u w:val="single"/>
                <w:bdr w:val="none" w:sz="0" w:space="0" w:color="auto" w:frame="1"/>
              </w:rPr>
              <w:t>lar</w:t>
            </w:r>
            <w:r w:rsidR="007C586F" w:rsidRPr="00293572">
              <w:rPr>
                <w:rFonts w:ascii="Arial" w:hAnsi="Arial" w:cs="Arial"/>
                <w:b/>
                <w:bCs/>
                <w:color w:val="000000"/>
                <w:sz w:val="18"/>
                <w:szCs w:val="18"/>
                <w:u w:val="single"/>
                <w:bdr w:val="none" w:sz="0" w:space="0" w:color="auto" w:frame="1"/>
              </w:rPr>
              <w:t xml:space="preserve"> </w:t>
            </w:r>
          </w:p>
          <w:p w14:paraId="0033C19D" w14:textId="77777777" w:rsidR="00117022" w:rsidRPr="00A43FCA" w:rsidRDefault="00117022" w:rsidP="007C586F">
            <w:pPr>
              <w:pStyle w:val="WW-NormalWeb1"/>
              <w:spacing w:before="0" w:after="0"/>
              <w:rPr>
                <w:rFonts w:ascii="Arial" w:hAnsi="Arial" w:cs="Arial"/>
                <w:b/>
                <w:bCs/>
                <w:color w:val="000000"/>
                <w:sz w:val="18"/>
                <w:szCs w:val="18"/>
                <w:u w:val="single"/>
                <w:bdr w:val="none" w:sz="0" w:space="0" w:color="auto" w:frame="1"/>
              </w:rPr>
            </w:pPr>
          </w:p>
          <w:p w14:paraId="5C97636C" w14:textId="646DA6AF" w:rsidR="00117022" w:rsidRPr="00A43FCA" w:rsidRDefault="00117022" w:rsidP="00765048">
            <w:pPr>
              <w:pStyle w:val="WW-NormalWeb1"/>
              <w:spacing w:before="0" w:after="0"/>
              <w:jc w:val="both"/>
              <w:rPr>
                <w:rFonts w:ascii="Arial" w:hAnsi="Arial" w:cs="Arial"/>
                <w:bCs/>
                <w:color w:val="000000"/>
                <w:sz w:val="18"/>
                <w:szCs w:val="18"/>
                <w:bdr w:val="none" w:sz="0" w:space="0" w:color="auto" w:frame="1"/>
                <w:lang w:val="en-US"/>
              </w:rPr>
            </w:pPr>
            <w:r w:rsidRPr="00A43FCA">
              <w:rPr>
                <w:rFonts w:ascii="Arial" w:hAnsi="Arial" w:cs="Arial"/>
                <w:bCs/>
                <w:color w:val="000000"/>
                <w:sz w:val="18"/>
                <w:szCs w:val="18"/>
                <w:bdr w:val="none" w:sz="0" w:space="0" w:color="auto" w:frame="1"/>
              </w:rPr>
              <w:t xml:space="preserve">Türkiye’de kıyısal alanlarda </w:t>
            </w:r>
            <w:r w:rsidR="00B311AD">
              <w:rPr>
                <w:rFonts w:ascii="Arial" w:hAnsi="Arial" w:cs="Arial"/>
                <w:bCs/>
                <w:color w:val="000000"/>
                <w:sz w:val="18"/>
                <w:szCs w:val="18"/>
                <w:bdr w:val="none" w:sz="0" w:space="0" w:color="auto" w:frame="1"/>
              </w:rPr>
              <w:t>MP</w:t>
            </w:r>
            <w:r w:rsidRPr="00A43FCA">
              <w:rPr>
                <w:rFonts w:ascii="Arial" w:hAnsi="Arial" w:cs="Arial"/>
                <w:bCs/>
                <w:color w:val="000000"/>
                <w:sz w:val="18"/>
                <w:szCs w:val="18"/>
                <w:bdr w:val="none" w:sz="0" w:space="0" w:color="auto" w:frame="1"/>
              </w:rPr>
              <w:t xml:space="preserve"> üzerine yapılmış çalışmalara değinmeden önce, kıyı sularının dışında sulak alanlar, göller ve nehir sularında da yapılan çalışmaların bazılarından kısaca bahsedilecektir. Karaoğlu ve Gül (2020) Çağlayan Vadi</w:t>
            </w:r>
            <w:r w:rsidR="00B05B86">
              <w:rPr>
                <w:rFonts w:ascii="Arial" w:hAnsi="Arial" w:cs="Arial"/>
                <w:bCs/>
                <w:color w:val="000000"/>
                <w:sz w:val="18"/>
                <w:szCs w:val="18"/>
                <w:bdr w:val="none" w:sz="0" w:space="0" w:color="auto" w:frame="1"/>
              </w:rPr>
              <w:t>s</w:t>
            </w:r>
            <w:r w:rsidRPr="00A43FCA">
              <w:rPr>
                <w:rFonts w:ascii="Arial" w:hAnsi="Arial" w:cs="Arial"/>
                <w:bCs/>
                <w:color w:val="000000"/>
                <w:sz w:val="18"/>
                <w:szCs w:val="18"/>
                <w:bdr w:val="none" w:sz="0" w:space="0" w:color="auto" w:frame="1"/>
              </w:rPr>
              <w:t xml:space="preserve">i, Fırtına Vadisi, İkizdere Vadisi ve Rize iline </w:t>
            </w:r>
            <w:proofErr w:type="spellStart"/>
            <w:r w:rsidRPr="00A43FCA">
              <w:rPr>
                <w:rFonts w:ascii="Arial" w:hAnsi="Arial" w:cs="Arial"/>
                <w:bCs/>
                <w:color w:val="000000"/>
                <w:sz w:val="18"/>
                <w:szCs w:val="18"/>
                <w:bdr w:val="none" w:sz="0" w:space="0" w:color="auto" w:frame="1"/>
              </w:rPr>
              <w:t>içmesuyunu</w:t>
            </w:r>
            <w:proofErr w:type="spellEnd"/>
            <w:r w:rsidRPr="00A43FCA">
              <w:rPr>
                <w:rFonts w:ascii="Arial" w:hAnsi="Arial" w:cs="Arial"/>
                <w:bCs/>
                <w:color w:val="000000"/>
                <w:sz w:val="18"/>
                <w:szCs w:val="18"/>
                <w:bdr w:val="none" w:sz="0" w:space="0" w:color="auto" w:frame="1"/>
              </w:rPr>
              <w:t xml:space="preserve"> sağlayan </w:t>
            </w:r>
            <w:proofErr w:type="spellStart"/>
            <w:r w:rsidRPr="00A43FCA">
              <w:rPr>
                <w:rFonts w:ascii="Arial" w:hAnsi="Arial" w:cs="Arial"/>
                <w:bCs/>
                <w:color w:val="000000"/>
                <w:sz w:val="18"/>
                <w:szCs w:val="18"/>
                <w:bdr w:val="none" w:sz="0" w:space="0" w:color="auto" w:frame="1"/>
              </w:rPr>
              <w:t>Salarha</w:t>
            </w:r>
            <w:proofErr w:type="spellEnd"/>
            <w:r w:rsidRPr="00A43FCA">
              <w:rPr>
                <w:rFonts w:ascii="Arial" w:hAnsi="Arial" w:cs="Arial"/>
                <w:bCs/>
                <w:color w:val="000000"/>
                <w:sz w:val="18"/>
                <w:szCs w:val="18"/>
                <w:bdr w:val="none" w:sz="0" w:space="0" w:color="auto" w:frame="1"/>
              </w:rPr>
              <w:t xml:space="preserve"> Vadisi yüzey suyu, </w:t>
            </w:r>
            <w:proofErr w:type="spellStart"/>
            <w:r w:rsidRPr="00A43FCA">
              <w:rPr>
                <w:rFonts w:ascii="Arial" w:hAnsi="Arial" w:cs="Arial"/>
                <w:bCs/>
                <w:color w:val="000000"/>
                <w:sz w:val="18"/>
                <w:szCs w:val="18"/>
                <w:bdr w:val="none" w:sz="0" w:space="0" w:color="auto" w:frame="1"/>
              </w:rPr>
              <w:t>sediman</w:t>
            </w:r>
            <w:proofErr w:type="spellEnd"/>
            <w:r w:rsidRPr="00A43FCA">
              <w:rPr>
                <w:rFonts w:ascii="Arial" w:hAnsi="Arial" w:cs="Arial"/>
                <w:bCs/>
                <w:color w:val="000000"/>
                <w:sz w:val="18"/>
                <w:szCs w:val="18"/>
                <w:bdr w:val="none" w:sz="0" w:space="0" w:color="auto" w:frame="1"/>
              </w:rPr>
              <w:t xml:space="preserve"> ve kurbağa yavrusu örnekleri toplamışlardır. </w:t>
            </w:r>
            <w:proofErr w:type="spellStart"/>
            <w:r w:rsidRPr="00A43FCA">
              <w:rPr>
                <w:rFonts w:ascii="Arial" w:hAnsi="Arial" w:cs="Arial"/>
                <w:bCs/>
                <w:color w:val="000000"/>
                <w:sz w:val="18"/>
                <w:szCs w:val="18"/>
                <w:bdr w:val="none" w:sz="0" w:space="0" w:color="auto" w:frame="1"/>
              </w:rPr>
              <w:t>Sediman</w:t>
            </w:r>
            <w:proofErr w:type="spellEnd"/>
            <w:r w:rsidRPr="00A43FCA">
              <w:rPr>
                <w:rFonts w:ascii="Arial" w:hAnsi="Arial" w:cs="Arial"/>
                <w:bCs/>
                <w:color w:val="000000"/>
                <w:sz w:val="18"/>
                <w:szCs w:val="18"/>
                <w:bdr w:val="none" w:sz="0" w:space="0" w:color="auto" w:frame="1"/>
              </w:rPr>
              <w:t xml:space="preserve"> örneklerinde polipropilen (PP) ve polietilen (PE), yüzey sularında ve </w:t>
            </w:r>
            <w:proofErr w:type="spellStart"/>
            <w:r w:rsidRPr="00A43FCA">
              <w:rPr>
                <w:rFonts w:ascii="Arial" w:hAnsi="Arial" w:cs="Arial"/>
                <w:bCs/>
                <w:color w:val="000000"/>
                <w:sz w:val="18"/>
                <w:szCs w:val="18"/>
                <w:bdr w:val="none" w:sz="0" w:space="0" w:color="auto" w:frame="1"/>
                <w:lang w:val="en-US"/>
              </w:rPr>
              <w:t>kurbağa</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yavrularında</w:t>
            </w:r>
            <w:proofErr w:type="spellEnd"/>
            <w:r w:rsidRPr="00A43FCA">
              <w:rPr>
                <w:rFonts w:ascii="Arial" w:hAnsi="Arial" w:cs="Arial"/>
                <w:bCs/>
                <w:color w:val="000000"/>
                <w:sz w:val="18"/>
                <w:szCs w:val="18"/>
                <w:bdr w:val="none" w:sz="0" w:space="0" w:color="auto" w:frame="1"/>
                <w:lang w:val="en-US"/>
              </w:rPr>
              <w:t xml:space="preserve"> </w:t>
            </w:r>
            <w:r w:rsidRPr="00A43FCA">
              <w:rPr>
                <w:rFonts w:ascii="Arial" w:hAnsi="Arial" w:cs="Arial"/>
                <w:bCs/>
                <w:color w:val="000000"/>
                <w:sz w:val="18"/>
                <w:szCs w:val="18"/>
                <w:bdr w:val="none" w:sz="0" w:space="0" w:color="auto" w:frame="1"/>
              </w:rPr>
              <w:t xml:space="preserve">polietilen </w:t>
            </w:r>
            <w:proofErr w:type="spellStart"/>
            <w:r w:rsidRPr="00A43FCA">
              <w:rPr>
                <w:rFonts w:ascii="Arial" w:hAnsi="Arial" w:cs="Arial"/>
                <w:bCs/>
                <w:color w:val="000000"/>
                <w:sz w:val="18"/>
                <w:szCs w:val="18"/>
                <w:bdr w:val="none" w:sz="0" w:space="0" w:color="auto" w:frame="1"/>
                <w:lang w:val="en-US"/>
              </w:rPr>
              <w:t>tereftalat</w:t>
            </w:r>
            <w:proofErr w:type="spellEnd"/>
            <w:r w:rsidRPr="00A43FCA">
              <w:rPr>
                <w:rFonts w:ascii="Arial" w:hAnsi="Arial" w:cs="Arial"/>
                <w:bCs/>
                <w:color w:val="000000"/>
                <w:sz w:val="18"/>
                <w:szCs w:val="18"/>
                <w:bdr w:val="none" w:sz="0" w:space="0" w:color="auto" w:frame="1"/>
                <w:lang w:val="en-US"/>
              </w:rPr>
              <w:t xml:space="preserve"> (PET) </w:t>
            </w:r>
            <w:proofErr w:type="spellStart"/>
            <w:r w:rsidRPr="00A43FCA">
              <w:rPr>
                <w:rFonts w:ascii="Arial" w:hAnsi="Arial" w:cs="Arial"/>
                <w:bCs/>
                <w:color w:val="000000"/>
                <w:sz w:val="18"/>
                <w:szCs w:val="18"/>
                <w:bdr w:val="none" w:sz="0" w:space="0" w:color="auto" w:frame="1"/>
                <w:lang w:val="en-US"/>
              </w:rPr>
              <w:t>belirgin</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olarak</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bulunmuştur</w:t>
            </w:r>
            <w:proofErr w:type="spellEnd"/>
            <w:r w:rsidRPr="00A43FCA">
              <w:rPr>
                <w:rFonts w:ascii="Arial" w:hAnsi="Arial" w:cs="Arial"/>
                <w:bCs/>
                <w:color w:val="000000"/>
                <w:sz w:val="18"/>
                <w:szCs w:val="18"/>
                <w:bdr w:val="none" w:sz="0" w:space="0" w:color="auto" w:frame="1"/>
                <w:lang w:val="en-US"/>
              </w:rPr>
              <w:t xml:space="preserve">. Erdoğan (2020), </w:t>
            </w:r>
            <w:proofErr w:type="spellStart"/>
            <w:r w:rsidRPr="00A43FCA">
              <w:rPr>
                <w:rFonts w:ascii="Arial" w:hAnsi="Arial" w:cs="Arial"/>
                <w:bCs/>
                <w:color w:val="000000"/>
                <w:sz w:val="18"/>
                <w:szCs w:val="18"/>
                <w:bdr w:val="none" w:sz="0" w:space="0" w:color="auto" w:frame="1"/>
                <w:lang w:val="en-US"/>
              </w:rPr>
              <w:t>Cevdet</w:t>
            </w:r>
            <w:proofErr w:type="spellEnd"/>
            <w:r w:rsidRPr="00A43FCA">
              <w:rPr>
                <w:rFonts w:ascii="Arial" w:hAnsi="Arial" w:cs="Arial"/>
                <w:bCs/>
                <w:color w:val="000000"/>
                <w:sz w:val="18"/>
                <w:szCs w:val="18"/>
                <w:bdr w:val="none" w:sz="0" w:space="0" w:color="auto" w:frame="1"/>
                <w:lang w:val="en-US"/>
              </w:rPr>
              <w:t xml:space="preserve"> Dündar </w:t>
            </w:r>
            <w:proofErr w:type="spellStart"/>
            <w:r w:rsidRPr="00A43FCA">
              <w:rPr>
                <w:rFonts w:ascii="Arial" w:hAnsi="Arial" w:cs="Arial"/>
                <w:bCs/>
                <w:color w:val="000000"/>
                <w:sz w:val="18"/>
                <w:szCs w:val="18"/>
                <w:bdr w:val="none" w:sz="0" w:space="0" w:color="auto" w:frame="1"/>
                <w:lang w:val="en-US"/>
              </w:rPr>
              <w:t>Göleti</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Yozgat</w:t>
            </w:r>
            <w:proofErr w:type="spellEnd"/>
            <w:r w:rsidRPr="00A43FCA">
              <w:rPr>
                <w:rFonts w:ascii="Arial" w:hAnsi="Arial" w:cs="Arial"/>
                <w:bCs/>
                <w:color w:val="000000"/>
                <w:sz w:val="18"/>
                <w:szCs w:val="18"/>
                <w:bdr w:val="none" w:sz="0" w:space="0" w:color="auto" w:frame="1"/>
                <w:lang w:val="en-US"/>
              </w:rPr>
              <w:t xml:space="preserve">/Türkiye) </w:t>
            </w:r>
            <w:proofErr w:type="spellStart"/>
            <w:r w:rsidRPr="00A43FCA">
              <w:rPr>
                <w:rFonts w:ascii="Arial" w:hAnsi="Arial" w:cs="Arial"/>
                <w:bCs/>
                <w:color w:val="000000"/>
                <w:sz w:val="18"/>
                <w:szCs w:val="18"/>
                <w:bdr w:val="none" w:sz="0" w:space="0" w:color="auto" w:frame="1"/>
                <w:lang w:val="en-US"/>
              </w:rPr>
              <w:t>yüzey</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suyundan</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alınan</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örneklerde</w:t>
            </w:r>
            <w:proofErr w:type="spellEnd"/>
            <w:r w:rsidRPr="00A43FCA">
              <w:rPr>
                <w:rFonts w:ascii="Arial" w:hAnsi="Arial" w:cs="Arial"/>
                <w:bCs/>
                <w:color w:val="000000"/>
                <w:sz w:val="18"/>
                <w:szCs w:val="18"/>
                <w:bdr w:val="none" w:sz="0" w:space="0" w:color="auto" w:frame="1"/>
                <w:lang w:val="en-US"/>
              </w:rPr>
              <w:t xml:space="preserve"> </w:t>
            </w:r>
            <w:r w:rsidR="00B311AD">
              <w:rPr>
                <w:rFonts w:ascii="Arial" w:hAnsi="Arial" w:cs="Arial"/>
                <w:bCs/>
                <w:color w:val="000000"/>
                <w:sz w:val="18"/>
                <w:szCs w:val="18"/>
                <w:bdr w:val="none" w:sz="0" w:space="0" w:color="auto" w:frame="1"/>
                <w:lang w:val="en-US"/>
              </w:rPr>
              <w:t>MP</w:t>
            </w:r>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kirli</w:t>
            </w:r>
            <w:r w:rsidR="00597460">
              <w:rPr>
                <w:rFonts w:ascii="Arial" w:hAnsi="Arial" w:cs="Arial"/>
                <w:bCs/>
                <w:color w:val="000000"/>
                <w:sz w:val="18"/>
                <w:szCs w:val="18"/>
                <w:bdr w:val="none" w:sz="0" w:space="0" w:color="auto" w:frame="1"/>
                <w:lang w:val="en-US"/>
              </w:rPr>
              <w:t>li</w:t>
            </w:r>
            <w:r w:rsidRPr="00A43FCA">
              <w:rPr>
                <w:rFonts w:ascii="Arial" w:hAnsi="Arial" w:cs="Arial"/>
                <w:bCs/>
                <w:color w:val="000000"/>
                <w:sz w:val="18"/>
                <w:szCs w:val="18"/>
                <w:bdr w:val="none" w:sz="0" w:space="0" w:color="auto" w:frame="1"/>
                <w:lang w:val="en-US"/>
              </w:rPr>
              <w:t>ğini</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araştırmış</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ve</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analiz</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sonuçlarına</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göre</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polipropilen</w:t>
            </w:r>
            <w:proofErr w:type="spellEnd"/>
            <w:r w:rsidRPr="00A43FCA">
              <w:rPr>
                <w:rFonts w:ascii="Arial" w:hAnsi="Arial" w:cs="Arial"/>
                <w:bCs/>
                <w:color w:val="000000"/>
                <w:sz w:val="18"/>
                <w:szCs w:val="18"/>
                <w:bdr w:val="none" w:sz="0" w:space="0" w:color="auto" w:frame="1"/>
                <w:lang w:val="en-US"/>
              </w:rPr>
              <w:t xml:space="preserve"> (PP) </w:t>
            </w:r>
            <w:proofErr w:type="spellStart"/>
            <w:r w:rsidRPr="00A43FCA">
              <w:rPr>
                <w:rFonts w:ascii="Arial" w:hAnsi="Arial" w:cs="Arial"/>
                <w:bCs/>
                <w:color w:val="000000"/>
                <w:sz w:val="18"/>
                <w:szCs w:val="18"/>
                <w:bdr w:val="none" w:sz="0" w:space="0" w:color="auto" w:frame="1"/>
                <w:lang w:val="en-US"/>
              </w:rPr>
              <w:t>ve</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polietilen</w:t>
            </w:r>
            <w:proofErr w:type="spellEnd"/>
            <w:r w:rsidRPr="00A43FCA">
              <w:rPr>
                <w:rFonts w:ascii="Arial" w:hAnsi="Arial" w:cs="Arial"/>
                <w:bCs/>
                <w:color w:val="000000"/>
                <w:sz w:val="18"/>
                <w:szCs w:val="18"/>
                <w:bdr w:val="none" w:sz="0" w:space="0" w:color="auto" w:frame="1"/>
                <w:lang w:val="en-US"/>
              </w:rPr>
              <w:t xml:space="preserve"> (PE) </w:t>
            </w:r>
            <w:proofErr w:type="spellStart"/>
            <w:r w:rsidRPr="00A43FCA">
              <w:rPr>
                <w:rFonts w:ascii="Arial" w:hAnsi="Arial" w:cs="Arial"/>
                <w:bCs/>
                <w:color w:val="000000"/>
                <w:sz w:val="18"/>
                <w:szCs w:val="18"/>
                <w:bdr w:val="none" w:sz="0" w:space="0" w:color="auto" w:frame="1"/>
                <w:lang w:val="en-US"/>
              </w:rPr>
              <w:t>en</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yaygın</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gözlemlenen</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plastik</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türü</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olarak</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belirlenmiştir</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Çomaklı</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vd</w:t>
            </w:r>
            <w:proofErr w:type="spellEnd"/>
            <w:r w:rsidRPr="00A43FCA">
              <w:rPr>
                <w:rFonts w:ascii="Arial" w:hAnsi="Arial" w:cs="Arial"/>
                <w:bCs/>
                <w:color w:val="000000"/>
                <w:sz w:val="18"/>
                <w:szCs w:val="18"/>
                <w:bdr w:val="none" w:sz="0" w:space="0" w:color="auto" w:frame="1"/>
                <w:lang w:val="en-US"/>
              </w:rPr>
              <w:t>. (2020)</w:t>
            </w:r>
            <w:r w:rsidR="000520B1" w:rsidRPr="00A43FCA">
              <w:rPr>
                <w:rFonts w:ascii="Arial" w:hAnsi="Arial" w:cs="Arial"/>
                <w:bCs/>
                <w:color w:val="000000"/>
                <w:sz w:val="18"/>
                <w:szCs w:val="18"/>
                <w:bdr w:val="none" w:sz="0" w:space="0" w:color="auto" w:frame="1"/>
                <w:lang w:val="en-US"/>
              </w:rPr>
              <w:t xml:space="preserve"> </w:t>
            </w:r>
            <w:proofErr w:type="spellStart"/>
            <w:r w:rsidR="000520B1" w:rsidRPr="00A43FCA">
              <w:rPr>
                <w:rFonts w:ascii="Arial" w:hAnsi="Arial" w:cs="Arial"/>
                <w:bCs/>
                <w:color w:val="000000"/>
                <w:sz w:val="18"/>
                <w:szCs w:val="18"/>
                <w:bdr w:val="none" w:sz="0" w:space="0" w:color="auto" w:frame="1"/>
                <w:lang w:val="en-US"/>
              </w:rPr>
              <w:t>Erzurumda</w:t>
            </w:r>
            <w:proofErr w:type="spellEnd"/>
            <w:r w:rsidR="000520B1" w:rsidRPr="00A43FCA">
              <w:rPr>
                <w:rFonts w:ascii="Arial" w:hAnsi="Arial" w:cs="Arial"/>
                <w:bCs/>
                <w:color w:val="000000"/>
                <w:sz w:val="18"/>
                <w:szCs w:val="18"/>
                <w:bdr w:val="none" w:sz="0" w:space="0" w:color="auto" w:frame="1"/>
                <w:lang w:val="en-US"/>
              </w:rPr>
              <w:t xml:space="preserve"> 2380 m </w:t>
            </w:r>
            <w:proofErr w:type="spellStart"/>
            <w:r w:rsidR="000520B1" w:rsidRPr="00A43FCA">
              <w:rPr>
                <w:rFonts w:ascii="Arial" w:hAnsi="Arial" w:cs="Arial"/>
                <w:bCs/>
                <w:color w:val="000000"/>
                <w:sz w:val="18"/>
                <w:szCs w:val="18"/>
                <w:bdr w:val="none" w:sz="0" w:space="0" w:color="auto" w:frame="1"/>
                <w:lang w:val="en-US"/>
              </w:rPr>
              <w:t>rakımda</w:t>
            </w:r>
            <w:proofErr w:type="spellEnd"/>
            <w:r w:rsidR="000520B1" w:rsidRPr="00A43FCA">
              <w:rPr>
                <w:rFonts w:ascii="Arial" w:hAnsi="Arial" w:cs="Arial"/>
                <w:bCs/>
                <w:color w:val="000000"/>
                <w:sz w:val="18"/>
                <w:szCs w:val="18"/>
                <w:bdr w:val="none" w:sz="0" w:space="0" w:color="auto" w:frame="1"/>
                <w:lang w:val="en-US"/>
              </w:rPr>
              <w:t xml:space="preserve"> </w:t>
            </w:r>
            <w:proofErr w:type="spellStart"/>
            <w:r w:rsidR="000520B1" w:rsidRPr="00A43FCA">
              <w:rPr>
                <w:rFonts w:ascii="Arial" w:hAnsi="Arial" w:cs="Arial"/>
                <w:bCs/>
                <w:color w:val="000000"/>
                <w:sz w:val="18"/>
                <w:szCs w:val="18"/>
                <w:bdr w:val="none" w:sz="0" w:space="0" w:color="auto" w:frame="1"/>
                <w:lang w:val="en-US"/>
              </w:rPr>
              <w:t>bulunan</w:t>
            </w:r>
            <w:proofErr w:type="spellEnd"/>
            <w:r w:rsidR="000520B1" w:rsidRPr="00A43FCA">
              <w:rPr>
                <w:rFonts w:ascii="Arial" w:hAnsi="Arial" w:cs="Arial"/>
                <w:bCs/>
                <w:color w:val="000000"/>
                <w:sz w:val="18"/>
                <w:szCs w:val="18"/>
                <w:bdr w:val="none" w:sz="0" w:space="0" w:color="auto" w:frame="1"/>
                <w:lang w:val="en-US"/>
              </w:rPr>
              <w:t xml:space="preserve"> krater </w:t>
            </w:r>
            <w:proofErr w:type="spellStart"/>
            <w:r w:rsidR="000520B1" w:rsidRPr="00A43FCA">
              <w:rPr>
                <w:rFonts w:ascii="Arial" w:hAnsi="Arial" w:cs="Arial"/>
                <w:bCs/>
                <w:color w:val="000000"/>
                <w:sz w:val="18"/>
                <w:szCs w:val="18"/>
                <w:bdr w:val="none" w:sz="0" w:space="0" w:color="auto" w:frame="1"/>
                <w:lang w:val="en-US"/>
              </w:rPr>
              <w:t>gölünde</w:t>
            </w:r>
            <w:proofErr w:type="spellEnd"/>
            <w:r w:rsidR="000520B1" w:rsidRPr="00A43FCA">
              <w:rPr>
                <w:rFonts w:ascii="Arial" w:hAnsi="Arial" w:cs="Arial"/>
                <w:bCs/>
                <w:color w:val="000000"/>
                <w:sz w:val="18"/>
                <w:szCs w:val="18"/>
                <w:bdr w:val="none" w:sz="0" w:space="0" w:color="auto" w:frame="1"/>
                <w:lang w:val="en-US"/>
              </w:rPr>
              <w:t xml:space="preserve"> </w:t>
            </w:r>
            <w:r w:rsidR="00B311AD">
              <w:rPr>
                <w:rFonts w:ascii="Arial" w:hAnsi="Arial" w:cs="Arial"/>
                <w:bCs/>
                <w:color w:val="000000"/>
                <w:sz w:val="18"/>
                <w:szCs w:val="18"/>
                <w:bdr w:val="none" w:sz="0" w:space="0" w:color="auto" w:frame="1"/>
                <w:lang w:val="en-US"/>
              </w:rPr>
              <w:t>MP</w:t>
            </w:r>
            <w:r w:rsidR="000520B1" w:rsidRPr="00A43FCA">
              <w:rPr>
                <w:rFonts w:ascii="Arial" w:hAnsi="Arial" w:cs="Arial"/>
                <w:bCs/>
                <w:color w:val="000000"/>
                <w:sz w:val="18"/>
                <w:szCs w:val="18"/>
                <w:bdr w:val="none" w:sz="0" w:space="0" w:color="auto" w:frame="1"/>
                <w:lang w:val="en-US"/>
              </w:rPr>
              <w:t xml:space="preserve"> </w:t>
            </w:r>
            <w:proofErr w:type="spellStart"/>
            <w:r w:rsidR="000520B1" w:rsidRPr="00A43FCA">
              <w:rPr>
                <w:rFonts w:ascii="Arial" w:hAnsi="Arial" w:cs="Arial"/>
                <w:bCs/>
                <w:color w:val="000000"/>
                <w:sz w:val="18"/>
                <w:szCs w:val="18"/>
                <w:bdr w:val="none" w:sz="0" w:space="0" w:color="auto" w:frame="1"/>
                <w:lang w:val="en-US"/>
              </w:rPr>
              <w:t>varlığını</w:t>
            </w:r>
            <w:proofErr w:type="spellEnd"/>
            <w:r w:rsidR="000520B1" w:rsidRPr="00A43FCA">
              <w:rPr>
                <w:rFonts w:ascii="Arial" w:hAnsi="Arial" w:cs="Arial"/>
                <w:bCs/>
                <w:color w:val="000000"/>
                <w:sz w:val="18"/>
                <w:szCs w:val="18"/>
                <w:bdr w:val="none" w:sz="0" w:space="0" w:color="auto" w:frame="1"/>
                <w:lang w:val="en-US"/>
              </w:rPr>
              <w:t xml:space="preserve"> </w:t>
            </w:r>
            <w:proofErr w:type="spellStart"/>
            <w:r w:rsidR="000520B1" w:rsidRPr="00A43FCA">
              <w:rPr>
                <w:rFonts w:ascii="Arial" w:hAnsi="Arial" w:cs="Arial"/>
                <w:bCs/>
                <w:color w:val="000000"/>
                <w:sz w:val="18"/>
                <w:szCs w:val="18"/>
                <w:bdr w:val="none" w:sz="0" w:space="0" w:color="auto" w:frame="1"/>
                <w:lang w:val="en-US"/>
              </w:rPr>
              <w:t>araştırmı</w:t>
            </w:r>
            <w:r w:rsidR="00DC48D8" w:rsidRPr="00A43FCA">
              <w:rPr>
                <w:rFonts w:ascii="Arial" w:hAnsi="Arial" w:cs="Arial"/>
                <w:bCs/>
                <w:color w:val="000000"/>
                <w:sz w:val="18"/>
                <w:szCs w:val="18"/>
                <w:bdr w:val="none" w:sz="0" w:space="0" w:color="auto" w:frame="1"/>
                <w:lang w:val="en-US"/>
              </w:rPr>
              <w:t>ş</w:t>
            </w:r>
            <w:proofErr w:type="spellEnd"/>
            <w:r w:rsidR="000520B1" w:rsidRPr="00A43FCA">
              <w:rPr>
                <w:rFonts w:ascii="Arial" w:hAnsi="Arial" w:cs="Arial"/>
                <w:bCs/>
                <w:color w:val="000000"/>
                <w:sz w:val="18"/>
                <w:szCs w:val="18"/>
                <w:bdr w:val="none" w:sz="0" w:space="0" w:color="auto" w:frame="1"/>
                <w:lang w:val="en-US"/>
              </w:rPr>
              <w:t xml:space="preserve"> </w:t>
            </w:r>
            <w:proofErr w:type="spellStart"/>
            <w:r w:rsidR="000520B1" w:rsidRPr="00A43FCA">
              <w:rPr>
                <w:rFonts w:ascii="Arial" w:hAnsi="Arial" w:cs="Arial"/>
                <w:bCs/>
                <w:color w:val="000000"/>
                <w:sz w:val="18"/>
                <w:szCs w:val="18"/>
                <w:bdr w:val="none" w:sz="0" w:space="0" w:color="auto" w:frame="1"/>
                <w:lang w:val="en-US"/>
              </w:rPr>
              <w:t>ve</w:t>
            </w:r>
            <w:proofErr w:type="spellEnd"/>
            <w:r w:rsidR="000520B1"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alınan</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örneklerde</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0520B1" w:rsidRPr="00A43FCA">
              <w:rPr>
                <w:rFonts w:ascii="Arial" w:hAnsi="Arial" w:cs="Arial"/>
                <w:bCs/>
                <w:color w:val="000000"/>
                <w:sz w:val="18"/>
                <w:szCs w:val="18"/>
                <w:bdr w:val="none" w:sz="0" w:space="0" w:color="auto" w:frame="1"/>
                <w:lang w:val="en-US"/>
              </w:rPr>
              <w:t>polietilen</w:t>
            </w:r>
            <w:proofErr w:type="spellEnd"/>
            <w:r w:rsidR="000520B1" w:rsidRPr="00A43FCA">
              <w:rPr>
                <w:rFonts w:ascii="Arial" w:hAnsi="Arial" w:cs="Arial"/>
                <w:bCs/>
                <w:color w:val="000000"/>
                <w:sz w:val="18"/>
                <w:szCs w:val="18"/>
                <w:bdr w:val="none" w:sz="0" w:space="0" w:color="auto" w:frame="1"/>
                <w:lang w:val="en-US"/>
              </w:rPr>
              <w:t xml:space="preserve"> (PE) </w:t>
            </w:r>
            <w:proofErr w:type="spellStart"/>
            <w:r w:rsidR="000520B1" w:rsidRPr="00A43FCA">
              <w:rPr>
                <w:rFonts w:ascii="Arial" w:hAnsi="Arial" w:cs="Arial"/>
                <w:bCs/>
                <w:color w:val="000000"/>
                <w:sz w:val="18"/>
                <w:szCs w:val="18"/>
                <w:bdr w:val="none" w:sz="0" w:space="0" w:color="auto" w:frame="1"/>
                <w:lang w:val="en-US"/>
              </w:rPr>
              <w:t>ve</w:t>
            </w:r>
            <w:proofErr w:type="spellEnd"/>
            <w:r w:rsidR="000520B1" w:rsidRPr="00A43FCA">
              <w:rPr>
                <w:rFonts w:ascii="Arial" w:hAnsi="Arial" w:cs="Arial"/>
                <w:bCs/>
                <w:color w:val="000000"/>
                <w:sz w:val="18"/>
                <w:szCs w:val="18"/>
                <w:bdr w:val="none" w:sz="0" w:space="0" w:color="auto" w:frame="1"/>
                <w:lang w:val="en-US"/>
              </w:rPr>
              <w:t xml:space="preserve"> </w:t>
            </w:r>
            <w:proofErr w:type="spellStart"/>
            <w:r w:rsidR="000520B1" w:rsidRPr="00A43FCA">
              <w:rPr>
                <w:rFonts w:ascii="Arial" w:hAnsi="Arial" w:cs="Arial"/>
                <w:bCs/>
                <w:color w:val="000000"/>
                <w:sz w:val="18"/>
                <w:szCs w:val="18"/>
                <w:bdr w:val="none" w:sz="0" w:space="0" w:color="auto" w:frame="1"/>
                <w:lang w:val="en-US"/>
              </w:rPr>
              <w:t>polipropilen</w:t>
            </w:r>
            <w:proofErr w:type="spellEnd"/>
            <w:r w:rsidR="000520B1" w:rsidRPr="00A43FCA">
              <w:rPr>
                <w:rFonts w:ascii="Arial" w:hAnsi="Arial" w:cs="Arial"/>
                <w:bCs/>
                <w:color w:val="000000"/>
                <w:sz w:val="18"/>
                <w:szCs w:val="18"/>
                <w:bdr w:val="none" w:sz="0" w:space="0" w:color="auto" w:frame="1"/>
                <w:lang w:val="en-US"/>
              </w:rPr>
              <w:t xml:space="preserve"> (PP) </w:t>
            </w:r>
            <w:proofErr w:type="spellStart"/>
            <w:r w:rsidR="00DC48D8" w:rsidRPr="00A43FCA">
              <w:rPr>
                <w:rFonts w:ascii="Arial" w:hAnsi="Arial" w:cs="Arial"/>
                <w:bCs/>
                <w:color w:val="000000"/>
                <w:sz w:val="18"/>
                <w:szCs w:val="18"/>
                <w:bdr w:val="none" w:sz="0" w:space="0" w:color="auto" w:frame="1"/>
                <w:lang w:val="en-US"/>
              </w:rPr>
              <w:t>tespit</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edilmiştir</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Tavşanoğlu</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vd</w:t>
            </w:r>
            <w:proofErr w:type="spellEnd"/>
            <w:r w:rsidR="00DC48D8" w:rsidRPr="00A43FCA">
              <w:rPr>
                <w:rFonts w:ascii="Arial" w:hAnsi="Arial" w:cs="Arial"/>
                <w:bCs/>
                <w:color w:val="000000"/>
                <w:sz w:val="18"/>
                <w:szCs w:val="18"/>
                <w:bdr w:val="none" w:sz="0" w:space="0" w:color="auto" w:frame="1"/>
                <w:lang w:val="en-US"/>
              </w:rPr>
              <w:t xml:space="preserve">. (2020) </w:t>
            </w:r>
            <w:proofErr w:type="spellStart"/>
            <w:r w:rsidR="00DC48D8" w:rsidRPr="00A43FCA">
              <w:rPr>
                <w:rFonts w:ascii="Arial" w:hAnsi="Arial" w:cs="Arial"/>
                <w:bCs/>
                <w:color w:val="000000"/>
                <w:sz w:val="18"/>
                <w:szCs w:val="18"/>
                <w:bdr w:val="none" w:sz="0" w:space="0" w:color="auto" w:frame="1"/>
                <w:lang w:val="en-US"/>
              </w:rPr>
              <w:t>Süreyyabey</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Baraj</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Gölü’nde</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Yozgat</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yaptıkları</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araştırmada</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göl</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suyunda</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belirgin</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olarak</w:t>
            </w:r>
            <w:proofErr w:type="spellEnd"/>
            <w:r w:rsidR="00DC48D8" w:rsidRPr="00A43FCA">
              <w:rPr>
                <w:rFonts w:ascii="Arial" w:hAnsi="Arial" w:cs="Arial"/>
                <w:bCs/>
                <w:color w:val="000000"/>
                <w:sz w:val="18"/>
                <w:szCs w:val="18"/>
                <w:bdr w:val="none" w:sz="0" w:space="0" w:color="auto" w:frame="1"/>
                <w:lang w:val="en-US"/>
              </w:rPr>
              <w:t xml:space="preserve"> </w:t>
            </w:r>
            <w:r w:rsidR="00DC48D8" w:rsidRPr="00A43FCA">
              <w:rPr>
                <w:rFonts w:ascii="Arial" w:hAnsi="Arial" w:cs="Arial"/>
                <w:bCs/>
                <w:color w:val="000000"/>
                <w:sz w:val="18"/>
                <w:szCs w:val="18"/>
                <w:bdr w:val="none" w:sz="0" w:space="0" w:color="auto" w:frame="1"/>
              </w:rPr>
              <w:t xml:space="preserve">polietilen </w:t>
            </w:r>
            <w:proofErr w:type="spellStart"/>
            <w:r w:rsidR="00DC48D8" w:rsidRPr="00A43FCA">
              <w:rPr>
                <w:rFonts w:ascii="Arial" w:hAnsi="Arial" w:cs="Arial"/>
                <w:bCs/>
                <w:color w:val="000000"/>
                <w:sz w:val="18"/>
                <w:szCs w:val="18"/>
                <w:bdr w:val="none" w:sz="0" w:space="0" w:color="auto" w:frame="1"/>
                <w:lang w:val="en-US"/>
              </w:rPr>
              <w:t>tereftalat</w:t>
            </w:r>
            <w:proofErr w:type="spellEnd"/>
            <w:r w:rsidR="00DC48D8" w:rsidRPr="00A43FCA">
              <w:rPr>
                <w:rFonts w:ascii="Arial" w:hAnsi="Arial" w:cs="Arial"/>
                <w:bCs/>
                <w:color w:val="000000"/>
                <w:sz w:val="18"/>
                <w:szCs w:val="18"/>
                <w:bdr w:val="none" w:sz="0" w:space="0" w:color="auto" w:frame="1"/>
                <w:lang w:val="en-US"/>
              </w:rPr>
              <w:t xml:space="preserve"> (PET), </w:t>
            </w:r>
            <w:proofErr w:type="spellStart"/>
            <w:r w:rsidR="00DC48D8" w:rsidRPr="00A43FCA">
              <w:rPr>
                <w:rFonts w:ascii="Arial" w:hAnsi="Arial" w:cs="Arial"/>
                <w:bCs/>
                <w:color w:val="000000"/>
                <w:sz w:val="18"/>
                <w:szCs w:val="18"/>
                <w:bdr w:val="none" w:sz="0" w:space="0" w:color="auto" w:frame="1"/>
                <w:lang w:val="en-US"/>
              </w:rPr>
              <w:t>polivinil</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klorid</w:t>
            </w:r>
            <w:proofErr w:type="spellEnd"/>
            <w:r w:rsidR="00DC48D8" w:rsidRPr="00A43FCA">
              <w:rPr>
                <w:rFonts w:ascii="Arial" w:hAnsi="Arial" w:cs="Arial"/>
                <w:bCs/>
                <w:color w:val="000000"/>
                <w:sz w:val="18"/>
                <w:szCs w:val="18"/>
                <w:bdr w:val="none" w:sz="0" w:space="0" w:color="auto" w:frame="1"/>
                <w:lang w:val="en-US"/>
              </w:rPr>
              <w:t xml:space="preserve"> (PVC), </w:t>
            </w:r>
            <w:proofErr w:type="spellStart"/>
            <w:r w:rsidR="00DC48D8" w:rsidRPr="00A43FCA">
              <w:rPr>
                <w:rFonts w:ascii="Arial" w:hAnsi="Arial" w:cs="Arial"/>
                <w:bCs/>
                <w:color w:val="000000"/>
                <w:sz w:val="18"/>
                <w:szCs w:val="18"/>
                <w:bdr w:val="none" w:sz="0" w:space="0" w:color="auto" w:frame="1"/>
                <w:lang w:val="en-US"/>
              </w:rPr>
              <w:t>polistren</w:t>
            </w:r>
            <w:proofErr w:type="spellEnd"/>
            <w:r w:rsidR="00DC48D8" w:rsidRPr="00A43FCA">
              <w:rPr>
                <w:rFonts w:ascii="Arial" w:hAnsi="Arial" w:cs="Arial"/>
                <w:bCs/>
                <w:color w:val="000000"/>
                <w:sz w:val="18"/>
                <w:szCs w:val="18"/>
                <w:bdr w:val="none" w:sz="0" w:space="0" w:color="auto" w:frame="1"/>
                <w:lang w:val="en-US"/>
              </w:rPr>
              <w:t xml:space="preserve"> (PS), </w:t>
            </w:r>
            <w:proofErr w:type="spellStart"/>
            <w:r w:rsidR="00DC48D8" w:rsidRPr="00A43FCA">
              <w:rPr>
                <w:rFonts w:ascii="Arial" w:hAnsi="Arial" w:cs="Arial"/>
                <w:bCs/>
                <w:color w:val="000000"/>
                <w:sz w:val="18"/>
                <w:szCs w:val="18"/>
                <w:bdr w:val="none" w:sz="0" w:space="0" w:color="auto" w:frame="1"/>
                <w:lang w:val="en-US"/>
              </w:rPr>
              <w:t>polietilen</w:t>
            </w:r>
            <w:proofErr w:type="spellEnd"/>
            <w:r w:rsidR="00DC48D8" w:rsidRPr="00A43FCA">
              <w:rPr>
                <w:rFonts w:ascii="Arial" w:hAnsi="Arial" w:cs="Arial"/>
                <w:bCs/>
                <w:color w:val="000000"/>
                <w:sz w:val="18"/>
                <w:szCs w:val="18"/>
                <w:bdr w:val="none" w:sz="0" w:space="0" w:color="auto" w:frame="1"/>
                <w:lang w:val="en-US"/>
              </w:rPr>
              <w:t xml:space="preserve"> (PE) </w:t>
            </w:r>
            <w:proofErr w:type="spellStart"/>
            <w:r w:rsidR="00DC48D8" w:rsidRPr="00A43FCA">
              <w:rPr>
                <w:rFonts w:ascii="Arial" w:hAnsi="Arial" w:cs="Arial"/>
                <w:bCs/>
                <w:color w:val="000000"/>
                <w:sz w:val="18"/>
                <w:szCs w:val="18"/>
                <w:bdr w:val="none" w:sz="0" w:space="0" w:color="auto" w:frame="1"/>
                <w:lang w:val="en-US"/>
              </w:rPr>
              <w:t>ve</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polpropilen</w:t>
            </w:r>
            <w:proofErr w:type="spellEnd"/>
            <w:r w:rsidR="00DC48D8" w:rsidRPr="00A43FCA">
              <w:rPr>
                <w:rFonts w:ascii="Arial" w:hAnsi="Arial" w:cs="Arial"/>
                <w:bCs/>
                <w:color w:val="000000"/>
                <w:sz w:val="18"/>
                <w:szCs w:val="18"/>
                <w:bdr w:val="none" w:sz="0" w:space="0" w:color="auto" w:frame="1"/>
                <w:lang w:val="en-US"/>
              </w:rPr>
              <w:t xml:space="preserve"> (PP) </w:t>
            </w:r>
            <w:r w:rsidR="00B311AD">
              <w:rPr>
                <w:rFonts w:ascii="Arial" w:hAnsi="Arial" w:cs="Arial"/>
                <w:bCs/>
                <w:color w:val="000000"/>
                <w:sz w:val="18"/>
                <w:szCs w:val="18"/>
                <w:bdr w:val="none" w:sz="0" w:space="0" w:color="auto" w:frame="1"/>
                <w:lang w:val="en-US"/>
              </w:rPr>
              <w:t>MP</w:t>
            </w:r>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parçacıkların</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varlığını</w:t>
            </w:r>
            <w:proofErr w:type="spellEnd"/>
            <w:r w:rsidR="00DC48D8" w:rsidRPr="00A43FCA">
              <w:rPr>
                <w:rFonts w:ascii="Arial" w:hAnsi="Arial" w:cs="Arial"/>
                <w:bCs/>
                <w:color w:val="000000"/>
                <w:sz w:val="18"/>
                <w:szCs w:val="18"/>
                <w:bdr w:val="none" w:sz="0" w:space="0" w:color="auto" w:frame="1"/>
                <w:lang w:val="en-US"/>
              </w:rPr>
              <w:t xml:space="preserve"> </w:t>
            </w:r>
            <w:proofErr w:type="spellStart"/>
            <w:r w:rsidR="00DC48D8" w:rsidRPr="00A43FCA">
              <w:rPr>
                <w:rFonts w:ascii="Arial" w:hAnsi="Arial" w:cs="Arial"/>
                <w:bCs/>
                <w:color w:val="000000"/>
                <w:sz w:val="18"/>
                <w:szCs w:val="18"/>
                <w:bdr w:val="none" w:sz="0" w:space="0" w:color="auto" w:frame="1"/>
                <w:lang w:val="en-US"/>
              </w:rPr>
              <w:t>göstermişlerdir</w:t>
            </w:r>
            <w:proofErr w:type="spellEnd"/>
            <w:r w:rsidR="00DC48D8" w:rsidRPr="00A43FCA">
              <w:rPr>
                <w:rFonts w:ascii="Arial" w:hAnsi="Arial" w:cs="Arial"/>
                <w:bCs/>
                <w:color w:val="000000"/>
                <w:sz w:val="18"/>
                <w:szCs w:val="18"/>
                <w:bdr w:val="none" w:sz="0" w:space="0" w:color="auto" w:frame="1"/>
                <w:lang w:val="en-US"/>
              </w:rPr>
              <w:t xml:space="preserve">. </w:t>
            </w:r>
            <w:r w:rsidR="001812D0" w:rsidRPr="00A43FCA">
              <w:rPr>
                <w:rFonts w:ascii="Arial" w:hAnsi="Arial" w:cs="Arial"/>
                <w:bCs/>
                <w:color w:val="000000"/>
                <w:sz w:val="18"/>
                <w:szCs w:val="18"/>
                <w:bdr w:val="none" w:sz="0" w:space="0" w:color="auto" w:frame="1"/>
                <w:lang w:val="en-US"/>
              </w:rPr>
              <w:t xml:space="preserve">Bu </w:t>
            </w:r>
            <w:proofErr w:type="spellStart"/>
            <w:r w:rsidR="001812D0" w:rsidRPr="00A43FCA">
              <w:rPr>
                <w:rFonts w:ascii="Arial" w:hAnsi="Arial" w:cs="Arial"/>
                <w:bCs/>
                <w:color w:val="000000"/>
                <w:sz w:val="18"/>
                <w:szCs w:val="18"/>
                <w:bdr w:val="none" w:sz="0" w:space="0" w:color="auto" w:frame="1"/>
                <w:lang w:val="en-US"/>
              </w:rPr>
              <w:t>çalışmalara</w:t>
            </w:r>
            <w:proofErr w:type="spellEnd"/>
            <w:r w:rsidR="001812D0" w:rsidRPr="00A43FCA">
              <w:rPr>
                <w:rFonts w:ascii="Arial" w:hAnsi="Arial" w:cs="Arial"/>
                <w:bCs/>
                <w:color w:val="000000"/>
                <w:sz w:val="18"/>
                <w:szCs w:val="18"/>
                <w:bdr w:val="none" w:sz="0" w:space="0" w:color="auto" w:frame="1"/>
                <w:lang w:val="en-US"/>
              </w:rPr>
              <w:t xml:space="preserve"> ek </w:t>
            </w:r>
            <w:proofErr w:type="spellStart"/>
            <w:r w:rsidR="001812D0" w:rsidRPr="00A43FCA">
              <w:rPr>
                <w:rFonts w:ascii="Arial" w:hAnsi="Arial" w:cs="Arial"/>
                <w:bCs/>
                <w:color w:val="000000"/>
                <w:sz w:val="18"/>
                <w:szCs w:val="18"/>
                <w:bdr w:val="none" w:sz="0" w:space="0" w:color="auto" w:frame="1"/>
                <w:lang w:val="en-US"/>
              </w:rPr>
              <w:t>olarak</w:t>
            </w:r>
            <w:proofErr w:type="spellEnd"/>
            <w:r w:rsidR="001812D0" w:rsidRPr="00A43FCA">
              <w:rPr>
                <w:rFonts w:ascii="Arial" w:hAnsi="Arial" w:cs="Arial"/>
                <w:bCs/>
                <w:color w:val="000000"/>
                <w:sz w:val="18"/>
                <w:szCs w:val="18"/>
                <w:bdr w:val="none" w:sz="0" w:space="0" w:color="auto" w:frame="1"/>
                <w:lang w:val="en-US"/>
              </w:rPr>
              <w:t xml:space="preserve"> </w:t>
            </w:r>
            <w:proofErr w:type="spellStart"/>
            <w:r w:rsidR="001812D0" w:rsidRPr="00A43FCA">
              <w:rPr>
                <w:rFonts w:ascii="Arial" w:hAnsi="Arial" w:cs="Arial"/>
                <w:bCs/>
                <w:color w:val="000000"/>
                <w:sz w:val="18"/>
                <w:szCs w:val="18"/>
                <w:bdr w:val="none" w:sz="0" w:space="0" w:color="auto" w:frame="1"/>
                <w:lang w:val="en-US"/>
              </w:rPr>
              <w:t>arıtma</w:t>
            </w:r>
            <w:proofErr w:type="spellEnd"/>
            <w:r w:rsidR="001812D0" w:rsidRPr="00A43FCA">
              <w:rPr>
                <w:rFonts w:ascii="Arial" w:hAnsi="Arial" w:cs="Arial"/>
                <w:bCs/>
                <w:color w:val="000000"/>
                <w:sz w:val="18"/>
                <w:szCs w:val="18"/>
                <w:bdr w:val="none" w:sz="0" w:space="0" w:color="auto" w:frame="1"/>
                <w:lang w:val="en-US"/>
              </w:rPr>
              <w:t xml:space="preserve"> </w:t>
            </w:r>
            <w:proofErr w:type="spellStart"/>
            <w:r w:rsidR="001812D0" w:rsidRPr="00A43FCA">
              <w:rPr>
                <w:rFonts w:ascii="Arial" w:hAnsi="Arial" w:cs="Arial"/>
                <w:bCs/>
                <w:color w:val="000000"/>
                <w:sz w:val="18"/>
                <w:szCs w:val="18"/>
                <w:bdr w:val="none" w:sz="0" w:space="0" w:color="auto" w:frame="1"/>
                <w:lang w:val="en-US"/>
              </w:rPr>
              <w:t>tesisleri</w:t>
            </w:r>
            <w:proofErr w:type="spellEnd"/>
            <w:r w:rsidR="001812D0" w:rsidRPr="00A43FCA">
              <w:rPr>
                <w:rFonts w:ascii="Arial" w:hAnsi="Arial" w:cs="Arial"/>
                <w:bCs/>
                <w:color w:val="000000"/>
                <w:sz w:val="18"/>
                <w:szCs w:val="18"/>
                <w:bdr w:val="none" w:sz="0" w:space="0" w:color="auto" w:frame="1"/>
                <w:lang w:val="en-US"/>
              </w:rPr>
              <w:t xml:space="preserve"> </w:t>
            </w:r>
            <w:proofErr w:type="spellStart"/>
            <w:r w:rsidR="00793B8D" w:rsidRPr="00A43FCA">
              <w:rPr>
                <w:rFonts w:ascii="Arial" w:hAnsi="Arial" w:cs="Arial"/>
                <w:bCs/>
                <w:color w:val="000000"/>
                <w:sz w:val="18"/>
                <w:szCs w:val="18"/>
                <w:bdr w:val="none" w:sz="0" w:space="0" w:color="auto" w:frame="1"/>
                <w:lang w:val="en-US"/>
              </w:rPr>
              <w:t>çıkış</w:t>
            </w:r>
            <w:proofErr w:type="spellEnd"/>
            <w:r w:rsidR="00793B8D" w:rsidRPr="00A43FCA">
              <w:rPr>
                <w:rFonts w:ascii="Arial" w:hAnsi="Arial" w:cs="Arial"/>
                <w:bCs/>
                <w:color w:val="000000"/>
                <w:sz w:val="18"/>
                <w:szCs w:val="18"/>
                <w:bdr w:val="none" w:sz="0" w:space="0" w:color="auto" w:frame="1"/>
                <w:lang w:val="en-US"/>
              </w:rPr>
              <w:t xml:space="preserve"> </w:t>
            </w:r>
            <w:proofErr w:type="spellStart"/>
            <w:r w:rsidR="00793B8D" w:rsidRPr="00A43FCA">
              <w:rPr>
                <w:rFonts w:ascii="Arial" w:hAnsi="Arial" w:cs="Arial"/>
                <w:bCs/>
                <w:color w:val="000000"/>
                <w:sz w:val="18"/>
                <w:szCs w:val="18"/>
                <w:bdr w:val="none" w:sz="0" w:space="0" w:color="auto" w:frame="1"/>
                <w:lang w:val="en-US"/>
              </w:rPr>
              <w:t>suyu</w:t>
            </w:r>
            <w:r w:rsidR="004E4530" w:rsidRPr="00A43FCA">
              <w:rPr>
                <w:rFonts w:ascii="Arial" w:hAnsi="Arial" w:cs="Arial"/>
                <w:bCs/>
                <w:color w:val="000000"/>
                <w:sz w:val="18"/>
                <w:szCs w:val="18"/>
                <w:bdr w:val="none" w:sz="0" w:space="0" w:color="auto" w:frame="1"/>
                <w:lang w:val="en-US"/>
              </w:rPr>
              <w:t>nda</w:t>
            </w:r>
            <w:proofErr w:type="spellEnd"/>
            <w:r w:rsidR="004E4530" w:rsidRPr="00A43FCA">
              <w:rPr>
                <w:rFonts w:ascii="Arial" w:hAnsi="Arial" w:cs="Arial"/>
                <w:bCs/>
                <w:color w:val="000000"/>
                <w:sz w:val="18"/>
                <w:szCs w:val="18"/>
                <w:bdr w:val="none" w:sz="0" w:space="0" w:color="auto" w:frame="1"/>
                <w:lang w:val="en-US"/>
              </w:rPr>
              <w:t xml:space="preserve"> </w:t>
            </w:r>
            <w:proofErr w:type="spellStart"/>
            <w:r w:rsidR="004E4530" w:rsidRPr="00A43FCA">
              <w:rPr>
                <w:rFonts w:ascii="Arial" w:hAnsi="Arial" w:cs="Arial"/>
                <w:bCs/>
                <w:color w:val="000000"/>
                <w:sz w:val="18"/>
                <w:szCs w:val="18"/>
                <w:bdr w:val="none" w:sz="0" w:space="0" w:color="auto" w:frame="1"/>
                <w:lang w:val="en-US"/>
              </w:rPr>
              <w:t>bulunan</w:t>
            </w:r>
            <w:proofErr w:type="spellEnd"/>
            <w:r w:rsidR="004E4530" w:rsidRPr="00A43FCA">
              <w:rPr>
                <w:rFonts w:ascii="Arial" w:hAnsi="Arial" w:cs="Arial"/>
                <w:bCs/>
                <w:color w:val="000000"/>
                <w:sz w:val="18"/>
                <w:szCs w:val="18"/>
                <w:bdr w:val="none" w:sz="0" w:space="0" w:color="auto" w:frame="1"/>
                <w:lang w:val="en-US"/>
              </w:rPr>
              <w:t xml:space="preserve"> </w:t>
            </w:r>
            <w:proofErr w:type="spellStart"/>
            <w:r w:rsidR="00B311AD">
              <w:rPr>
                <w:rFonts w:ascii="Arial" w:hAnsi="Arial" w:cs="Arial"/>
                <w:bCs/>
                <w:color w:val="000000"/>
                <w:sz w:val="18"/>
                <w:szCs w:val="18"/>
                <w:bdr w:val="none" w:sz="0" w:space="0" w:color="auto" w:frame="1"/>
                <w:lang w:val="en-US"/>
              </w:rPr>
              <w:t>MP</w:t>
            </w:r>
            <w:r w:rsidR="004E4530" w:rsidRPr="00A43FCA">
              <w:rPr>
                <w:rFonts w:ascii="Arial" w:hAnsi="Arial" w:cs="Arial"/>
                <w:bCs/>
                <w:color w:val="000000"/>
                <w:sz w:val="18"/>
                <w:szCs w:val="18"/>
                <w:bdr w:val="none" w:sz="0" w:space="0" w:color="auto" w:frame="1"/>
                <w:lang w:val="en-US"/>
              </w:rPr>
              <w:t>ler</w:t>
            </w:r>
            <w:proofErr w:type="spellEnd"/>
            <w:r w:rsidR="004E4530" w:rsidRPr="00A43FCA">
              <w:rPr>
                <w:rFonts w:ascii="Arial" w:hAnsi="Arial" w:cs="Arial"/>
                <w:bCs/>
                <w:color w:val="000000"/>
                <w:sz w:val="18"/>
                <w:szCs w:val="18"/>
                <w:bdr w:val="none" w:sz="0" w:space="0" w:color="auto" w:frame="1"/>
                <w:lang w:val="en-US"/>
              </w:rPr>
              <w:t xml:space="preserve"> </w:t>
            </w:r>
            <w:proofErr w:type="spellStart"/>
            <w:r w:rsidR="004E4530" w:rsidRPr="00A43FCA">
              <w:rPr>
                <w:rFonts w:ascii="Arial" w:hAnsi="Arial" w:cs="Arial"/>
                <w:bCs/>
                <w:color w:val="000000"/>
                <w:sz w:val="18"/>
                <w:szCs w:val="18"/>
                <w:bdr w:val="none" w:sz="0" w:space="0" w:color="auto" w:frame="1"/>
                <w:lang w:val="en-US"/>
              </w:rPr>
              <w:t>üzerine</w:t>
            </w:r>
            <w:proofErr w:type="spellEnd"/>
            <w:r w:rsidR="004E4530" w:rsidRPr="00A43FCA">
              <w:rPr>
                <w:rFonts w:ascii="Arial" w:hAnsi="Arial" w:cs="Arial"/>
                <w:bCs/>
                <w:color w:val="000000"/>
                <w:sz w:val="18"/>
                <w:szCs w:val="18"/>
                <w:bdr w:val="none" w:sz="0" w:space="0" w:color="auto" w:frame="1"/>
                <w:lang w:val="en-US"/>
              </w:rPr>
              <w:t xml:space="preserve"> de </w:t>
            </w:r>
            <w:proofErr w:type="spellStart"/>
            <w:r w:rsidR="004E4530" w:rsidRPr="00A43FCA">
              <w:rPr>
                <w:rFonts w:ascii="Arial" w:hAnsi="Arial" w:cs="Arial"/>
                <w:bCs/>
                <w:color w:val="000000"/>
                <w:sz w:val="18"/>
                <w:szCs w:val="18"/>
                <w:bdr w:val="none" w:sz="0" w:space="0" w:color="auto" w:frame="1"/>
                <w:lang w:val="en-US"/>
              </w:rPr>
              <w:t>yapılmış</w:t>
            </w:r>
            <w:proofErr w:type="spellEnd"/>
            <w:r w:rsidR="004E4530" w:rsidRPr="00A43FCA">
              <w:rPr>
                <w:rFonts w:ascii="Arial" w:hAnsi="Arial" w:cs="Arial"/>
                <w:bCs/>
                <w:color w:val="000000"/>
                <w:sz w:val="18"/>
                <w:szCs w:val="18"/>
                <w:bdr w:val="none" w:sz="0" w:space="0" w:color="auto" w:frame="1"/>
                <w:lang w:val="en-US"/>
              </w:rPr>
              <w:t xml:space="preserve"> </w:t>
            </w:r>
            <w:proofErr w:type="spellStart"/>
            <w:r w:rsidR="004E4530" w:rsidRPr="00A43FCA">
              <w:rPr>
                <w:rFonts w:ascii="Arial" w:hAnsi="Arial" w:cs="Arial"/>
                <w:bCs/>
                <w:color w:val="000000"/>
                <w:sz w:val="18"/>
                <w:szCs w:val="18"/>
                <w:bdr w:val="none" w:sz="0" w:space="0" w:color="auto" w:frame="1"/>
                <w:lang w:val="en-US"/>
              </w:rPr>
              <w:t>çalışmalar</w:t>
            </w:r>
            <w:proofErr w:type="spellEnd"/>
            <w:r w:rsidR="004E4530" w:rsidRPr="00A43FCA">
              <w:rPr>
                <w:rFonts w:ascii="Arial" w:hAnsi="Arial" w:cs="Arial"/>
                <w:bCs/>
                <w:color w:val="000000"/>
                <w:sz w:val="18"/>
                <w:szCs w:val="18"/>
                <w:bdr w:val="none" w:sz="0" w:space="0" w:color="auto" w:frame="1"/>
                <w:lang w:val="en-US"/>
              </w:rPr>
              <w:t xml:space="preserve"> </w:t>
            </w:r>
            <w:proofErr w:type="spellStart"/>
            <w:r w:rsidR="004E4530" w:rsidRPr="00A43FCA">
              <w:rPr>
                <w:rFonts w:ascii="Arial" w:hAnsi="Arial" w:cs="Arial"/>
                <w:bCs/>
                <w:color w:val="000000"/>
                <w:sz w:val="18"/>
                <w:szCs w:val="18"/>
                <w:bdr w:val="none" w:sz="0" w:space="0" w:color="auto" w:frame="1"/>
                <w:lang w:val="en-US"/>
              </w:rPr>
              <w:t>bulunmaktadır</w:t>
            </w:r>
            <w:proofErr w:type="spellEnd"/>
            <w:r w:rsidR="00793B8D" w:rsidRPr="00A43FCA">
              <w:rPr>
                <w:rFonts w:ascii="Arial" w:hAnsi="Arial" w:cs="Arial"/>
                <w:bCs/>
                <w:color w:val="000000"/>
                <w:sz w:val="18"/>
                <w:szCs w:val="18"/>
                <w:bdr w:val="none" w:sz="0" w:space="0" w:color="auto" w:frame="1"/>
                <w:lang w:val="en-US"/>
              </w:rPr>
              <w:t xml:space="preserve"> (</w:t>
            </w:r>
            <w:proofErr w:type="spellStart"/>
            <w:r w:rsidR="00793B8D" w:rsidRPr="00A43FCA">
              <w:rPr>
                <w:rFonts w:ascii="Arial" w:hAnsi="Arial" w:cs="Arial"/>
                <w:bCs/>
                <w:color w:val="000000"/>
                <w:sz w:val="18"/>
                <w:szCs w:val="18"/>
                <w:bdr w:val="none" w:sz="0" w:space="0" w:color="auto" w:frame="1"/>
                <w:lang w:val="en-US"/>
              </w:rPr>
              <w:t>Bilgin</w:t>
            </w:r>
            <w:proofErr w:type="spellEnd"/>
            <w:r w:rsidR="00793B8D" w:rsidRPr="00A43FCA">
              <w:rPr>
                <w:rFonts w:ascii="Arial" w:hAnsi="Arial" w:cs="Arial"/>
                <w:bCs/>
                <w:color w:val="000000"/>
                <w:sz w:val="18"/>
                <w:szCs w:val="18"/>
                <w:bdr w:val="none" w:sz="0" w:space="0" w:color="auto" w:frame="1"/>
                <w:lang w:val="en-US"/>
              </w:rPr>
              <w:t xml:space="preserve"> </w:t>
            </w:r>
            <w:proofErr w:type="spellStart"/>
            <w:r w:rsidR="00793B8D" w:rsidRPr="00A43FCA">
              <w:rPr>
                <w:rFonts w:ascii="Arial" w:hAnsi="Arial" w:cs="Arial"/>
                <w:bCs/>
                <w:color w:val="000000"/>
                <w:sz w:val="18"/>
                <w:szCs w:val="18"/>
                <w:bdr w:val="none" w:sz="0" w:space="0" w:color="auto" w:frame="1"/>
                <w:lang w:val="en-US"/>
              </w:rPr>
              <w:t>vd</w:t>
            </w:r>
            <w:proofErr w:type="spellEnd"/>
            <w:r w:rsidR="00793B8D" w:rsidRPr="00A43FCA">
              <w:rPr>
                <w:rFonts w:ascii="Arial" w:hAnsi="Arial" w:cs="Arial"/>
                <w:bCs/>
                <w:color w:val="000000"/>
                <w:sz w:val="18"/>
                <w:szCs w:val="18"/>
                <w:bdr w:val="none" w:sz="0" w:space="0" w:color="auto" w:frame="1"/>
                <w:lang w:val="en-US"/>
              </w:rPr>
              <w:t>., 2020</w:t>
            </w:r>
            <w:r w:rsidR="004E4530" w:rsidRPr="00A43FCA">
              <w:rPr>
                <w:rFonts w:ascii="Arial" w:hAnsi="Arial" w:cs="Arial"/>
                <w:bCs/>
                <w:color w:val="000000"/>
                <w:sz w:val="18"/>
                <w:szCs w:val="18"/>
                <w:bdr w:val="none" w:sz="0" w:space="0" w:color="auto" w:frame="1"/>
                <w:lang w:val="en-US"/>
              </w:rPr>
              <w:t xml:space="preserve">; </w:t>
            </w:r>
            <w:proofErr w:type="spellStart"/>
            <w:r w:rsidR="004E4530" w:rsidRPr="00A43FCA">
              <w:rPr>
                <w:rFonts w:ascii="Arial" w:hAnsi="Arial" w:cs="Arial"/>
                <w:bCs/>
                <w:color w:val="000000"/>
                <w:sz w:val="18"/>
                <w:szCs w:val="18"/>
                <w:bdr w:val="none" w:sz="0" w:space="0" w:color="auto" w:frame="1"/>
                <w:lang w:val="en-US"/>
              </w:rPr>
              <w:t>Yurtsever</w:t>
            </w:r>
            <w:proofErr w:type="spellEnd"/>
            <w:r w:rsidR="004E4530" w:rsidRPr="00A43FCA">
              <w:rPr>
                <w:rFonts w:ascii="Arial" w:hAnsi="Arial" w:cs="Arial"/>
                <w:bCs/>
                <w:color w:val="000000"/>
                <w:sz w:val="18"/>
                <w:szCs w:val="18"/>
                <w:bdr w:val="none" w:sz="0" w:space="0" w:color="auto" w:frame="1"/>
                <w:lang w:val="en-US"/>
              </w:rPr>
              <w:t xml:space="preserve"> </w:t>
            </w:r>
            <w:proofErr w:type="spellStart"/>
            <w:r w:rsidR="004E4530" w:rsidRPr="00A43FCA">
              <w:rPr>
                <w:rFonts w:ascii="Arial" w:hAnsi="Arial" w:cs="Arial"/>
                <w:bCs/>
                <w:color w:val="000000"/>
                <w:sz w:val="18"/>
                <w:szCs w:val="18"/>
                <w:bdr w:val="none" w:sz="0" w:space="0" w:color="auto" w:frame="1"/>
                <w:lang w:val="en-US"/>
              </w:rPr>
              <w:t>ve</w:t>
            </w:r>
            <w:proofErr w:type="spellEnd"/>
            <w:r w:rsidR="004E4530" w:rsidRPr="00A43FCA">
              <w:rPr>
                <w:rFonts w:ascii="Arial" w:hAnsi="Arial" w:cs="Arial"/>
                <w:bCs/>
                <w:color w:val="000000"/>
                <w:sz w:val="18"/>
                <w:szCs w:val="18"/>
                <w:bdr w:val="none" w:sz="0" w:space="0" w:color="auto" w:frame="1"/>
                <w:lang w:val="en-US"/>
              </w:rPr>
              <w:t xml:space="preserve"> </w:t>
            </w:r>
            <w:proofErr w:type="spellStart"/>
            <w:r w:rsidR="004E4530" w:rsidRPr="00A43FCA">
              <w:rPr>
                <w:rFonts w:ascii="Arial" w:hAnsi="Arial" w:cs="Arial"/>
                <w:bCs/>
                <w:color w:val="000000"/>
                <w:sz w:val="18"/>
                <w:szCs w:val="18"/>
                <w:bdr w:val="none" w:sz="0" w:space="0" w:color="auto" w:frame="1"/>
                <w:lang w:val="en-US"/>
              </w:rPr>
              <w:t>Y</w:t>
            </w:r>
            <w:r w:rsidR="00565978">
              <w:rPr>
                <w:rFonts w:ascii="Arial" w:hAnsi="Arial" w:cs="Arial"/>
                <w:bCs/>
                <w:color w:val="000000"/>
                <w:sz w:val="18"/>
                <w:szCs w:val="18"/>
                <w:bdr w:val="none" w:sz="0" w:space="0" w:color="auto" w:frame="1"/>
                <w:lang w:val="en-US"/>
              </w:rPr>
              <w:t>u</w:t>
            </w:r>
            <w:r w:rsidR="004E4530" w:rsidRPr="00A43FCA">
              <w:rPr>
                <w:rFonts w:ascii="Arial" w:hAnsi="Arial" w:cs="Arial"/>
                <w:bCs/>
                <w:color w:val="000000"/>
                <w:sz w:val="18"/>
                <w:szCs w:val="18"/>
                <w:bdr w:val="none" w:sz="0" w:space="0" w:color="auto" w:frame="1"/>
                <w:lang w:val="en-US"/>
              </w:rPr>
              <w:t>rtsever</w:t>
            </w:r>
            <w:proofErr w:type="spellEnd"/>
            <w:r w:rsidR="004E4530" w:rsidRPr="00A43FCA">
              <w:rPr>
                <w:rFonts w:ascii="Arial" w:hAnsi="Arial" w:cs="Arial"/>
                <w:bCs/>
                <w:color w:val="000000"/>
                <w:sz w:val="18"/>
                <w:szCs w:val="18"/>
                <w:bdr w:val="none" w:sz="0" w:space="0" w:color="auto" w:frame="1"/>
                <w:lang w:val="en-US"/>
              </w:rPr>
              <w:t>, 2019).</w:t>
            </w:r>
          </w:p>
          <w:p w14:paraId="36CE19B4" w14:textId="77777777" w:rsidR="00117022" w:rsidRPr="00296035" w:rsidRDefault="00117022" w:rsidP="00117022">
            <w:pPr>
              <w:pStyle w:val="WW-NormalWeb1"/>
              <w:spacing w:before="0" w:after="0"/>
              <w:rPr>
                <w:rFonts w:ascii="Arial" w:hAnsi="Arial" w:cs="Arial"/>
                <w:bCs/>
                <w:color w:val="000000"/>
                <w:sz w:val="10"/>
                <w:szCs w:val="10"/>
                <w:bdr w:val="none" w:sz="0" w:space="0" w:color="auto" w:frame="1"/>
                <w:lang w:val="en-US"/>
              </w:rPr>
            </w:pPr>
          </w:p>
          <w:p w14:paraId="35070092" w14:textId="619F210A" w:rsidR="007C586F" w:rsidRPr="006E639B" w:rsidRDefault="007C586F" w:rsidP="00765048">
            <w:pPr>
              <w:pStyle w:val="WW-NormalWeb1"/>
              <w:spacing w:before="0" w:after="0"/>
              <w:jc w:val="both"/>
              <w:rPr>
                <w:rFonts w:ascii="Arial" w:hAnsi="Arial" w:cs="Arial"/>
                <w:bCs/>
                <w:color w:val="4472C4"/>
                <w:sz w:val="18"/>
                <w:szCs w:val="18"/>
                <w:bdr w:val="none" w:sz="0" w:space="0" w:color="auto" w:frame="1"/>
              </w:rPr>
            </w:pPr>
            <w:r w:rsidRPr="00A43FCA">
              <w:rPr>
                <w:rFonts w:ascii="Arial" w:hAnsi="Arial" w:cs="Arial"/>
                <w:bCs/>
                <w:color w:val="000000"/>
                <w:sz w:val="18"/>
                <w:szCs w:val="18"/>
                <w:bdr w:val="none" w:sz="0" w:space="0" w:color="auto" w:frame="1"/>
              </w:rPr>
              <w:t xml:space="preserve">Türkiye’de </w:t>
            </w:r>
            <w:r w:rsidR="00F67D39" w:rsidRPr="00A43FCA">
              <w:rPr>
                <w:rFonts w:ascii="Arial" w:hAnsi="Arial" w:cs="Arial"/>
                <w:bCs/>
                <w:color w:val="000000"/>
                <w:sz w:val="18"/>
                <w:szCs w:val="18"/>
                <w:bdr w:val="none" w:sz="0" w:space="0" w:color="auto" w:frame="1"/>
              </w:rPr>
              <w:t xml:space="preserve">kıyı alanlarındaki </w:t>
            </w:r>
            <w:r w:rsidRPr="00A43FCA">
              <w:rPr>
                <w:rFonts w:ascii="Arial" w:hAnsi="Arial" w:cs="Arial"/>
                <w:bCs/>
                <w:color w:val="000000"/>
                <w:sz w:val="18"/>
                <w:szCs w:val="18"/>
                <w:bdr w:val="none" w:sz="0" w:space="0" w:color="auto" w:frame="1"/>
              </w:rPr>
              <w:t xml:space="preserve">plastik kirliliği üzerine yapılmış çalışmalar </w:t>
            </w:r>
            <w:r w:rsidR="00F67D39" w:rsidRPr="00A43FCA">
              <w:rPr>
                <w:rFonts w:ascii="Arial" w:hAnsi="Arial" w:cs="Arial"/>
                <w:bCs/>
                <w:color w:val="000000"/>
                <w:sz w:val="18"/>
                <w:szCs w:val="18"/>
                <w:bdr w:val="none" w:sz="0" w:space="0" w:color="auto" w:frame="1"/>
              </w:rPr>
              <w:t xml:space="preserve">son 10 yılda yoğunlaşmaktadır. </w:t>
            </w:r>
            <w:r w:rsidRPr="00A43FCA">
              <w:rPr>
                <w:rFonts w:ascii="Arial" w:hAnsi="Arial" w:cs="Arial"/>
                <w:bCs/>
                <w:color w:val="000000"/>
                <w:sz w:val="18"/>
                <w:szCs w:val="18"/>
                <w:bdr w:val="none" w:sz="0" w:space="0" w:color="auto" w:frame="1"/>
              </w:rPr>
              <w:t xml:space="preserve">Topçu vd. (2013) Karadeniz sahilinde 10 farklı kumsalda belirledikleri deniz </w:t>
            </w:r>
            <w:r w:rsidR="00783298">
              <w:rPr>
                <w:rFonts w:ascii="Arial" w:hAnsi="Arial" w:cs="Arial"/>
                <w:bCs/>
                <w:color w:val="000000"/>
                <w:sz w:val="18"/>
                <w:szCs w:val="18"/>
                <w:bdr w:val="none" w:sz="0" w:space="0" w:color="auto" w:frame="1"/>
              </w:rPr>
              <w:t>çöplerinin</w:t>
            </w:r>
            <w:r w:rsidR="00783298" w:rsidRPr="00A43FCA">
              <w:rPr>
                <w:rFonts w:ascii="Arial" w:hAnsi="Arial" w:cs="Arial"/>
                <w:bCs/>
                <w:color w:val="000000"/>
                <w:sz w:val="18"/>
                <w:szCs w:val="18"/>
                <w:bdr w:val="none" w:sz="0" w:space="0" w:color="auto" w:frame="1"/>
              </w:rPr>
              <w:t xml:space="preserve"> </w:t>
            </w:r>
            <w:r w:rsidRPr="00A43FCA">
              <w:rPr>
                <w:rFonts w:ascii="Arial" w:hAnsi="Arial" w:cs="Arial"/>
                <w:bCs/>
                <w:color w:val="000000"/>
                <w:sz w:val="18"/>
                <w:szCs w:val="18"/>
                <w:bdr w:val="none" w:sz="0" w:space="0" w:color="auto" w:frame="1"/>
              </w:rPr>
              <w:t xml:space="preserve">%63’ünün </w:t>
            </w:r>
            <w:r w:rsidR="005F6E00" w:rsidRPr="00A43FCA">
              <w:rPr>
                <w:rFonts w:ascii="Arial" w:hAnsi="Arial" w:cs="Arial"/>
                <w:bCs/>
                <w:color w:val="000000"/>
                <w:sz w:val="18"/>
                <w:szCs w:val="18"/>
                <w:bdr w:val="none" w:sz="0" w:space="0" w:color="auto" w:frame="1"/>
              </w:rPr>
              <w:t xml:space="preserve">boyutları 2-7 cm arasında değişen </w:t>
            </w:r>
            <w:proofErr w:type="spellStart"/>
            <w:r w:rsidRPr="00A43FCA">
              <w:rPr>
                <w:rFonts w:ascii="Arial" w:hAnsi="Arial" w:cs="Arial"/>
                <w:bCs/>
                <w:color w:val="000000"/>
                <w:sz w:val="18"/>
                <w:szCs w:val="18"/>
                <w:bdr w:val="none" w:sz="0" w:space="0" w:color="auto" w:frame="1"/>
              </w:rPr>
              <w:t>makroplastik</w:t>
            </w:r>
            <w:proofErr w:type="spellEnd"/>
            <w:r w:rsidRPr="00A43FCA">
              <w:rPr>
                <w:rFonts w:ascii="Arial" w:hAnsi="Arial" w:cs="Arial"/>
                <w:bCs/>
                <w:color w:val="000000"/>
                <w:sz w:val="18"/>
                <w:szCs w:val="18"/>
                <w:bdr w:val="none" w:sz="0" w:space="0" w:color="auto" w:frame="1"/>
              </w:rPr>
              <w:t xml:space="preserve"> atıklardan oluştuklarını saptamışlardır. </w:t>
            </w:r>
            <w:r w:rsidR="005F6E00" w:rsidRPr="00A43FCA">
              <w:rPr>
                <w:rFonts w:ascii="Arial" w:hAnsi="Arial" w:cs="Arial"/>
                <w:bCs/>
                <w:color w:val="000000"/>
                <w:sz w:val="18"/>
                <w:szCs w:val="18"/>
                <w:bdr w:val="none" w:sz="0" w:space="0" w:color="auto" w:frame="1"/>
              </w:rPr>
              <w:t xml:space="preserve">Bulunan atıkların yarısından fazlasının 25 farklı ülkenin etiketini taşıdığını belirlemişlerdir. </w:t>
            </w:r>
            <w:proofErr w:type="spellStart"/>
            <w:r w:rsidRPr="00A43FCA">
              <w:rPr>
                <w:rFonts w:ascii="Arial" w:hAnsi="Arial" w:cs="Arial"/>
                <w:bCs/>
                <w:color w:val="000000"/>
                <w:sz w:val="18"/>
                <w:szCs w:val="18"/>
                <w:bdr w:val="none" w:sz="0" w:space="0" w:color="auto" w:frame="1"/>
              </w:rPr>
              <w:t>Eryaşar</w:t>
            </w:r>
            <w:proofErr w:type="spellEnd"/>
            <w:r w:rsidRPr="00A43FCA">
              <w:rPr>
                <w:rFonts w:ascii="Arial" w:hAnsi="Arial" w:cs="Arial"/>
                <w:bCs/>
                <w:color w:val="000000"/>
                <w:sz w:val="18"/>
                <w:szCs w:val="18"/>
                <w:bdr w:val="none" w:sz="0" w:space="0" w:color="auto" w:frame="1"/>
              </w:rPr>
              <w:t xml:space="preserve"> vd. (2014) Mersin Körfezi’nde trol ağlarına takılan atıkları</w:t>
            </w:r>
            <w:r w:rsidR="005F6E00" w:rsidRPr="00A43FCA">
              <w:rPr>
                <w:rFonts w:ascii="Arial" w:hAnsi="Arial" w:cs="Arial"/>
                <w:bCs/>
                <w:color w:val="000000"/>
                <w:sz w:val="18"/>
                <w:szCs w:val="18"/>
                <w:bdr w:val="none" w:sz="0" w:space="0" w:color="auto" w:frame="1"/>
              </w:rPr>
              <w:t xml:space="preserve">n </w:t>
            </w:r>
            <w:r w:rsidRPr="00A43FCA">
              <w:rPr>
                <w:rFonts w:ascii="Arial" w:hAnsi="Arial" w:cs="Arial"/>
                <w:bCs/>
                <w:color w:val="000000"/>
                <w:sz w:val="18"/>
                <w:szCs w:val="18"/>
                <w:bdr w:val="none" w:sz="0" w:space="0" w:color="auto" w:frame="1"/>
              </w:rPr>
              <w:t xml:space="preserve">%73 oranında </w:t>
            </w:r>
            <w:proofErr w:type="spellStart"/>
            <w:r w:rsidRPr="00A43FCA">
              <w:rPr>
                <w:rFonts w:ascii="Arial" w:hAnsi="Arial" w:cs="Arial"/>
                <w:bCs/>
                <w:color w:val="000000"/>
                <w:sz w:val="18"/>
                <w:szCs w:val="18"/>
                <w:bdr w:val="none" w:sz="0" w:space="0" w:color="auto" w:frame="1"/>
              </w:rPr>
              <w:t>makroplastik</w:t>
            </w:r>
            <w:proofErr w:type="spellEnd"/>
            <w:r w:rsidRPr="00A43FCA">
              <w:rPr>
                <w:rFonts w:ascii="Arial" w:hAnsi="Arial" w:cs="Arial"/>
                <w:bCs/>
                <w:color w:val="000000"/>
                <w:sz w:val="18"/>
                <w:szCs w:val="18"/>
                <w:bdr w:val="none" w:sz="0" w:space="0" w:color="auto" w:frame="1"/>
              </w:rPr>
              <w:t xml:space="preserve"> </w:t>
            </w:r>
            <w:r w:rsidR="005F6E00" w:rsidRPr="00A43FCA">
              <w:rPr>
                <w:rFonts w:ascii="Arial" w:hAnsi="Arial" w:cs="Arial"/>
                <w:bCs/>
                <w:color w:val="000000"/>
                <w:sz w:val="18"/>
                <w:szCs w:val="18"/>
                <w:bdr w:val="none" w:sz="0" w:space="0" w:color="auto" w:frame="1"/>
              </w:rPr>
              <w:t>içerdiğini</w:t>
            </w:r>
            <w:r w:rsidRPr="00A43FCA">
              <w:rPr>
                <w:rFonts w:ascii="Arial" w:hAnsi="Arial" w:cs="Arial"/>
                <w:bCs/>
                <w:color w:val="000000"/>
                <w:sz w:val="18"/>
                <w:szCs w:val="18"/>
                <w:bdr w:val="none" w:sz="0" w:space="0" w:color="auto" w:frame="1"/>
              </w:rPr>
              <w:t xml:space="preserve"> bulmuşlardır. </w:t>
            </w:r>
            <w:proofErr w:type="spellStart"/>
            <w:r w:rsidRPr="00A43FCA">
              <w:rPr>
                <w:rFonts w:ascii="Arial" w:hAnsi="Arial" w:cs="Arial"/>
                <w:bCs/>
                <w:color w:val="000000"/>
                <w:sz w:val="18"/>
                <w:szCs w:val="18"/>
                <w:bdr w:val="none" w:sz="0" w:space="0" w:color="auto" w:frame="1"/>
              </w:rPr>
              <w:t>Gökdağ</w:t>
            </w:r>
            <w:proofErr w:type="spellEnd"/>
            <w:r w:rsidRPr="00A43FCA">
              <w:rPr>
                <w:rFonts w:ascii="Arial" w:hAnsi="Arial" w:cs="Arial"/>
                <w:bCs/>
                <w:color w:val="000000"/>
                <w:sz w:val="18"/>
                <w:szCs w:val="18"/>
                <w:bdr w:val="none" w:sz="0" w:space="0" w:color="auto" w:frame="1"/>
              </w:rPr>
              <w:t xml:space="preserve"> vd. (2016) Kuzey Doğu Akdeniz deniz suyu ve </w:t>
            </w:r>
            <w:proofErr w:type="spellStart"/>
            <w:r w:rsidRPr="00A43FCA">
              <w:rPr>
                <w:rFonts w:ascii="Arial" w:hAnsi="Arial" w:cs="Arial"/>
                <w:bCs/>
                <w:color w:val="000000"/>
                <w:sz w:val="18"/>
                <w:szCs w:val="18"/>
                <w:bdr w:val="none" w:sz="0" w:space="0" w:color="auto" w:frame="1"/>
              </w:rPr>
              <w:t>sedimanında</w:t>
            </w:r>
            <w:proofErr w:type="spellEnd"/>
            <w:r w:rsidRPr="00A43FCA">
              <w:rPr>
                <w:rFonts w:ascii="Arial" w:hAnsi="Arial" w:cs="Arial"/>
                <w:bCs/>
                <w:color w:val="000000"/>
                <w:sz w:val="18"/>
                <w:szCs w:val="18"/>
                <w:bdr w:val="none" w:sz="0" w:space="0" w:color="auto" w:frame="1"/>
              </w:rPr>
              <w:t xml:space="preserve"> </w:t>
            </w:r>
            <w:r w:rsidR="00B311AD">
              <w:rPr>
                <w:rFonts w:ascii="Arial" w:hAnsi="Arial" w:cs="Arial"/>
                <w:bCs/>
                <w:color w:val="000000"/>
                <w:sz w:val="18"/>
                <w:szCs w:val="18"/>
                <w:bdr w:val="none" w:sz="0" w:space="0" w:color="auto" w:frame="1"/>
              </w:rPr>
              <w:t>MP</w:t>
            </w:r>
            <w:r w:rsidRPr="00A43FCA">
              <w:rPr>
                <w:rFonts w:ascii="Arial" w:hAnsi="Arial" w:cs="Arial"/>
                <w:bCs/>
                <w:color w:val="000000"/>
                <w:sz w:val="18"/>
                <w:szCs w:val="18"/>
                <w:bdr w:val="none" w:sz="0" w:space="0" w:color="auto" w:frame="1"/>
              </w:rPr>
              <w:t xml:space="preserve"> yoğunluklarını ölçmüşler ve su yüzeyi, su kolonu ve </w:t>
            </w:r>
            <w:proofErr w:type="spellStart"/>
            <w:r w:rsidRPr="00A43FCA">
              <w:rPr>
                <w:rFonts w:ascii="Arial" w:hAnsi="Arial" w:cs="Arial"/>
                <w:bCs/>
                <w:color w:val="000000"/>
                <w:sz w:val="18"/>
                <w:szCs w:val="18"/>
                <w:bdr w:val="none" w:sz="0" w:space="0" w:color="auto" w:frame="1"/>
              </w:rPr>
              <w:t>sediman</w:t>
            </w:r>
            <w:proofErr w:type="spellEnd"/>
            <w:r w:rsidRPr="00A43FCA">
              <w:rPr>
                <w:rFonts w:ascii="Arial" w:hAnsi="Arial" w:cs="Arial"/>
                <w:bCs/>
                <w:color w:val="000000"/>
                <w:sz w:val="18"/>
                <w:szCs w:val="18"/>
                <w:bdr w:val="none" w:sz="0" w:space="0" w:color="auto" w:frame="1"/>
              </w:rPr>
              <w:t xml:space="preserve"> örneklerinde </w:t>
            </w:r>
            <w:r w:rsidR="00B311AD">
              <w:rPr>
                <w:rFonts w:ascii="Arial" w:hAnsi="Arial" w:cs="Arial"/>
                <w:bCs/>
                <w:color w:val="000000"/>
                <w:sz w:val="18"/>
                <w:szCs w:val="18"/>
                <w:bdr w:val="none" w:sz="0" w:space="0" w:color="auto" w:frame="1"/>
              </w:rPr>
              <w:t>MP</w:t>
            </w:r>
            <w:r w:rsidRPr="00A43FCA">
              <w:rPr>
                <w:rFonts w:ascii="Arial" w:hAnsi="Arial" w:cs="Arial"/>
                <w:bCs/>
                <w:color w:val="000000"/>
                <w:sz w:val="18"/>
                <w:szCs w:val="18"/>
                <w:bdr w:val="none" w:sz="0" w:space="0" w:color="auto" w:frame="1"/>
              </w:rPr>
              <w:t xml:space="preserve"> tespit etmişlerdir.</w:t>
            </w:r>
            <w:r w:rsidR="00884654" w:rsidRPr="00A43FCA">
              <w:rPr>
                <w:rFonts w:ascii="Arial" w:hAnsi="Arial" w:cs="Arial"/>
                <w:bCs/>
                <w:color w:val="000000"/>
                <w:sz w:val="18"/>
                <w:szCs w:val="18"/>
                <w:bdr w:val="none" w:sz="0" w:space="0" w:color="auto" w:frame="1"/>
              </w:rPr>
              <w:t xml:space="preserve"> Gündoğdu vd. </w:t>
            </w:r>
            <w:r w:rsidR="00884654" w:rsidRPr="00A43FCA">
              <w:rPr>
                <w:rFonts w:ascii="Arial" w:hAnsi="Arial" w:cs="Arial"/>
                <w:bCs/>
                <w:color w:val="000000"/>
                <w:sz w:val="18"/>
                <w:szCs w:val="18"/>
                <w:bdr w:val="none" w:sz="0" w:space="0" w:color="auto" w:frame="1"/>
              </w:rPr>
              <w:lastRenderedPageBreak/>
              <w:t xml:space="preserve">(2017) Mersin Körfezinde 4 ayrı noktada </w:t>
            </w:r>
            <w:r w:rsidR="009807CC" w:rsidRPr="00A43FCA">
              <w:rPr>
                <w:rFonts w:ascii="Arial" w:hAnsi="Arial" w:cs="Arial"/>
                <w:bCs/>
                <w:color w:val="000000"/>
                <w:sz w:val="18"/>
                <w:szCs w:val="18"/>
                <w:bdr w:val="none" w:sz="0" w:space="0" w:color="auto" w:frame="1"/>
              </w:rPr>
              <w:t xml:space="preserve">topladıkları plastik deniz çöplerinin ağırlıklı olarak Polietilen (PE), Polipropilen (PP) ve polietilen </w:t>
            </w:r>
            <w:proofErr w:type="spellStart"/>
            <w:r w:rsidR="009807CC" w:rsidRPr="00A43FCA">
              <w:rPr>
                <w:rFonts w:ascii="Arial" w:hAnsi="Arial" w:cs="Arial"/>
                <w:bCs/>
                <w:color w:val="000000"/>
                <w:sz w:val="18"/>
                <w:szCs w:val="18"/>
                <w:bdr w:val="none" w:sz="0" w:space="0" w:color="auto" w:frame="1"/>
                <w:lang w:val="en-US"/>
              </w:rPr>
              <w:t>tereftalat</w:t>
            </w:r>
            <w:proofErr w:type="spellEnd"/>
            <w:r w:rsidR="009807CC" w:rsidRPr="00A43FCA">
              <w:rPr>
                <w:rFonts w:ascii="Arial" w:hAnsi="Arial" w:cs="Arial"/>
                <w:bCs/>
                <w:color w:val="000000"/>
                <w:sz w:val="18"/>
                <w:szCs w:val="18"/>
                <w:bdr w:val="none" w:sz="0" w:space="0" w:color="auto" w:frame="1"/>
                <w:lang w:val="en-US"/>
              </w:rPr>
              <w:t xml:space="preserve"> (PET)’den </w:t>
            </w:r>
            <w:proofErr w:type="spellStart"/>
            <w:r w:rsidR="009807CC" w:rsidRPr="00A43FCA">
              <w:rPr>
                <w:rFonts w:ascii="Arial" w:hAnsi="Arial" w:cs="Arial"/>
                <w:bCs/>
                <w:color w:val="000000"/>
                <w:sz w:val="18"/>
                <w:szCs w:val="18"/>
                <w:bdr w:val="none" w:sz="0" w:space="0" w:color="auto" w:frame="1"/>
                <w:lang w:val="en-US"/>
              </w:rPr>
              <w:t>oluştuğunu</w:t>
            </w:r>
            <w:proofErr w:type="spellEnd"/>
            <w:r w:rsidR="009807CC" w:rsidRPr="00A43FCA">
              <w:rPr>
                <w:rFonts w:ascii="Arial" w:hAnsi="Arial" w:cs="Arial"/>
                <w:bCs/>
                <w:color w:val="000000"/>
                <w:sz w:val="18"/>
                <w:szCs w:val="18"/>
                <w:bdr w:val="none" w:sz="0" w:space="0" w:color="auto" w:frame="1"/>
                <w:lang w:val="en-US"/>
              </w:rPr>
              <w:t xml:space="preserve"> </w:t>
            </w:r>
            <w:proofErr w:type="spellStart"/>
            <w:r w:rsidR="009807CC" w:rsidRPr="00A43FCA">
              <w:rPr>
                <w:rFonts w:ascii="Arial" w:hAnsi="Arial" w:cs="Arial"/>
                <w:bCs/>
                <w:color w:val="000000"/>
                <w:sz w:val="18"/>
                <w:szCs w:val="18"/>
                <w:bdr w:val="none" w:sz="0" w:space="0" w:color="auto" w:frame="1"/>
                <w:lang w:val="en-US"/>
              </w:rPr>
              <w:t>gözlemlemişlerdir</w:t>
            </w:r>
            <w:proofErr w:type="spellEnd"/>
            <w:r w:rsidR="009807CC" w:rsidRPr="00A43FCA">
              <w:rPr>
                <w:rFonts w:ascii="Arial" w:hAnsi="Arial" w:cs="Arial"/>
                <w:bCs/>
                <w:color w:val="000000"/>
                <w:sz w:val="18"/>
                <w:szCs w:val="18"/>
                <w:bdr w:val="none" w:sz="0" w:space="0" w:color="auto" w:frame="1"/>
                <w:lang w:val="en-US"/>
              </w:rPr>
              <w:t xml:space="preserve">. </w:t>
            </w:r>
            <w:proofErr w:type="spellStart"/>
            <w:r w:rsidR="00371049" w:rsidRPr="00A43FCA">
              <w:rPr>
                <w:rFonts w:ascii="Arial" w:hAnsi="Arial" w:cs="Arial"/>
                <w:bCs/>
                <w:color w:val="000000"/>
                <w:sz w:val="18"/>
                <w:szCs w:val="18"/>
                <w:bdr w:val="none" w:sz="0" w:space="0" w:color="auto" w:frame="1"/>
              </w:rPr>
              <w:t>Olguner</w:t>
            </w:r>
            <w:proofErr w:type="spellEnd"/>
            <w:r w:rsidR="00371049" w:rsidRPr="00A43FCA">
              <w:rPr>
                <w:rFonts w:ascii="Arial" w:hAnsi="Arial" w:cs="Arial"/>
                <w:bCs/>
                <w:color w:val="000000"/>
                <w:sz w:val="18"/>
                <w:szCs w:val="18"/>
                <w:bdr w:val="none" w:sz="0" w:space="0" w:color="auto" w:frame="1"/>
              </w:rPr>
              <w:t xml:space="preserve"> vd. (2018) Antalya Körfezi’nde, Lara Kumsalı doğusu, Side ilçesi batı ve doğusunda olmak üzere üç ayrı noktada denizden aldıkları örneklerin %71’inin plastik olduğunu tespit etmişlerdir. </w:t>
            </w:r>
            <w:r w:rsidR="009955E2" w:rsidRPr="00A43FCA">
              <w:rPr>
                <w:rFonts w:ascii="Arial" w:hAnsi="Arial" w:cs="Arial"/>
                <w:bCs/>
                <w:color w:val="000000"/>
                <w:sz w:val="18"/>
                <w:szCs w:val="18"/>
                <w:bdr w:val="none" w:sz="0" w:space="0" w:color="auto" w:frame="1"/>
              </w:rPr>
              <w:t>Tunçer vd</w:t>
            </w:r>
            <w:r w:rsidR="00783298">
              <w:rPr>
                <w:rFonts w:ascii="Arial" w:hAnsi="Arial" w:cs="Arial"/>
                <w:bCs/>
                <w:color w:val="000000"/>
                <w:sz w:val="18"/>
                <w:szCs w:val="18"/>
                <w:bdr w:val="none" w:sz="0" w:space="0" w:color="auto" w:frame="1"/>
              </w:rPr>
              <w:t>.</w:t>
            </w:r>
            <w:r w:rsidR="009955E2" w:rsidRPr="00A43FCA">
              <w:rPr>
                <w:rFonts w:ascii="Arial" w:hAnsi="Arial" w:cs="Arial"/>
                <w:bCs/>
                <w:color w:val="000000"/>
                <w:sz w:val="18"/>
                <w:szCs w:val="18"/>
                <w:bdr w:val="none" w:sz="0" w:space="0" w:color="auto" w:frame="1"/>
              </w:rPr>
              <w:t xml:space="preserve"> (2018) Ma</w:t>
            </w:r>
            <w:r w:rsidR="00653A21" w:rsidRPr="00A43FCA">
              <w:rPr>
                <w:rFonts w:ascii="Arial" w:hAnsi="Arial" w:cs="Arial"/>
                <w:bCs/>
                <w:color w:val="000000"/>
                <w:sz w:val="18"/>
                <w:szCs w:val="18"/>
                <w:bdr w:val="none" w:sz="0" w:space="0" w:color="auto" w:frame="1"/>
              </w:rPr>
              <w:t>r</w:t>
            </w:r>
            <w:r w:rsidR="009955E2" w:rsidRPr="00A43FCA">
              <w:rPr>
                <w:rFonts w:ascii="Arial" w:hAnsi="Arial" w:cs="Arial"/>
                <w:bCs/>
                <w:color w:val="000000"/>
                <w:sz w:val="18"/>
                <w:szCs w:val="18"/>
                <w:bdr w:val="none" w:sz="0" w:space="0" w:color="auto" w:frame="1"/>
              </w:rPr>
              <w:t xml:space="preserve">mara Denizi yüzey sularında </w:t>
            </w:r>
            <w:r w:rsidR="00B311AD">
              <w:rPr>
                <w:rFonts w:ascii="Arial" w:hAnsi="Arial" w:cs="Arial"/>
                <w:bCs/>
                <w:color w:val="000000"/>
                <w:sz w:val="18"/>
                <w:szCs w:val="18"/>
                <w:bdr w:val="none" w:sz="0" w:space="0" w:color="auto" w:frame="1"/>
              </w:rPr>
              <w:t>MP</w:t>
            </w:r>
            <w:r w:rsidR="009955E2" w:rsidRPr="00A43FCA">
              <w:rPr>
                <w:rFonts w:ascii="Arial" w:hAnsi="Arial" w:cs="Arial"/>
                <w:bCs/>
                <w:color w:val="000000"/>
                <w:sz w:val="18"/>
                <w:szCs w:val="18"/>
                <w:bdr w:val="none" w:sz="0" w:space="0" w:color="auto" w:frame="1"/>
              </w:rPr>
              <w:t xml:space="preserve"> varlığını tespit eden ilk çalışmalardan birini yürütmüşlerdir. Daha sonra </w:t>
            </w:r>
            <w:proofErr w:type="gramStart"/>
            <w:r w:rsidR="00386594" w:rsidRPr="00A43FCA">
              <w:rPr>
                <w:rFonts w:ascii="Arial" w:hAnsi="Arial" w:cs="Arial"/>
                <w:bCs/>
                <w:color w:val="000000"/>
                <w:sz w:val="18"/>
                <w:szCs w:val="18"/>
                <w:bdr w:val="none" w:sz="0" w:space="0" w:color="auto" w:frame="1"/>
              </w:rPr>
              <w:t>Sari</w:t>
            </w:r>
            <w:proofErr w:type="gramEnd"/>
            <w:r w:rsidR="00386594" w:rsidRPr="00A43FCA">
              <w:rPr>
                <w:rFonts w:ascii="Arial" w:hAnsi="Arial" w:cs="Arial"/>
                <w:bCs/>
                <w:color w:val="000000"/>
                <w:sz w:val="18"/>
                <w:szCs w:val="18"/>
                <w:bdr w:val="none" w:sz="0" w:space="0" w:color="auto" w:frame="1"/>
              </w:rPr>
              <w:t xml:space="preserve"> Erkan vd. (2021) İstanbul şehrinin Marmara Denizi kıyılarında</w:t>
            </w:r>
            <w:r w:rsidR="00F85CBC" w:rsidRPr="00A43FCA">
              <w:rPr>
                <w:rFonts w:ascii="Arial" w:hAnsi="Arial" w:cs="Arial"/>
                <w:bCs/>
                <w:color w:val="000000"/>
                <w:sz w:val="18"/>
                <w:szCs w:val="18"/>
                <w:bdr w:val="none" w:sz="0" w:space="0" w:color="auto" w:frame="1"/>
              </w:rPr>
              <w:t xml:space="preserve"> </w:t>
            </w:r>
            <w:r w:rsidR="00386594" w:rsidRPr="00A43FCA">
              <w:rPr>
                <w:rFonts w:ascii="Arial" w:hAnsi="Arial" w:cs="Arial"/>
                <w:bCs/>
                <w:color w:val="000000"/>
                <w:sz w:val="18"/>
                <w:szCs w:val="18"/>
                <w:bdr w:val="none" w:sz="0" w:space="0" w:color="auto" w:frame="1"/>
              </w:rPr>
              <w:t>kurulan 43 istasyondan alınan örnekl</w:t>
            </w:r>
            <w:r w:rsidR="00485184" w:rsidRPr="00A43FCA">
              <w:rPr>
                <w:rFonts w:ascii="Arial" w:hAnsi="Arial" w:cs="Arial"/>
                <w:bCs/>
                <w:color w:val="000000"/>
                <w:sz w:val="18"/>
                <w:szCs w:val="18"/>
                <w:bdr w:val="none" w:sz="0" w:space="0" w:color="auto" w:frame="1"/>
              </w:rPr>
              <w:t>eri</w:t>
            </w:r>
            <w:r w:rsidR="00386594" w:rsidRPr="00A43FCA">
              <w:rPr>
                <w:rFonts w:ascii="Arial" w:hAnsi="Arial" w:cs="Arial"/>
                <w:bCs/>
                <w:color w:val="000000"/>
                <w:sz w:val="18"/>
                <w:szCs w:val="18"/>
                <w:bdr w:val="none" w:sz="0" w:space="0" w:color="auto" w:frame="1"/>
              </w:rPr>
              <w:t xml:space="preserve"> incelemiş</w:t>
            </w:r>
            <w:r w:rsidR="00485184" w:rsidRPr="00A43FCA">
              <w:rPr>
                <w:rFonts w:ascii="Arial" w:hAnsi="Arial" w:cs="Arial"/>
                <w:bCs/>
                <w:color w:val="000000"/>
                <w:sz w:val="18"/>
                <w:szCs w:val="18"/>
                <w:bdr w:val="none" w:sz="0" w:space="0" w:color="auto" w:frame="1"/>
              </w:rPr>
              <w:t>,</w:t>
            </w:r>
            <w:r w:rsidR="00386594" w:rsidRPr="00A43FCA">
              <w:rPr>
                <w:rFonts w:ascii="Arial" w:hAnsi="Arial" w:cs="Arial"/>
                <w:bCs/>
                <w:color w:val="000000"/>
                <w:sz w:val="18"/>
                <w:szCs w:val="18"/>
                <w:bdr w:val="none" w:sz="0" w:space="0" w:color="auto" w:frame="1"/>
              </w:rPr>
              <w:t xml:space="preserve"> </w:t>
            </w:r>
            <w:r w:rsidR="00B311AD">
              <w:rPr>
                <w:rFonts w:ascii="Arial" w:hAnsi="Arial" w:cs="Arial"/>
                <w:bCs/>
                <w:color w:val="000000"/>
                <w:sz w:val="18"/>
                <w:szCs w:val="18"/>
                <w:bdr w:val="none" w:sz="0" w:space="0" w:color="auto" w:frame="1"/>
              </w:rPr>
              <w:t>MP</w:t>
            </w:r>
            <w:r w:rsidR="00485184" w:rsidRPr="00A43FCA">
              <w:rPr>
                <w:rFonts w:ascii="Arial" w:hAnsi="Arial" w:cs="Arial"/>
                <w:bCs/>
                <w:color w:val="000000"/>
                <w:sz w:val="18"/>
                <w:szCs w:val="18"/>
                <w:bdr w:val="none" w:sz="0" w:space="0" w:color="auto" w:frame="1"/>
              </w:rPr>
              <w:t xml:space="preserve"> tip ve renk dağılımını araştırmışlardır. </w:t>
            </w:r>
            <w:proofErr w:type="spellStart"/>
            <w:r w:rsidR="00BF46EE" w:rsidRPr="00A43FCA">
              <w:rPr>
                <w:rFonts w:ascii="Arial" w:hAnsi="Arial" w:cs="Arial"/>
                <w:bCs/>
                <w:color w:val="000000"/>
                <w:sz w:val="18"/>
                <w:szCs w:val="18"/>
                <w:bdr w:val="none" w:sz="0" w:space="0" w:color="auto" w:frame="1"/>
              </w:rPr>
              <w:t>Ulgen</w:t>
            </w:r>
            <w:proofErr w:type="spellEnd"/>
            <w:r w:rsidR="00BF46EE" w:rsidRPr="00A43FCA">
              <w:rPr>
                <w:rFonts w:ascii="Arial" w:hAnsi="Arial" w:cs="Arial"/>
                <w:bCs/>
                <w:color w:val="000000"/>
                <w:sz w:val="18"/>
                <w:szCs w:val="18"/>
                <w:bdr w:val="none" w:sz="0" w:space="0" w:color="auto" w:frame="1"/>
              </w:rPr>
              <w:t xml:space="preserve"> vd</w:t>
            </w:r>
            <w:r w:rsidR="00540FFF">
              <w:rPr>
                <w:rFonts w:ascii="Arial" w:hAnsi="Arial" w:cs="Arial"/>
                <w:bCs/>
                <w:color w:val="000000"/>
                <w:sz w:val="18"/>
                <w:szCs w:val="18"/>
                <w:bdr w:val="none" w:sz="0" w:space="0" w:color="auto" w:frame="1"/>
              </w:rPr>
              <w:t>.</w:t>
            </w:r>
            <w:r w:rsidR="00BF46EE" w:rsidRPr="00A43FCA">
              <w:rPr>
                <w:rFonts w:ascii="Arial" w:hAnsi="Arial" w:cs="Arial"/>
                <w:bCs/>
                <w:color w:val="000000"/>
                <w:sz w:val="18"/>
                <w:szCs w:val="18"/>
                <w:bdr w:val="none" w:sz="0" w:space="0" w:color="auto" w:frame="1"/>
              </w:rPr>
              <w:t xml:space="preserve"> (2019) Sarayköy Kumsalı (İyidere, Rize) çöplerinin %15’inin </w:t>
            </w:r>
            <w:proofErr w:type="spellStart"/>
            <w:r w:rsidR="00BF46EE" w:rsidRPr="00A43FCA">
              <w:rPr>
                <w:rFonts w:ascii="Arial" w:hAnsi="Arial" w:cs="Arial"/>
                <w:bCs/>
                <w:color w:val="000000"/>
                <w:sz w:val="18"/>
                <w:szCs w:val="18"/>
                <w:bdr w:val="none" w:sz="0" w:space="0" w:color="auto" w:frame="1"/>
              </w:rPr>
              <w:t>polistren</w:t>
            </w:r>
            <w:proofErr w:type="spellEnd"/>
            <w:r w:rsidR="00F85CBC" w:rsidRPr="00A43FCA">
              <w:rPr>
                <w:rFonts w:ascii="Arial" w:hAnsi="Arial" w:cs="Arial"/>
                <w:bCs/>
                <w:color w:val="000000"/>
                <w:sz w:val="18"/>
                <w:szCs w:val="18"/>
                <w:bdr w:val="none" w:sz="0" w:space="0" w:color="auto" w:frame="1"/>
              </w:rPr>
              <w:t xml:space="preserve"> (PS)</w:t>
            </w:r>
            <w:r w:rsidR="00BF46EE" w:rsidRPr="00A43FCA">
              <w:rPr>
                <w:rFonts w:ascii="Arial" w:hAnsi="Arial" w:cs="Arial"/>
                <w:bCs/>
                <w:color w:val="000000"/>
                <w:sz w:val="18"/>
                <w:szCs w:val="18"/>
                <w:bdr w:val="none" w:sz="0" w:space="0" w:color="auto" w:frame="1"/>
              </w:rPr>
              <w:t xml:space="preserve"> olduğunu belirlemişlerdir. Kumsalda biriken çöplerin %22’sinin nehir kaynaklı, %21’inin dolgu ve çöp boşaltma sonucu ve</w:t>
            </w:r>
            <w:r w:rsidR="00BF46EE" w:rsidRPr="006E639B">
              <w:rPr>
                <w:rFonts w:ascii="Arial" w:hAnsi="Arial" w:cs="Arial"/>
                <w:bCs/>
                <w:color w:val="4472C4"/>
                <w:sz w:val="18"/>
                <w:szCs w:val="18"/>
                <w:bdr w:val="none" w:sz="0" w:space="0" w:color="auto" w:frame="1"/>
              </w:rPr>
              <w:t xml:space="preserve"> </w:t>
            </w:r>
            <w:r w:rsidR="00BF46EE" w:rsidRPr="00A43FCA">
              <w:rPr>
                <w:rFonts w:ascii="Arial" w:hAnsi="Arial" w:cs="Arial"/>
                <w:bCs/>
                <w:color w:val="000000"/>
                <w:sz w:val="18"/>
                <w:szCs w:val="18"/>
                <w:bdr w:val="none" w:sz="0" w:space="0" w:color="auto" w:frame="1"/>
              </w:rPr>
              <w:t xml:space="preserve">%18’inin de balıkçılık kaynaklı olduğu sonucuna varmışlardır. </w:t>
            </w:r>
            <w:r w:rsidR="008D5E22" w:rsidRPr="00A43FCA">
              <w:rPr>
                <w:rFonts w:ascii="Arial" w:hAnsi="Arial" w:cs="Arial"/>
                <w:bCs/>
                <w:color w:val="000000"/>
                <w:sz w:val="18"/>
                <w:szCs w:val="18"/>
                <w:bdr w:val="none" w:sz="0" w:space="0" w:color="auto" w:frame="1"/>
              </w:rPr>
              <w:t>Öztekin vd</w:t>
            </w:r>
            <w:r w:rsidR="00540FFF">
              <w:rPr>
                <w:rFonts w:ascii="Arial" w:hAnsi="Arial" w:cs="Arial"/>
                <w:bCs/>
                <w:color w:val="000000"/>
                <w:sz w:val="18"/>
                <w:szCs w:val="18"/>
                <w:bdr w:val="none" w:sz="0" w:space="0" w:color="auto" w:frame="1"/>
              </w:rPr>
              <w:t>.</w:t>
            </w:r>
            <w:r w:rsidR="008D5E22" w:rsidRPr="00A43FCA">
              <w:rPr>
                <w:rFonts w:ascii="Arial" w:hAnsi="Arial" w:cs="Arial"/>
                <w:bCs/>
                <w:color w:val="000000"/>
                <w:sz w:val="18"/>
                <w:szCs w:val="18"/>
                <w:bdr w:val="none" w:sz="0" w:space="0" w:color="auto" w:frame="1"/>
              </w:rPr>
              <w:t xml:space="preserve"> (2019) </w:t>
            </w:r>
            <w:proofErr w:type="spellStart"/>
            <w:r w:rsidR="008D5E22" w:rsidRPr="00A43FCA">
              <w:rPr>
                <w:rFonts w:ascii="Arial" w:hAnsi="Arial" w:cs="Arial"/>
                <w:bCs/>
                <w:color w:val="000000"/>
                <w:sz w:val="18"/>
                <w:szCs w:val="18"/>
                <w:bdr w:val="none" w:sz="0" w:space="0" w:color="auto" w:frame="1"/>
              </w:rPr>
              <w:t>Sarıkum</w:t>
            </w:r>
            <w:proofErr w:type="spellEnd"/>
            <w:r w:rsidR="008D5E22" w:rsidRPr="00A43FCA">
              <w:rPr>
                <w:rFonts w:ascii="Arial" w:hAnsi="Arial" w:cs="Arial"/>
                <w:bCs/>
                <w:color w:val="000000"/>
                <w:sz w:val="18"/>
                <w:szCs w:val="18"/>
                <w:bdr w:val="none" w:sz="0" w:space="0" w:color="auto" w:frame="1"/>
              </w:rPr>
              <w:t xml:space="preserve"> </w:t>
            </w:r>
            <w:proofErr w:type="spellStart"/>
            <w:r w:rsidR="008D5E22" w:rsidRPr="00A43FCA">
              <w:rPr>
                <w:rFonts w:ascii="Arial" w:hAnsi="Arial" w:cs="Arial"/>
                <w:bCs/>
                <w:color w:val="000000"/>
                <w:sz w:val="18"/>
                <w:szCs w:val="18"/>
                <w:bdr w:val="none" w:sz="0" w:space="0" w:color="auto" w:frame="1"/>
              </w:rPr>
              <w:t>Lagünü’nü</w:t>
            </w:r>
            <w:proofErr w:type="spellEnd"/>
            <w:r w:rsidR="008D5E22" w:rsidRPr="00A43FCA">
              <w:rPr>
                <w:rFonts w:ascii="Arial" w:hAnsi="Arial" w:cs="Arial"/>
                <w:bCs/>
                <w:color w:val="000000"/>
                <w:sz w:val="18"/>
                <w:szCs w:val="18"/>
                <w:bdr w:val="none" w:sz="0" w:space="0" w:color="auto" w:frame="1"/>
              </w:rPr>
              <w:t xml:space="preserve"> (Sinop) kumsal çöplerinin</w:t>
            </w:r>
            <w:r w:rsidR="00F209AE" w:rsidRPr="00A43FCA">
              <w:rPr>
                <w:rFonts w:ascii="Arial" w:hAnsi="Arial" w:cs="Arial"/>
                <w:bCs/>
                <w:color w:val="000000"/>
                <w:sz w:val="18"/>
                <w:szCs w:val="18"/>
                <w:bdr w:val="none" w:sz="0" w:space="0" w:color="auto" w:frame="1"/>
              </w:rPr>
              <w:t xml:space="preserve"> %95</w:t>
            </w:r>
            <w:r w:rsidR="00540FFF">
              <w:rPr>
                <w:rFonts w:ascii="Arial" w:hAnsi="Arial" w:cs="Arial"/>
                <w:bCs/>
                <w:color w:val="000000"/>
                <w:sz w:val="18"/>
                <w:szCs w:val="18"/>
                <w:bdr w:val="none" w:sz="0" w:space="0" w:color="auto" w:frame="1"/>
              </w:rPr>
              <w:t>,</w:t>
            </w:r>
            <w:r w:rsidR="00F209AE" w:rsidRPr="00A43FCA">
              <w:rPr>
                <w:rFonts w:ascii="Arial" w:hAnsi="Arial" w:cs="Arial"/>
                <w:bCs/>
                <w:color w:val="000000"/>
                <w:sz w:val="18"/>
                <w:szCs w:val="18"/>
                <w:bdr w:val="none" w:sz="0" w:space="0" w:color="auto" w:frame="1"/>
              </w:rPr>
              <w:t>61’inin plastik olduğu</w:t>
            </w:r>
            <w:r w:rsidR="00F713DB">
              <w:rPr>
                <w:rFonts w:ascii="Arial" w:hAnsi="Arial" w:cs="Arial"/>
                <w:bCs/>
                <w:color w:val="000000"/>
                <w:sz w:val="18"/>
                <w:szCs w:val="18"/>
                <w:bdr w:val="none" w:sz="0" w:space="0" w:color="auto" w:frame="1"/>
              </w:rPr>
              <w:t>nu</w:t>
            </w:r>
            <w:r w:rsidR="00F209AE" w:rsidRPr="00A43FCA">
              <w:rPr>
                <w:rFonts w:ascii="Arial" w:hAnsi="Arial" w:cs="Arial"/>
                <w:bCs/>
                <w:color w:val="000000"/>
                <w:sz w:val="18"/>
                <w:szCs w:val="18"/>
                <w:bdr w:val="none" w:sz="0" w:space="0" w:color="auto" w:frame="1"/>
              </w:rPr>
              <w:t xml:space="preserve"> ifade etmişlerdir. </w:t>
            </w:r>
            <w:r w:rsidR="005774F9" w:rsidRPr="00A43FCA">
              <w:rPr>
                <w:rFonts w:ascii="Arial" w:hAnsi="Arial" w:cs="Arial"/>
                <w:bCs/>
                <w:color w:val="000000"/>
                <w:sz w:val="18"/>
                <w:szCs w:val="18"/>
                <w:bdr w:val="none" w:sz="0" w:space="0" w:color="auto" w:frame="1"/>
              </w:rPr>
              <w:t>Ertaş (2021</w:t>
            </w:r>
            <w:r w:rsidR="0054188F" w:rsidRPr="00A43FCA">
              <w:rPr>
                <w:rFonts w:ascii="Arial" w:hAnsi="Arial" w:cs="Arial"/>
                <w:bCs/>
                <w:color w:val="000000"/>
                <w:sz w:val="18"/>
                <w:szCs w:val="18"/>
                <w:bdr w:val="none" w:sz="0" w:space="0" w:color="auto" w:frame="1"/>
              </w:rPr>
              <w:t>(a)</w:t>
            </w:r>
            <w:r w:rsidR="005774F9" w:rsidRPr="00A43FCA">
              <w:rPr>
                <w:rFonts w:ascii="Arial" w:hAnsi="Arial" w:cs="Arial"/>
                <w:bCs/>
                <w:color w:val="000000"/>
                <w:sz w:val="18"/>
                <w:szCs w:val="18"/>
                <w:bdr w:val="none" w:sz="0" w:space="0" w:color="auto" w:frame="1"/>
              </w:rPr>
              <w:t xml:space="preserve">) </w:t>
            </w:r>
            <w:proofErr w:type="spellStart"/>
            <w:r w:rsidR="00217171" w:rsidRPr="00A43FCA">
              <w:rPr>
                <w:rFonts w:ascii="Arial" w:hAnsi="Arial" w:cs="Arial"/>
                <w:bCs/>
                <w:color w:val="000000"/>
                <w:sz w:val="18"/>
                <w:szCs w:val="18"/>
                <w:bdr w:val="none" w:sz="0" w:space="0" w:color="auto" w:frame="1"/>
              </w:rPr>
              <w:t>Akyatan</w:t>
            </w:r>
            <w:proofErr w:type="spellEnd"/>
            <w:r w:rsidR="00217171" w:rsidRPr="00A43FCA">
              <w:rPr>
                <w:rFonts w:ascii="Arial" w:hAnsi="Arial" w:cs="Arial"/>
                <w:bCs/>
                <w:color w:val="000000"/>
                <w:sz w:val="18"/>
                <w:szCs w:val="18"/>
                <w:bdr w:val="none" w:sz="0" w:space="0" w:color="auto" w:frame="1"/>
              </w:rPr>
              <w:t xml:space="preserve"> </w:t>
            </w:r>
            <w:proofErr w:type="spellStart"/>
            <w:r w:rsidR="00217171" w:rsidRPr="00A43FCA">
              <w:rPr>
                <w:rFonts w:ascii="Arial" w:hAnsi="Arial" w:cs="Arial"/>
                <w:bCs/>
                <w:color w:val="000000"/>
                <w:sz w:val="18"/>
                <w:szCs w:val="18"/>
                <w:bdr w:val="none" w:sz="0" w:space="0" w:color="auto" w:frame="1"/>
              </w:rPr>
              <w:t>Lagünü’nde</w:t>
            </w:r>
            <w:proofErr w:type="spellEnd"/>
            <w:r w:rsidR="00217171" w:rsidRPr="00A43FCA">
              <w:rPr>
                <w:rFonts w:ascii="Arial" w:hAnsi="Arial" w:cs="Arial"/>
                <w:bCs/>
                <w:color w:val="000000"/>
                <w:sz w:val="18"/>
                <w:szCs w:val="18"/>
                <w:bdr w:val="none" w:sz="0" w:space="0" w:color="auto" w:frame="1"/>
              </w:rPr>
              <w:t xml:space="preserve"> (Adana) topladıkları kumsal çöplerinin %84’ünün plastik olduğunu belirlemiş</w:t>
            </w:r>
            <w:r w:rsidR="003D1326" w:rsidRPr="00A43FCA">
              <w:rPr>
                <w:rFonts w:ascii="Arial" w:hAnsi="Arial" w:cs="Arial"/>
                <w:bCs/>
                <w:color w:val="000000"/>
                <w:sz w:val="18"/>
                <w:szCs w:val="18"/>
                <w:bdr w:val="none" w:sz="0" w:space="0" w:color="auto" w:frame="1"/>
              </w:rPr>
              <w:t>tir</w:t>
            </w:r>
            <w:r w:rsidR="00217171" w:rsidRPr="00A43FCA">
              <w:rPr>
                <w:rFonts w:ascii="Arial" w:hAnsi="Arial" w:cs="Arial"/>
                <w:bCs/>
                <w:color w:val="000000"/>
                <w:sz w:val="18"/>
                <w:szCs w:val="18"/>
                <w:bdr w:val="none" w:sz="0" w:space="0" w:color="auto" w:frame="1"/>
              </w:rPr>
              <w:t>.</w:t>
            </w:r>
            <w:r w:rsidR="0054188F" w:rsidRPr="00A43FCA">
              <w:rPr>
                <w:rFonts w:ascii="Arial" w:hAnsi="Arial" w:cs="Arial"/>
                <w:bCs/>
                <w:color w:val="000000"/>
                <w:sz w:val="18"/>
                <w:szCs w:val="18"/>
                <w:bdr w:val="none" w:sz="0" w:space="0" w:color="auto" w:frame="1"/>
              </w:rPr>
              <w:t xml:space="preserve"> Ertaş (2021(b)) </w:t>
            </w:r>
            <w:proofErr w:type="spellStart"/>
            <w:r w:rsidR="0054188F" w:rsidRPr="00A43FCA">
              <w:rPr>
                <w:rFonts w:ascii="Arial" w:hAnsi="Arial" w:cs="Arial"/>
                <w:bCs/>
                <w:color w:val="000000"/>
                <w:sz w:val="18"/>
                <w:szCs w:val="18"/>
                <w:bdr w:val="none" w:sz="0" w:space="0" w:color="auto" w:frame="1"/>
              </w:rPr>
              <w:t>Homa</w:t>
            </w:r>
            <w:proofErr w:type="spellEnd"/>
            <w:r w:rsidR="0054188F" w:rsidRPr="00A43FCA">
              <w:rPr>
                <w:rFonts w:ascii="Arial" w:hAnsi="Arial" w:cs="Arial"/>
                <w:bCs/>
                <w:color w:val="000000"/>
                <w:sz w:val="18"/>
                <w:szCs w:val="18"/>
                <w:bdr w:val="none" w:sz="0" w:space="0" w:color="auto" w:frame="1"/>
              </w:rPr>
              <w:t xml:space="preserve"> </w:t>
            </w:r>
            <w:proofErr w:type="spellStart"/>
            <w:r w:rsidR="0054188F" w:rsidRPr="00A43FCA">
              <w:rPr>
                <w:rFonts w:ascii="Arial" w:hAnsi="Arial" w:cs="Arial"/>
                <w:bCs/>
                <w:color w:val="000000"/>
                <w:sz w:val="18"/>
                <w:szCs w:val="18"/>
                <w:bdr w:val="none" w:sz="0" w:space="0" w:color="auto" w:frame="1"/>
              </w:rPr>
              <w:t>Lagünü’nde</w:t>
            </w:r>
            <w:proofErr w:type="spellEnd"/>
            <w:r w:rsidR="0054188F" w:rsidRPr="00A43FCA">
              <w:rPr>
                <w:rFonts w:ascii="Arial" w:hAnsi="Arial" w:cs="Arial"/>
                <w:bCs/>
                <w:color w:val="000000"/>
                <w:sz w:val="18"/>
                <w:szCs w:val="18"/>
                <w:bdr w:val="none" w:sz="0" w:space="0" w:color="auto" w:frame="1"/>
              </w:rPr>
              <w:t xml:space="preserve"> (İzmir Körfezi) topladıkları kumsal çöplerinin %35’inin </w:t>
            </w:r>
            <w:proofErr w:type="spellStart"/>
            <w:r w:rsidR="0054188F" w:rsidRPr="00A43FCA">
              <w:rPr>
                <w:rFonts w:ascii="Arial" w:hAnsi="Arial" w:cs="Arial"/>
                <w:bCs/>
                <w:color w:val="000000"/>
                <w:sz w:val="18"/>
                <w:szCs w:val="18"/>
                <w:bdr w:val="none" w:sz="0" w:space="0" w:color="auto" w:frame="1"/>
              </w:rPr>
              <w:t>polistren</w:t>
            </w:r>
            <w:proofErr w:type="spellEnd"/>
            <w:r w:rsidR="00C57AEE" w:rsidRPr="00A43FCA">
              <w:rPr>
                <w:rFonts w:ascii="Arial" w:hAnsi="Arial" w:cs="Arial"/>
                <w:bCs/>
                <w:color w:val="000000"/>
                <w:sz w:val="18"/>
                <w:szCs w:val="18"/>
                <w:bdr w:val="none" w:sz="0" w:space="0" w:color="auto" w:frame="1"/>
              </w:rPr>
              <w:t xml:space="preserve"> (PS)</w:t>
            </w:r>
            <w:r w:rsidR="0054188F" w:rsidRPr="00A43FCA">
              <w:rPr>
                <w:rFonts w:ascii="Arial" w:hAnsi="Arial" w:cs="Arial"/>
                <w:bCs/>
                <w:color w:val="000000"/>
                <w:sz w:val="18"/>
                <w:szCs w:val="18"/>
                <w:bdr w:val="none" w:sz="0" w:space="0" w:color="auto" w:frame="1"/>
              </w:rPr>
              <w:t xml:space="preserve"> olduğunu belirlemiş</w:t>
            </w:r>
            <w:r w:rsidR="003D1326" w:rsidRPr="00A43FCA">
              <w:rPr>
                <w:rFonts w:ascii="Arial" w:hAnsi="Arial" w:cs="Arial"/>
                <w:bCs/>
                <w:color w:val="000000"/>
                <w:sz w:val="18"/>
                <w:szCs w:val="18"/>
                <w:bdr w:val="none" w:sz="0" w:space="0" w:color="auto" w:frame="1"/>
              </w:rPr>
              <w:t>tir</w:t>
            </w:r>
            <w:r w:rsidR="0054188F" w:rsidRPr="00A43FCA">
              <w:rPr>
                <w:rFonts w:ascii="Arial" w:hAnsi="Arial" w:cs="Arial"/>
                <w:bCs/>
                <w:color w:val="000000"/>
                <w:sz w:val="18"/>
                <w:szCs w:val="18"/>
                <w:bdr w:val="none" w:sz="0" w:space="0" w:color="auto" w:frame="1"/>
              </w:rPr>
              <w:t xml:space="preserve">. </w:t>
            </w:r>
            <w:r w:rsidR="00A12D03" w:rsidRPr="00A43FCA">
              <w:rPr>
                <w:rFonts w:ascii="Arial" w:hAnsi="Arial" w:cs="Arial"/>
                <w:bCs/>
                <w:color w:val="000000"/>
                <w:sz w:val="18"/>
                <w:szCs w:val="18"/>
                <w:bdr w:val="none" w:sz="0" w:space="0" w:color="auto" w:frame="1"/>
              </w:rPr>
              <w:t xml:space="preserve">Türkiye sularındaki </w:t>
            </w:r>
            <w:r w:rsidR="00B311AD">
              <w:rPr>
                <w:rFonts w:ascii="Arial" w:hAnsi="Arial" w:cs="Arial"/>
                <w:bCs/>
                <w:color w:val="000000"/>
                <w:sz w:val="18"/>
                <w:szCs w:val="18"/>
                <w:bdr w:val="none" w:sz="0" w:space="0" w:color="auto" w:frame="1"/>
              </w:rPr>
              <w:t>MP</w:t>
            </w:r>
            <w:r w:rsidR="00A12D03" w:rsidRPr="00A43FCA">
              <w:rPr>
                <w:rFonts w:ascii="Arial" w:hAnsi="Arial" w:cs="Arial"/>
                <w:bCs/>
                <w:color w:val="000000"/>
                <w:sz w:val="18"/>
                <w:szCs w:val="18"/>
                <w:bdr w:val="none" w:sz="0" w:space="0" w:color="auto" w:frame="1"/>
              </w:rPr>
              <w:t xml:space="preserve"> kirliliğinin güncel durumu ile ilgili kapsamlı bir araştırma Çevik vd. (2021) tarafından hazırlanan derleme makalesinde detaylı bir şekilde sunulmaktadır. Makaleye göre Türkiye sularında belirgin bir plastik kirliliği sorunu mevcuttur. Bu sorun</w:t>
            </w:r>
            <w:r w:rsidR="007C6670" w:rsidRPr="00A43FCA">
              <w:rPr>
                <w:rFonts w:ascii="Arial" w:hAnsi="Arial" w:cs="Arial"/>
                <w:bCs/>
                <w:color w:val="000000"/>
                <w:sz w:val="18"/>
                <w:szCs w:val="18"/>
                <w:bdr w:val="none" w:sz="0" w:space="0" w:color="auto" w:frame="1"/>
              </w:rPr>
              <w:t xml:space="preserve"> özellikle Çin </w:t>
            </w:r>
            <w:r w:rsidR="00A7256C">
              <w:rPr>
                <w:rFonts w:ascii="Arial" w:hAnsi="Arial" w:cs="Arial"/>
                <w:bCs/>
                <w:color w:val="000000"/>
                <w:sz w:val="18"/>
                <w:szCs w:val="18"/>
                <w:bdr w:val="none" w:sz="0" w:space="0" w:color="auto" w:frame="1"/>
              </w:rPr>
              <w:t xml:space="preserve">Halk Cumhuriyeti’nin </w:t>
            </w:r>
            <w:r w:rsidR="007C6670" w:rsidRPr="00A43FCA">
              <w:rPr>
                <w:rFonts w:ascii="Arial" w:hAnsi="Arial" w:cs="Arial"/>
                <w:bCs/>
                <w:color w:val="000000"/>
                <w:sz w:val="18"/>
                <w:szCs w:val="18"/>
                <w:bdr w:val="none" w:sz="0" w:space="0" w:color="auto" w:frame="1"/>
              </w:rPr>
              <w:t>plastik ithalatını 2018 yılında yasaklamasıyla Türkiye’nin plastik ithalatının artmasının sonucunda giderek önemli bir hale gelmiştir. Türkiye’ye 2018 yılı öncesi yılda 261.864 ton plastik ithalatı yapılırken, 2020 yılında bu raka</w:t>
            </w:r>
            <w:r w:rsidR="00E04AA4" w:rsidRPr="00A43FCA">
              <w:rPr>
                <w:rFonts w:ascii="Arial" w:hAnsi="Arial" w:cs="Arial"/>
                <w:bCs/>
                <w:color w:val="000000"/>
                <w:sz w:val="18"/>
                <w:szCs w:val="18"/>
                <w:bdr w:val="none" w:sz="0" w:space="0" w:color="auto" w:frame="1"/>
              </w:rPr>
              <w:t>m</w:t>
            </w:r>
            <w:r w:rsidR="007C6670" w:rsidRPr="00A43FCA">
              <w:rPr>
                <w:rFonts w:ascii="Arial" w:hAnsi="Arial" w:cs="Arial"/>
                <w:bCs/>
                <w:color w:val="000000"/>
                <w:sz w:val="18"/>
                <w:szCs w:val="18"/>
                <w:bdr w:val="none" w:sz="0" w:space="0" w:color="auto" w:frame="1"/>
              </w:rPr>
              <w:t xml:space="preserve"> 772.831 tona çıkmıştır. Son dönemde plastik ithalatına sınırlama getirildiyse de yasadışı plastik girişi devam etmektedir. Plastik atıkların yanlış yönetimi sonucunda Akdeniz’deki plastik kirliliği girişinin %16,8’i</w:t>
            </w:r>
            <w:r w:rsidR="00540FFF">
              <w:rPr>
                <w:rFonts w:ascii="Arial" w:hAnsi="Arial" w:cs="Arial"/>
                <w:bCs/>
                <w:color w:val="000000"/>
                <w:sz w:val="18"/>
                <w:szCs w:val="18"/>
                <w:bdr w:val="none" w:sz="0" w:space="0" w:color="auto" w:frame="1"/>
              </w:rPr>
              <w:t>nin</w:t>
            </w:r>
            <w:r w:rsidR="007C6670" w:rsidRPr="00A43FCA">
              <w:rPr>
                <w:rFonts w:ascii="Arial" w:hAnsi="Arial" w:cs="Arial"/>
                <w:bCs/>
                <w:color w:val="000000"/>
                <w:sz w:val="18"/>
                <w:szCs w:val="18"/>
                <w:bdr w:val="none" w:sz="0" w:space="0" w:color="auto" w:frame="1"/>
              </w:rPr>
              <w:t xml:space="preserve"> Türkiye kıyılarından gerçekleştiği bilinmektedir (Gündoğdu ve </w:t>
            </w:r>
            <w:proofErr w:type="spellStart"/>
            <w:r w:rsidR="007C6670" w:rsidRPr="00A43FCA">
              <w:rPr>
                <w:rFonts w:ascii="Arial" w:hAnsi="Arial" w:cs="Arial"/>
                <w:bCs/>
                <w:color w:val="000000"/>
                <w:sz w:val="18"/>
                <w:szCs w:val="18"/>
                <w:bdr w:val="none" w:sz="0" w:space="0" w:color="auto" w:frame="1"/>
              </w:rPr>
              <w:t>Walker</w:t>
            </w:r>
            <w:proofErr w:type="spellEnd"/>
            <w:r w:rsidR="007C6670" w:rsidRPr="00A43FCA">
              <w:rPr>
                <w:rFonts w:ascii="Arial" w:hAnsi="Arial" w:cs="Arial"/>
                <w:bCs/>
                <w:color w:val="000000"/>
                <w:sz w:val="18"/>
                <w:szCs w:val="18"/>
                <w:bdr w:val="none" w:sz="0" w:space="0" w:color="auto" w:frame="1"/>
              </w:rPr>
              <w:t xml:space="preserve">, 2021). </w:t>
            </w:r>
            <w:proofErr w:type="spellStart"/>
            <w:r w:rsidR="006D3062" w:rsidRPr="00A43FCA">
              <w:rPr>
                <w:rFonts w:ascii="Arial" w:hAnsi="Arial" w:cs="Arial"/>
                <w:bCs/>
                <w:color w:val="000000"/>
                <w:sz w:val="18"/>
                <w:szCs w:val="18"/>
                <w:bdr w:val="none" w:sz="0" w:space="0" w:color="auto" w:frame="1"/>
                <w:lang w:val="en-US"/>
              </w:rPr>
              <w:t>Plastiklerin</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akıbeti</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ve</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etkilerinin</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bilimsel</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olarak</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anlaşılması</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ve</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ayrıca</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denizlerimize</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giren</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plastik</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miktarını</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azaltmaya</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yönelik</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eylemlerin</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gerekliliğinin</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önemli</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olduğu</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y</w:t>
            </w:r>
            <w:r w:rsidR="00E7491E">
              <w:rPr>
                <w:rFonts w:ascii="Arial" w:hAnsi="Arial" w:cs="Arial"/>
                <w:bCs/>
                <w:color w:val="000000"/>
                <w:sz w:val="18"/>
                <w:szCs w:val="18"/>
                <w:bdr w:val="none" w:sz="0" w:space="0" w:color="auto" w:frame="1"/>
                <w:lang w:val="en-US"/>
              </w:rPr>
              <w:t>u</w:t>
            </w:r>
            <w:r w:rsidR="006D3062" w:rsidRPr="00A43FCA">
              <w:rPr>
                <w:rFonts w:ascii="Arial" w:hAnsi="Arial" w:cs="Arial"/>
                <w:bCs/>
                <w:color w:val="000000"/>
                <w:sz w:val="18"/>
                <w:szCs w:val="18"/>
                <w:bdr w:val="none" w:sz="0" w:space="0" w:color="auto" w:frame="1"/>
                <w:lang w:val="en-US"/>
              </w:rPr>
              <w:t>karıdaki</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çalışmalarda</w:t>
            </w:r>
            <w:proofErr w:type="spellEnd"/>
            <w:r w:rsidR="006D3062" w:rsidRPr="00A43FCA">
              <w:rPr>
                <w:rFonts w:ascii="Arial" w:hAnsi="Arial" w:cs="Arial"/>
                <w:bCs/>
                <w:color w:val="000000"/>
                <w:sz w:val="18"/>
                <w:szCs w:val="18"/>
                <w:bdr w:val="none" w:sz="0" w:space="0" w:color="auto" w:frame="1"/>
                <w:lang w:val="en-US"/>
              </w:rPr>
              <w:t xml:space="preserve"> </w:t>
            </w:r>
            <w:r w:rsidR="00E04AA4" w:rsidRPr="00A43FCA">
              <w:rPr>
                <w:rFonts w:ascii="Arial" w:hAnsi="Arial" w:cs="Arial"/>
                <w:bCs/>
                <w:color w:val="000000"/>
                <w:sz w:val="18"/>
                <w:szCs w:val="18"/>
                <w:bdr w:val="none" w:sz="0" w:space="0" w:color="auto" w:frame="1"/>
                <w:lang w:val="en-US"/>
              </w:rPr>
              <w:t xml:space="preserve">da </w:t>
            </w:r>
            <w:proofErr w:type="spellStart"/>
            <w:r w:rsidR="006D3062" w:rsidRPr="00A43FCA">
              <w:rPr>
                <w:rFonts w:ascii="Arial" w:hAnsi="Arial" w:cs="Arial"/>
                <w:bCs/>
                <w:color w:val="000000"/>
                <w:sz w:val="18"/>
                <w:szCs w:val="18"/>
                <w:bdr w:val="none" w:sz="0" w:space="0" w:color="auto" w:frame="1"/>
                <w:lang w:val="en-US"/>
              </w:rPr>
              <w:t>vurgulanmaktadır</w:t>
            </w:r>
            <w:proofErr w:type="spellEnd"/>
            <w:r w:rsidR="006D3062">
              <w:rPr>
                <w:rFonts w:ascii="Arial" w:hAnsi="Arial" w:cs="Arial"/>
                <w:bCs/>
                <w:color w:val="4472C4"/>
                <w:sz w:val="18"/>
                <w:szCs w:val="18"/>
                <w:bdr w:val="none" w:sz="0" w:space="0" w:color="auto" w:frame="1"/>
                <w:lang w:val="en-US"/>
              </w:rPr>
              <w:t>.</w:t>
            </w:r>
          </w:p>
          <w:p w14:paraId="68ADA453" w14:textId="25B0C8BE" w:rsidR="006601C8" w:rsidRPr="00A43FCA" w:rsidRDefault="00B311AD" w:rsidP="00765048">
            <w:pPr>
              <w:pStyle w:val="WW-NormalWeb1"/>
              <w:spacing w:after="0"/>
              <w:jc w:val="both"/>
              <w:rPr>
                <w:rFonts w:ascii="Arial" w:hAnsi="Arial" w:cs="Arial"/>
                <w:bCs/>
                <w:color w:val="000000"/>
                <w:sz w:val="18"/>
                <w:szCs w:val="18"/>
                <w:bdr w:val="none" w:sz="0" w:space="0" w:color="auto" w:frame="1"/>
              </w:rPr>
            </w:pPr>
            <w:r>
              <w:rPr>
                <w:rFonts w:ascii="Arial" w:hAnsi="Arial" w:cs="Arial"/>
                <w:bCs/>
                <w:color w:val="000000"/>
                <w:sz w:val="18"/>
                <w:szCs w:val="18"/>
                <w:bdr w:val="none" w:sz="0" w:space="0" w:color="auto" w:frame="1"/>
              </w:rPr>
              <w:t>MP</w:t>
            </w:r>
            <w:r w:rsidR="006601C8" w:rsidRPr="00A43FCA">
              <w:rPr>
                <w:rFonts w:ascii="Arial" w:hAnsi="Arial" w:cs="Arial"/>
                <w:bCs/>
                <w:color w:val="000000"/>
                <w:sz w:val="18"/>
                <w:szCs w:val="18"/>
                <w:bdr w:val="none" w:sz="0" w:space="0" w:color="auto" w:frame="1"/>
              </w:rPr>
              <w:t xml:space="preserve"> kirliliği ile ilgili alınan önemli eylemlerden biri de T.C. Çevre, Şehircilik ve İklim Değişikliği Bakanlığı’nın sahibi olduğu “Denizlerimizde Bütünleşik Kirlilik İzleme (ve Değerlendirme) </w:t>
            </w:r>
            <w:proofErr w:type="spellStart"/>
            <w:r w:rsidR="006601C8" w:rsidRPr="00A43FCA">
              <w:rPr>
                <w:rFonts w:ascii="Arial" w:hAnsi="Arial" w:cs="Arial"/>
                <w:bCs/>
                <w:color w:val="000000"/>
                <w:sz w:val="18"/>
                <w:szCs w:val="18"/>
                <w:bdr w:val="none" w:sz="0" w:space="0" w:color="auto" w:frame="1"/>
              </w:rPr>
              <w:t>Programı”dır</w:t>
            </w:r>
            <w:proofErr w:type="spellEnd"/>
            <w:r w:rsidR="006601C8" w:rsidRPr="00A43FCA">
              <w:rPr>
                <w:rFonts w:ascii="Arial" w:hAnsi="Arial" w:cs="Arial"/>
                <w:bCs/>
                <w:color w:val="000000"/>
                <w:sz w:val="18"/>
                <w:szCs w:val="18"/>
                <w:bdr w:val="none" w:sz="0" w:space="0" w:color="auto" w:frame="1"/>
              </w:rPr>
              <w:t xml:space="preserve">. Proje kapsamında Türkiye denizlerinde deniz çöpleri için Deniz Strateji Çerçeve </w:t>
            </w:r>
            <w:proofErr w:type="spellStart"/>
            <w:r w:rsidR="006601C8" w:rsidRPr="00A43FCA">
              <w:rPr>
                <w:rFonts w:ascii="Arial" w:hAnsi="Arial" w:cs="Arial"/>
                <w:bCs/>
                <w:color w:val="000000"/>
                <w:sz w:val="18"/>
                <w:szCs w:val="18"/>
                <w:bdr w:val="none" w:sz="0" w:space="0" w:color="auto" w:frame="1"/>
              </w:rPr>
              <w:t>Direktifi’nde</w:t>
            </w:r>
            <w:proofErr w:type="spellEnd"/>
            <w:r w:rsidR="006601C8" w:rsidRPr="00A43FCA">
              <w:rPr>
                <w:rFonts w:ascii="Arial" w:hAnsi="Arial" w:cs="Arial"/>
                <w:bCs/>
                <w:color w:val="000000"/>
                <w:sz w:val="18"/>
                <w:szCs w:val="18"/>
                <w:bdr w:val="none" w:sz="0" w:space="0" w:color="auto" w:frame="1"/>
              </w:rPr>
              <w:t xml:space="preserve"> yer alan göstergelerden </w:t>
            </w:r>
            <w:proofErr w:type="spellStart"/>
            <w:r>
              <w:rPr>
                <w:rFonts w:ascii="Arial" w:hAnsi="Arial" w:cs="Arial"/>
                <w:bCs/>
                <w:color w:val="000000"/>
                <w:sz w:val="18"/>
                <w:szCs w:val="18"/>
                <w:u w:val="single"/>
                <w:bdr w:val="none" w:sz="0" w:space="0" w:color="auto" w:frame="1"/>
              </w:rPr>
              <w:t>MP</w:t>
            </w:r>
            <w:r w:rsidR="006601C8" w:rsidRPr="00A43FCA">
              <w:rPr>
                <w:rFonts w:ascii="Arial" w:hAnsi="Arial" w:cs="Arial"/>
                <w:bCs/>
                <w:color w:val="000000"/>
                <w:sz w:val="18"/>
                <w:szCs w:val="18"/>
                <w:u w:val="single"/>
                <w:bdr w:val="none" w:sz="0" w:space="0" w:color="auto" w:frame="1"/>
              </w:rPr>
              <w:t>ler</w:t>
            </w:r>
            <w:proofErr w:type="spellEnd"/>
            <w:r w:rsidR="006601C8" w:rsidRPr="00A43FCA">
              <w:rPr>
                <w:rFonts w:ascii="Arial" w:hAnsi="Arial" w:cs="Arial"/>
                <w:bCs/>
                <w:color w:val="000000"/>
                <w:sz w:val="18"/>
                <w:szCs w:val="18"/>
                <w:bdr w:val="none" w:sz="0" w:space="0" w:color="auto" w:frame="1"/>
              </w:rPr>
              <w:t>, denizdeki çöpler ve sahildeki çöpler çalışılacaktır. Elde edilen sonuçlarla kalite sınıflandırılması yapılarak, kıyı su kütlelerinin ve denizel alanların durumları değerlendirilecektir</w:t>
            </w:r>
            <w:r w:rsidR="00F97F70" w:rsidRPr="00A43FCA">
              <w:rPr>
                <w:rFonts w:ascii="Arial" w:hAnsi="Arial" w:cs="Arial"/>
                <w:bCs/>
                <w:color w:val="000000"/>
                <w:sz w:val="18"/>
                <w:szCs w:val="18"/>
                <w:bdr w:val="none" w:sz="0" w:space="0" w:color="auto" w:frame="1"/>
              </w:rPr>
              <w:t xml:space="preserve"> (Denizlerde İzleme, 2021)</w:t>
            </w:r>
            <w:r w:rsidR="006601C8" w:rsidRPr="00A43FCA">
              <w:rPr>
                <w:rFonts w:ascii="Arial" w:hAnsi="Arial" w:cs="Arial"/>
                <w:bCs/>
                <w:color w:val="000000"/>
                <w:sz w:val="18"/>
                <w:szCs w:val="18"/>
                <w:bdr w:val="none" w:sz="0" w:space="0" w:color="auto" w:frame="1"/>
              </w:rPr>
              <w:t>.</w:t>
            </w:r>
            <w:r w:rsidR="006D3062" w:rsidRPr="00A43FCA">
              <w:rPr>
                <w:rFonts w:ascii="Arial" w:hAnsi="Arial" w:cs="Arial"/>
                <w:color w:val="000000"/>
                <w:lang w:eastAsia="tr-TR"/>
              </w:rPr>
              <w:t xml:space="preserve"> </w:t>
            </w:r>
            <w:r w:rsidR="006D3062" w:rsidRPr="00A43FCA">
              <w:rPr>
                <w:rFonts w:ascii="Arial" w:hAnsi="Arial" w:cs="Arial"/>
                <w:bCs/>
                <w:color w:val="000000"/>
                <w:sz w:val="18"/>
                <w:szCs w:val="18"/>
                <w:bdr w:val="none" w:sz="0" w:space="0" w:color="auto" w:frame="1"/>
              </w:rPr>
              <w:t>​Bir diğer önemli proje de Tarım ve Orman Bakanlığı Su Yönetimi Genel Müdürlüğü’nün sahibi olduğu "</w:t>
            </w:r>
            <w:bookmarkStart w:id="1" w:name="_Hlk96899261"/>
            <w:r w:rsidR="006D3062" w:rsidRPr="00A43FCA">
              <w:rPr>
                <w:rFonts w:ascii="Arial" w:hAnsi="Arial" w:cs="Arial"/>
                <w:bCs/>
                <w:color w:val="000000"/>
                <w:sz w:val="18"/>
                <w:szCs w:val="18"/>
                <w:bdr w:val="none" w:sz="0" w:space="0" w:color="auto" w:frame="1"/>
              </w:rPr>
              <w:t xml:space="preserve">Yerüstü Sularında </w:t>
            </w:r>
            <w:proofErr w:type="spellStart"/>
            <w:r>
              <w:rPr>
                <w:rFonts w:ascii="Arial" w:hAnsi="Arial" w:cs="Arial"/>
                <w:bCs/>
                <w:color w:val="000000"/>
                <w:sz w:val="18"/>
                <w:szCs w:val="18"/>
                <w:bdr w:val="none" w:sz="0" w:space="0" w:color="auto" w:frame="1"/>
              </w:rPr>
              <w:t>MP</w:t>
            </w:r>
            <w:r w:rsidR="006D3062" w:rsidRPr="00A43FCA">
              <w:rPr>
                <w:rFonts w:ascii="Arial" w:hAnsi="Arial" w:cs="Arial"/>
                <w:bCs/>
                <w:color w:val="000000"/>
                <w:sz w:val="18"/>
                <w:szCs w:val="18"/>
                <w:bdr w:val="none" w:sz="0" w:space="0" w:color="auto" w:frame="1"/>
              </w:rPr>
              <w:t>ler</w:t>
            </w:r>
            <w:proofErr w:type="spellEnd"/>
            <w:r w:rsidR="006D3062" w:rsidRPr="00A43FCA">
              <w:rPr>
                <w:rFonts w:ascii="Arial" w:hAnsi="Arial" w:cs="Arial"/>
                <w:bCs/>
                <w:color w:val="000000"/>
                <w:sz w:val="18"/>
                <w:szCs w:val="18"/>
                <w:bdr w:val="none" w:sz="0" w:space="0" w:color="auto" w:frame="1"/>
              </w:rPr>
              <w:t>, Etkileri ve Kontrol Yöntemleri Projesi</w:t>
            </w:r>
            <w:bookmarkEnd w:id="1"/>
            <w:r w:rsidR="006D3062" w:rsidRPr="00A43FCA">
              <w:rPr>
                <w:rFonts w:ascii="Arial" w:hAnsi="Arial" w:cs="Arial"/>
                <w:bCs/>
                <w:color w:val="000000"/>
                <w:sz w:val="18"/>
                <w:szCs w:val="18"/>
                <w:bdr w:val="none" w:sz="0" w:space="0" w:color="auto" w:frame="1"/>
              </w:rPr>
              <w:t>"’</w:t>
            </w:r>
            <w:proofErr w:type="spellStart"/>
            <w:r w:rsidR="006D3062" w:rsidRPr="00A43FCA">
              <w:rPr>
                <w:rFonts w:ascii="Arial" w:hAnsi="Arial" w:cs="Arial"/>
                <w:bCs/>
                <w:color w:val="000000"/>
                <w:sz w:val="18"/>
                <w:szCs w:val="18"/>
                <w:bdr w:val="none" w:sz="0" w:space="0" w:color="auto" w:frame="1"/>
              </w:rPr>
              <w:t>dir</w:t>
            </w:r>
            <w:proofErr w:type="spellEnd"/>
            <w:r w:rsidR="006D3062" w:rsidRPr="00A43FCA">
              <w:rPr>
                <w:rFonts w:ascii="Arial" w:hAnsi="Arial" w:cs="Arial"/>
                <w:bCs/>
                <w:color w:val="000000"/>
                <w:sz w:val="18"/>
                <w:szCs w:val="18"/>
                <w:bdr w:val="none" w:sz="0" w:space="0" w:color="auto" w:frame="1"/>
              </w:rPr>
              <w:t xml:space="preserve">. Söz konusu çalışmada yerüstü sularında bulunan </w:t>
            </w:r>
            <w:proofErr w:type="spellStart"/>
            <w:r>
              <w:rPr>
                <w:rFonts w:ascii="Arial" w:hAnsi="Arial" w:cs="Arial"/>
                <w:bCs/>
                <w:color w:val="000000"/>
                <w:sz w:val="18"/>
                <w:szCs w:val="18"/>
                <w:bdr w:val="none" w:sz="0" w:space="0" w:color="auto" w:frame="1"/>
              </w:rPr>
              <w:t>MP</w:t>
            </w:r>
            <w:r w:rsidR="006D3062" w:rsidRPr="00A43FCA">
              <w:rPr>
                <w:rFonts w:ascii="Arial" w:hAnsi="Arial" w:cs="Arial"/>
                <w:bCs/>
                <w:color w:val="000000"/>
                <w:sz w:val="18"/>
                <w:szCs w:val="18"/>
                <w:bdr w:val="none" w:sz="0" w:space="0" w:color="auto" w:frame="1"/>
              </w:rPr>
              <w:t>lerin</w:t>
            </w:r>
            <w:proofErr w:type="spellEnd"/>
            <w:r w:rsidR="006D3062" w:rsidRPr="00A43FCA">
              <w:rPr>
                <w:rFonts w:ascii="Arial" w:hAnsi="Arial" w:cs="Arial"/>
                <w:bCs/>
                <w:color w:val="000000"/>
                <w:sz w:val="18"/>
                <w:szCs w:val="18"/>
                <w:bdr w:val="none" w:sz="0" w:space="0" w:color="auto" w:frame="1"/>
              </w:rPr>
              <w:t xml:space="preserve"> ve çöplerin sınıflandırılması, kompozisyonlarının ve kaynaklarının belirlenmesi, </w:t>
            </w:r>
            <w:r w:rsidR="006D3062" w:rsidRPr="00A43FCA">
              <w:rPr>
                <w:rFonts w:ascii="Arial" w:hAnsi="Arial" w:cs="Arial"/>
                <w:bCs/>
                <w:color w:val="000000"/>
                <w:sz w:val="18"/>
                <w:szCs w:val="18"/>
                <w:u w:val="single"/>
                <w:bdr w:val="none" w:sz="0" w:space="0" w:color="auto" w:frame="1"/>
              </w:rPr>
              <w:t>kıyı sularına ulaşma potansiyeli</w:t>
            </w:r>
            <w:r w:rsidR="006D3062" w:rsidRPr="00A43FCA">
              <w:rPr>
                <w:rFonts w:ascii="Arial" w:hAnsi="Arial" w:cs="Arial"/>
                <w:bCs/>
                <w:color w:val="000000"/>
                <w:sz w:val="18"/>
                <w:szCs w:val="18"/>
                <w:bdr w:val="none" w:sz="0" w:space="0" w:color="auto" w:frame="1"/>
              </w:rPr>
              <w:t xml:space="preserve"> ve miktarlarının ortaya konulması</w:t>
            </w:r>
            <w:r w:rsidR="006D3062" w:rsidRPr="00A43FCA">
              <w:rPr>
                <w:rFonts w:ascii="Arial" w:hAnsi="Arial" w:cs="Arial"/>
                <w:bCs/>
                <w:color w:val="000000"/>
                <w:sz w:val="18"/>
                <w:szCs w:val="18"/>
                <w:u w:val="single"/>
                <w:bdr w:val="none" w:sz="0" w:space="0" w:color="auto" w:frame="1"/>
              </w:rPr>
              <w:t xml:space="preserve">, ülke genelinde </w:t>
            </w:r>
            <w:r>
              <w:rPr>
                <w:rFonts w:ascii="Arial" w:hAnsi="Arial" w:cs="Arial"/>
                <w:bCs/>
                <w:color w:val="000000"/>
                <w:sz w:val="18"/>
                <w:szCs w:val="18"/>
                <w:u w:val="single"/>
                <w:bdr w:val="none" w:sz="0" w:space="0" w:color="auto" w:frame="1"/>
              </w:rPr>
              <w:t>MP</w:t>
            </w:r>
            <w:r w:rsidR="006D3062" w:rsidRPr="00A43FCA">
              <w:rPr>
                <w:rFonts w:ascii="Arial" w:hAnsi="Arial" w:cs="Arial"/>
                <w:bCs/>
                <w:color w:val="000000"/>
                <w:sz w:val="18"/>
                <w:szCs w:val="18"/>
                <w:u w:val="single"/>
                <w:bdr w:val="none" w:sz="0" w:space="0" w:color="auto" w:frame="1"/>
              </w:rPr>
              <w:t xml:space="preserve"> ve çöpler için riskli alanların belirlenmesi</w:t>
            </w:r>
            <w:r w:rsidR="006D3062" w:rsidRPr="00A43FCA">
              <w:rPr>
                <w:rFonts w:ascii="Arial" w:hAnsi="Arial" w:cs="Arial"/>
                <w:bCs/>
                <w:color w:val="000000"/>
                <w:sz w:val="18"/>
                <w:szCs w:val="18"/>
                <w:bdr w:val="none" w:sz="0" w:space="0" w:color="auto" w:frame="1"/>
              </w:rPr>
              <w:t xml:space="preserve">, seçilecek alanlarda izlenmesi, </w:t>
            </w:r>
            <w:proofErr w:type="spellStart"/>
            <w:r>
              <w:rPr>
                <w:rFonts w:ascii="Arial" w:hAnsi="Arial" w:cs="Arial"/>
                <w:bCs/>
                <w:color w:val="000000"/>
                <w:sz w:val="18"/>
                <w:szCs w:val="18"/>
                <w:bdr w:val="none" w:sz="0" w:space="0" w:color="auto" w:frame="1"/>
              </w:rPr>
              <w:t>MP</w:t>
            </w:r>
            <w:r w:rsidR="006D3062" w:rsidRPr="00A43FCA">
              <w:rPr>
                <w:rFonts w:ascii="Arial" w:hAnsi="Arial" w:cs="Arial"/>
                <w:bCs/>
                <w:color w:val="000000"/>
                <w:sz w:val="18"/>
                <w:szCs w:val="18"/>
                <w:bdr w:val="none" w:sz="0" w:space="0" w:color="auto" w:frame="1"/>
              </w:rPr>
              <w:t>lerin</w:t>
            </w:r>
            <w:proofErr w:type="spellEnd"/>
            <w:r w:rsidR="006D3062" w:rsidRPr="00A43FCA">
              <w:rPr>
                <w:rFonts w:ascii="Arial" w:hAnsi="Arial" w:cs="Arial"/>
                <w:bCs/>
                <w:color w:val="000000"/>
                <w:sz w:val="18"/>
                <w:szCs w:val="18"/>
                <w:bdr w:val="none" w:sz="0" w:space="0" w:color="auto" w:frame="1"/>
              </w:rPr>
              <w:t xml:space="preserve"> üzerine </w:t>
            </w:r>
            <w:proofErr w:type="spellStart"/>
            <w:r w:rsidR="006D3062" w:rsidRPr="00A43FCA">
              <w:rPr>
                <w:rFonts w:ascii="Arial" w:hAnsi="Arial" w:cs="Arial"/>
                <w:bCs/>
                <w:color w:val="000000"/>
                <w:sz w:val="18"/>
                <w:szCs w:val="18"/>
                <w:bdr w:val="none" w:sz="0" w:space="0" w:color="auto" w:frame="1"/>
              </w:rPr>
              <w:t>adsorbe</w:t>
            </w:r>
            <w:proofErr w:type="spellEnd"/>
            <w:r w:rsidR="006D3062" w:rsidRPr="00A43FCA">
              <w:rPr>
                <w:rFonts w:ascii="Arial" w:hAnsi="Arial" w:cs="Arial"/>
                <w:bCs/>
                <w:color w:val="000000"/>
                <w:sz w:val="18"/>
                <w:szCs w:val="18"/>
                <w:bdr w:val="none" w:sz="0" w:space="0" w:color="auto" w:frame="1"/>
              </w:rPr>
              <w:t xml:space="preserve"> olan kimyasalların tespit edilmesi, su-</w:t>
            </w:r>
            <w:proofErr w:type="spellStart"/>
            <w:r w:rsidR="006D3062" w:rsidRPr="00A43FCA">
              <w:rPr>
                <w:rFonts w:ascii="Arial" w:hAnsi="Arial" w:cs="Arial"/>
                <w:bCs/>
                <w:color w:val="000000"/>
                <w:sz w:val="18"/>
                <w:szCs w:val="18"/>
                <w:bdr w:val="none" w:sz="0" w:space="0" w:color="auto" w:frame="1"/>
              </w:rPr>
              <w:t>sediman</w:t>
            </w:r>
            <w:proofErr w:type="spellEnd"/>
            <w:r w:rsidR="006D3062" w:rsidRPr="00A43FCA">
              <w:rPr>
                <w:rFonts w:ascii="Arial" w:hAnsi="Arial" w:cs="Arial"/>
                <w:bCs/>
                <w:color w:val="000000"/>
                <w:sz w:val="18"/>
                <w:szCs w:val="18"/>
                <w:bdr w:val="none" w:sz="0" w:space="0" w:color="auto" w:frame="1"/>
              </w:rPr>
              <w:t xml:space="preserve"> ve </w:t>
            </w:r>
            <w:proofErr w:type="spellStart"/>
            <w:r w:rsidR="006D3062" w:rsidRPr="00A43FCA">
              <w:rPr>
                <w:rFonts w:ascii="Arial" w:hAnsi="Arial" w:cs="Arial"/>
                <w:bCs/>
                <w:color w:val="000000"/>
                <w:sz w:val="18"/>
                <w:szCs w:val="18"/>
                <w:bdr w:val="none" w:sz="0" w:space="0" w:color="auto" w:frame="1"/>
              </w:rPr>
              <w:t>biyotadaki</w:t>
            </w:r>
            <w:proofErr w:type="spellEnd"/>
            <w:r w:rsidR="006D3062" w:rsidRPr="00A43FCA">
              <w:rPr>
                <w:rFonts w:ascii="Arial" w:hAnsi="Arial" w:cs="Arial"/>
                <w:bCs/>
                <w:color w:val="000000"/>
                <w:sz w:val="18"/>
                <w:szCs w:val="18"/>
                <w:bdr w:val="none" w:sz="0" w:space="0" w:color="auto" w:frame="1"/>
              </w:rPr>
              <w:t xml:space="preserve"> akıbeti ile sucul ekosistem üzerindeki etkilerinin araştırılması ve kontrol yöntemlerinin ortaya konulması hedeflenmektedir (Yerüstü Suları, 2021)</w:t>
            </w:r>
            <w:r w:rsidR="004E2592" w:rsidRPr="00A43FCA">
              <w:rPr>
                <w:rFonts w:ascii="Arial" w:hAnsi="Arial" w:cs="Arial"/>
                <w:bCs/>
                <w:color w:val="000000"/>
                <w:sz w:val="18"/>
                <w:szCs w:val="18"/>
                <w:bdr w:val="none" w:sz="0" w:space="0" w:color="auto" w:frame="1"/>
              </w:rPr>
              <w:t>.</w:t>
            </w:r>
          </w:p>
          <w:p w14:paraId="6885E256" w14:textId="77777777" w:rsidR="006601C8" w:rsidRPr="006E639B" w:rsidRDefault="006601C8" w:rsidP="007C586F">
            <w:pPr>
              <w:pStyle w:val="WW-NormalWeb1"/>
              <w:spacing w:before="0" w:after="0"/>
              <w:rPr>
                <w:rFonts w:ascii="Arial" w:hAnsi="Arial" w:cs="Arial"/>
                <w:bCs/>
                <w:color w:val="4472C4"/>
                <w:sz w:val="18"/>
                <w:szCs w:val="18"/>
                <w:bdr w:val="none" w:sz="0" w:space="0" w:color="auto" w:frame="1"/>
                <w:lang w:val="en-US"/>
              </w:rPr>
            </w:pPr>
          </w:p>
          <w:p w14:paraId="7348E371" w14:textId="6E02CB44" w:rsidR="002C193F" w:rsidRDefault="00F85CBC" w:rsidP="00765048">
            <w:pPr>
              <w:pStyle w:val="WW-NormalWeb1"/>
              <w:spacing w:before="0" w:after="0"/>
              <w:jc w:val="both"/>
              <w:rPr>
                <w:rFonts w:ascii="Arial" w:hAnsi="Arial" w:cs="Arial"/>
                <w:bCs/>
                <w:color w:val="000000"/>
                <w:sz w:val="18"/>
                <w:szCs w:val="18"/>
                <w:bdr w:val="none" w:sz="0" w:space="0" w:color="auto" w:frame="1"/>
              </w:rPr>
            </w:pPr>
            <w:proofErr w:type="spellStart"/>
            <w:r w:rsidRPr="00A43FCA">
              <w:rPr>
                <w:rFonts w:ascii="Arial" w:hAnsi="Arial" w:cs="Arial"/>
                <w:bCs/>
                <w:color w:val="000000"/>
                <w:sz w:val="18"/>
                <w:szCs w:val="18"/>
                <w:bdr w:val="none" w:sz="0" w:space="0" w:color="auto" w:frame="1"/>
                <w:lang w:val="en-US"/>
              </w:rPr>
              <w:t>Yukarıdaki</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paragraflardan</w:t>
            </w:r>
            <w:proofErr w:type="spellEnd"/>
            <w:r w:rsidRPr="00A43FCA">
              <w:rPr>
                <w:rFonts w:ascii="Arial" w:hAnsi="Arial" w:cs="Arial"/>
                <w:bCs/>
                <w:color w:val="000000"/>
                <w:sz w:val="18"/>
                <w:szCs w:val="18"/>
                <w:bdr w:val="none" w:sz="0" w:space="0" w:color="auto" w:frame="1"/>
                <w:lang w:val="en-US"/>
              </w:rPr>
              <w:t xml:space="preserve"> da </w:t>
            </w:r>
            <w:proofErr w:type="spellStart"/>
            <w:r w:rsidRPr="00A43FCA">
              <w:rPr>
                <w:rFonts w:ascii="Arial" w:hAnsi="Arial" w:cs="Arial"/>
                <w:bCs/>
                <w:color w:val="000000"/>
                <w:sz w:val="18"/>
                <w:szCs w:val="18"/>
                <w:bdr w:val="none" w:sz="0" w:space="0" w:color="auto" w:frame="1"/>
                <w:lang w:val="en-US"/>
              </w:rPr>
              <w:t>görüleceği</w:t>
            </w:r>
            <w:proofErr w:type="spellEnd"/>
            <w:r w:rsidRPr="00A43FCA">
              <w:rPr>
                <w:rFonts w:ascii="Arial" w:hAnsi="Arial" w:cs="Arial"/>
                <w:bCs/>
                <w:color w:val="000000"/>
                <w:sz w:val="18"/>
                <w:szCs w:val="18"/>
                <w:bdr w:val="none" w:sz="0" w:space="0" w:color="auto" w:frame="1"/>
                <w:lang w:val="en-US"/>
              </w:rPr>
              <w:t xml:space="preserve"> </w:t>
            </w:r>
            <w:proofErr w:type="spellStart"/>
            <w:r w:rsidRPr="00A43FCA">
              <w:rPr>
                <w:rFonts w:ascii="Arial" w:hAnsi="Arial" w:cs="Arial"/>
                <w:bCs/>
                <w:color w:val="000000"/>
                <w:sz w:val="18"/>
                <w:szCs w:val="18"/>
                <w:bdr w:val="none" w:sz="0" w:space="0" w:color="auto" w:frame="1"/>
                <w:lang w:val="en-US"/>
              </w:rPr>
              <w:t>üzere</w:t>
            </w:r>
            <w:proofErr w:type="spellEnd"/>
            <w:r w:rsidRPr="00A43FCA">
              <w:rPr>
                <w:rFonts w:ascii="Arial" w:hAnsi="Arial" w:cs="Arial"/>
                <w:bCs/>
                <w:color w:val="000000"/>
                <w:sz w:val="18"/>
                <w:szCs w:val="18"/>
                <w:bdr w:val="none" w:sz="0" w:space="0" w:color="auto" w:frame="1"/>
                <w:lang w:val="en-US"/>
              </w:rPr>
              <w:t xml:space="preserve">, </w:t>
            </w:r>
            <w:r w:rsidRPr="00A43FCA">
              <w:rPr>
                <w:rFonts w:ascii="Arial" w:hAnsi="Arial" w:cs="Arial"/>
                <w:bCs/>
                <w:color w:val="000000"/>
                <w:sz w:val="18"/>
                <w:szCs w:val="18"/>
                <w:bdr w:val="none" w:sz="0" w:space="0" w:color="auto" w:frame="1"/>
              </w:rPr>
              <w:t>k</w:t>
            </w:r>
            <w:r w:rsidR="002C193F" w:rsidRPr="00A43FCA">
              <w:rPr>
                <w:rFonts w:ascii="Arial" w:hAnsi="Arial" w:cs="Arial"/>
                <w:bCs/>
                <w:color w:val="000000"/>
                <w:sz w:val="18"/>
                <w:szCs w:val="18"/>
                <w:bdr w:val="none" w:sz="0" w:space="0" w:color="auto" w:frame="1"/>
              </w:rPr>
              <w:t>ıyı</w:t>
            </w:r>
            <w:r w:rsidRPr="00A43FCA">
              <w:rPr>
                <w:rFonts w:ascii="Arial" w:hAnsi="Arial" w:cs="Arial"/>
                <w:bCs/>
                <w:color w:val="000000"/>
                <w:sz w:val="18"/>
                <w:szCs w:val="18"/>
                <w:bdr w:val="none" w:sz="0" w:space="0" w:color="auto" w:frame="1"/>
              </w:rPr>
              <w:t xml:space="preserve"> alanlarımızda plastiklerin varlığı</w:t>
            </w:r>
            <w:r w:rsidR="00E04AA4" w:rsidRPr="00A43FCA">
              <w:rPr>
                <w:rFonts w:ascii="Arial" w:hAnsi="Arial" w:cs="Arial"/>
                <w:bCs/>
                <w:color w:val="000000"/>
                <w:sz w:val="18"/>
                <w:szCs w:val="18"/>
                <w:bdr w:val="none" w:sz="0" w:space="0" w:color="auto" w:frame="1"/>
              </w:rPr>
              <w:t>na yönelik</w:t>
            </w:r>
            <w:r w:rsidRPr="00A43FCA">
              <w:rPr>
                <w:rFonts w:ascii="Arial" w:hAnsi="Arial" w:cs="Arial"/>
                <w:bCs/>
                <w:color w:val="000000"/>
                <w:sz w:val="18"/>
                <w:szCs w:val="18"/>
                <w:bdr w:val="none" w:sz="0" w:space="0" w:color="auto" w:frame="1"/>
              </w:rPr>
              <w:t xml:space="preserve"> araştırmalar</w:t>
            </w:r>
            <w:r w:rsidR="006D3062" w:rsidRPr="00A43FCA">
              <w:rPr>
                <w:rFonts w:ascii="Arial" w:hAnsi="Arial" w:cs="Arial"/>
                <w:bCs/>
                <w:color w:val="000000"/>
                <w:sz w:val="18"/>
                <w:szCs w:val="18"/>
                <w:bdr w:val="none" w:sz="0" w:space="0" w:color="auto" w:frame="1"/>
              </w:rPr>
              <w:t xml:space="preserve"> mevcuttur ve konu ile ilgili önemli projeler yürütülmektedir. </w:t>
            </w:r>
            <w:r w:rsidR="00936FB2">
              <w:rPr>
                <w:rFonts w:ascii="Arial" w:hAnsi="Arial" w:cs="Arial"/>
                <w:bCs/>
                <w:color w:val="000000"/>
                <w:sz w:val="18"/>
                <w:szCs w:val="18"/>
                <w:bdr w:val="none" w:sz="0" w:space="0" w:color="auto" w:frame="1"/>
              </w:rPr>
              <w:t>Bu projelerde</w:t>
            </w:r>
            <w:r w:rsidR="006D3062" w:rsidRPr="00A43FCA">
              <w:rPr>
                <w:rFonts w:ascii="Arial" w:hAnsi="Arial" w:cs="Arial"/>
                <w:bCs/>
                <w:color w:val="000000"/>
                <w:sz w:val="18"/>
                <w:szCs w:val="18"/>
                <w:bdr w:val="none" w:sz="0" w:space="0" w:color="auto" w:frame="1"/>
              </w:rPr>
              <w:t xml:space="preserve"> vurgulanan </w:t>
            </w:r>
            <w:proofErr w:type="spellStart"/>
            <w:r w:rsidR="00B311AD">
              <w:rPr>
                <w:rFonts w:ascii="Arial" w:hAnsi="Arial" w:cs="Arial"/>
                <w:b/>
                <w:color w:val="000000"/>
                <w:sz w:val="18"/>
                <w:szCs w:val="18"/>
                <w:bdr w:val="none" w:sz="0" w:space="0" w:color="auto" w:frame="1"/>
              </w:rPr>
              <w:t>MP</w:t>
            </w:r>
            <w:r w:rsidR="006D3062" w:rsidRPr="00A43FCA">
              <w:rPr>
                <w:rFonts w:ascii="Arial" w:hAnsi="Arial" w:cs="Arial"/>
                <w:b/>
                <w:color w:val="000000"/>
                <w:sz w:val="18"/>
                <w:szCs w:val="18"/>
                <w:bdr w:val="none" w:sz="0" w:space="0" w:color="auto" w:frame="1"/>
              </w:rPr>
              <w:t>lerin</w:t>
            </w:r>
            <w:proofErr w:type="spellEnd"/>
            <w:r w:rsidR="006D3062" w:rsidRPr="00A43FCA">
              <w:rPr>
                <w:rFonts w:ascii="Arial" w:hAnsi="Arial" w:cs="Arial"/>
                <w:b/>
                <w:color w:val="000000"/>
                <w:sz w:val="18"/>
                <w:szCs w:val="18"/>
                <w:bdr w:val="none" w:sz="0" w:space="0" w:color="auto" w:frame="1"/>
              </w:rPr>
              <w:t xml:space="preserve"> </w:t>
            </w:r>
            <w:proofErr w:type="spellStart"/>
            <w:r w:rsidR="006D3062" w:rsidRPr="00A43FCA">
              <w:rPr>
                <w:rFonts w:ascii="Arial" w:hAnsi="Arial" w:cs="Arial"/>
                <w:bCs/>
                <w:color w:val="000000"/>
                <w:sz w:val="18"/>
                <w:szCs w:val="18"/>
                <w:u w:val="single"/>
                <w:bdr w:val="none" w:sz="0" w:space="0" w:color="auto" w:frame="1"/>
                <w:lang w:val="en-US"/>
              </w:rPr>
              <w:t>kıyı</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sularına</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ulaşma</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potansiyeli</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6D3062" w:rsidRPr="00A43FCA">
              <w:rPr>
                <w:rFonts w:ascii="Arial" w:hAnsi="Arial" w:cs="Arial"/>
                <w:bCs/>
                <w:color w:val="000000"/>
                <w:sz w:val="18"/>
                <w:szCs w:val="18"/>
                <w:bdr w:val="none" w:sz="0" w:space="0" w:color="auto" w:frame="1"/>
                <w:lang w:val="en-US"/>
              </w:rPr>
              <w:t>ve</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ülke</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genelinde</w:t>
            </w:r>
            <w:proofErr w:type="spellEnd"/>
            <w:r w:rsidR="006D3062" w:rsidRPr="00A43FCA">
              <w:rPr>
                <w:rFonts w:ascii="Arial" w:hAnsi="Arial" w:cs="Arial"/>
                <w:bCs/>
                <w:color w:val="000000"/>
                <w:sz w:val="18"/>
                <w:szCs w:val="18"/>
                <w:u w:val="single"/>
                <w:bdr w:val="none" w:sz="0" w:space="0" w:color="auto" w:frame="1"/>
                <w:lang w:val="en-US"/>
              </w:rPr>
              <w:t xml:space="preserve"> </w:t>
            </w:r>
            <w:r w:rsidR="00B311AD">
              <w:rPr>
                <w:rFonts w:ascii="Arial" w:hAnsi="Arial" w:cs="Arial"/>
                <w:bCs/>
                <w:color w:val="000000"/>
                <w:sz w:val="18"/>
                <w:szCs w:val="18"/>
                <w:u w:val="single"/>
                <w:bdr w:val="none" w:sz="0" w:space="0" w:color="auto" w:frame="1"/>
                <w:lang w:val="en-US"/>
              </w:rPr>
              <w:t>MP</w:t>
            </w:r>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ve</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çöpler</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için</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riskli</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alanların</w:t>
            </w:r>
            <w:proofErr w:type="spellEnd"/>
            <w:r w:rsidR="006D3062" w:rsidRPr="00A43FCA">
              <w:rPr>
                <w:rFonts w:ascii="Arial" w:hAnsi="Arial" w:cs="Arial"/>
                <w:bCs/>
                <w:color w:val="000000"/>
                <w:sz w:val="18"/>
                <w:szCs w:val="18"/>
                <w:u w:val="single"/>
                <w:bdr w:val="none" w:sz="0" w:space="0" w:color="auto" w:frame="1"/>
                <w:lang w:val="en-US"/>
              </w:rPr>
              <w:t xml:space="preserve"> </w:t>
            </w:r>
            <w:proofErr w:type="spellStart"/>
            <w:r w:rsidR="006D3062" w:rsidRPr="00A43FCA">
              <w:rPr>
                <w:rFonts w:ascii="Arial" w:hAnsi="Arial" w:cs="Arial"/>
                <w:bCs/>
                <w:color w:val="000000"/>
                <w:sz w:val="18"/>
                <w:szCs w:val="18"/>
                <w:u w:val="single"/>
                <w:bdr w:val="none" w:sz="0" w:space="0" w:color="auto" w:frame="1"/>
                <w:lang w:val="en-US"/>
              </w:rPr>
              <w:t>belirlenmesi</w:t>
            </w:r>
            <w:proofErr w:type="spellEnd"/>
            <w:r w:rsidR="006D3062" w:rsidRPr="00A43FCA">
              <w:rPr>
                <w:rFonts w:ascii="Arial" w:hAnsi="Arial" w:cs="Arial"/>
                <w:bCs/>
                <w:color w:val="000000"/>
                <w:sz w:val="18"/>
                <w:szCs w:val="18"/>
                <w:bdr w:val="none" w:sz="0" w:space="0" w:color="auto" w:frame="1"/>
                <w:lang w:val="en-US"/>
              </w:rPr>
              <w:t xml:space="preserve"> </w:t>
            </w:r>
            <w:proofErr w:type="spellStart"/>
            <w:r w:rsidR="00936FB2">
              <w:rPr>
                <w:rFonts w:ascii="Arial" w:hAnsi="Arial" w:cs="Arial"/>
                <w:bCs/>
                <w:color w:val="000000"/>
                <w:sz w:val="18"/>
                <w:szCs w:val="18"/>
                <w:bdr w:val="none" w:sz="0" w:space="0" w:color="auto" w:frame="1"/>
                <w:lang w:val="en-US"/>
              </w:rPr>
              <w:t>konularında</w:t>
            </w:r>
            <w:proofErr w:type="spellEnd"/>
            <w:r w:rsidR="00936FB2">
              <w:rPr>
                <w:rFonts w:ascii="Arial" w:hAnsi="Arial" w:cs="Arial"/>
                <w:bCs/>
                <w:color w:val="000000"/>
                <w:sz w:val="18"/>
                <w:szCs w:val="18"/>
                <w:bdr w:val="none" w:sz="0" w:space="0" w:color="auto" w:frame="1"/>
                <w:lang w:val="en-US"/>
              </w:rPr>
              <w:t xml:space="preserve"> </w:t>
            </w:r>
            <w:r w:rsidR="006D3062" w:rsidRPr="00A43FCA">
              <w:rPr>
                <w:rFonts w:ascii="Arial" w:hAnsi="Arial" w:cs="Arial"/>
                <w:bCs/>
                <w:color w:val="000000"/>
                <w:sz w:val="18"/>
                <w:szCs w:val="18"/>
                <w:bdr w:val="none" w:sz="0" w:space="0" w:color="auto" w:frame="1"/>
              </w:rPr>
              <w:t>modelleme araçlarının kullanılmasını gerektirmektedir</w:t>
            </w:r>
            <w:r w:rsidRPr="00A43FCA">
              <w:rPr>
                <w:rFonts w:ascii="Arial" w:hAnsi="Arial" w:cs="Arial"/>
                <w:bCs/>
                <w:color w:val="000000"/>
                <w:sz w:val="18"/>
                <w:szCs w:val="18"/>
                <w:bdr w:val="none" w:sz="0" w:space="0" w:color="auto" w:frame="1"/>
              </w:rPr>
              <w:t xml:space="preserve">. Ancak plastiklerin olası birikme yerlerini modelleyen çalışmalar </w:t>
            </w:r>
            <w:r w:rsidR="006D4508" w:rsidRPr="00A43FCA">
              <w:rPr>
                <w:rFonts w:ascii="Arial" w:hAnsi="Arial" w:cs="Arial"/>
                <w:bCs/>
                <w:color w:val="000000"/>
                <w:sz w:val="18"/>
                <w:szCs w:val="18"/>
                <w:bdr w:val="none" w:sz="0" w:space="0" w:color="auto" w:frame="1"/>
              </w:rPr>
              <w:t>(Genç vd</w:t>
            </w:r>
            <w:r w:rsidR="00540FFF">
              <w:rPr>
                <w:rFonts w:ascii="Arial" w:hAnsi="Arial" w:cs="Arial"/>
                <w:bCs/>
                <w:color w:val="000000"/>
                <w:sz w:val="18"/>
                <w:szCs w:val="18"/>
                <w:bdr w:val="none" w:sz="0" w:space="0" w:color="auto" w:frame="1"/>
              </w:rPr>
              <w:t>.</w:t>
            </w:r>
            <w:r w:rsidR="006D4508" w:rsidRPr="00A43FCA">
              <w:rPr>
                <w:rFonts w:ascii="Arial" w:hAnsi="Arial" w:cs="Arial"/>
                <w:bCs/>
                <w:color w:val="000000"/>
                <w:sz w:val="18"/>
                <w:szCs w:val="18"/>
                <w:bdr w:val="none" w:sz="0" w:space="0" w:color="auto" w:frame="1"/>
              </w:rPr>
              <w:t>, 2021) henüz yeter</w:t>
            </w:r>
            <w:r w:rsidR="00E04AA4" w:rsidRPr="00A43FCA">
              <w:rPr>
                <w:rFonts w:ascii="Arial" w:hAnsi="Arial" w:cs="Arial"/>
                <w:bCs/>
                <w:color w:val="000000"/>
                <w:sz w:val="18"/>
                <w:szCs w:val="18"/>
                <w:bdr w:val="none" w:sz="0" w:space="0" w:color="auto" w:frame="1"/>
              </w:rPr>
              <w:t>l</w:t>
            </w:r>
            <w:r w:rsidR="006D4508" w:rsidRPr="00A43FCA">
              <w:rPr>
                <w:rFonts w:ascii="Arial" w:hAnsi="Arial" w:cs="Arial"/>
                <w:bCs/>
                <w:color w:val="000000"/>
                <w:sz w:val="18"/>
                <w:szCs w:val="18"/>
                <w:bdr w:val="none" w:sz="0" w:space="0" w:color="auto" w:frame="1"/>
              </w:rPr>
              <w:t>i değildir ve</w:t>
            </w:r>
            <w:r w:rsidR="002C193F" w:rsidRPr="00A43FCA">
              <w:rPr>
                <w:rFonts w:ascii="Arial" w:hAnsi="Arial" w:cs="Arial"/>
                <w:bCs/>
                <w:color w:val="000000"/>
                <w:sz w:val="18"/>
                <w:szCs w:val="18"/>
                <w:bdr w:val="none" w:sz="0" w:space="0" w:color="auto" w:frame="1"/>
              </w:rPr>
              <w:t xml:space="preserve"> </w:t>
            </w:r>
            <w:r w:rsidRPr="00A43FCA">
              <w:rPr>
                <w:rFonts w:ascii="Arial" w:hAnsi="Arial" w:cs="Arial"/>
                <w:bCs/>
                <w:color w:val="000000"/>
                <w:sz w:val="18"/>
                <w:szCs w:val="18"/>
                <w:bdr w:val="none" w:sz="0" w:space="0" w:color="auto" w:frame="1"/>
              </w:rPr>
              <w:t>Türkiye kıyıları için henüz başlangıç aşamasındadır</w:t>
            </w:r>
            <w:r w:rsidR="00E04AA4" w:rsidRPr="00A43FCA">
              <w:rPr>
                <w:rFonts w:ascii="Arial" w:hAnsi="Arial" w:cs="Arial"/>
                <w:bCs/>
                <w:color w:val="000000"/>
                <w:sz w:val="18"/>
                <w:szCs w:val="18"/>
                <w:bdr w:val="none" w:sz="0" w:space="0" w:color="auto" w:frame="1"/>
              </w:rPr>
              <w:t>.</w:t>
            </w:r>
            <w:r w:rsidR="006D3062" w:rsidRPr="00A43FCA">
              <w:rPr>
                <w:rFonts w:ascii="Arial" w:hAnsi="Arial" w:cs="Arial"/>
                <w:bCs/>
                <w:color w:val="000000"/>
                <w:sz w:val="18"/>
                <w:szCs w:val="18"/>
                <w:bdr w:val="none" w:sz="0" w:space="0" w:color="auto" w:frame="1"/>
              </w:rPr>
              <w:t xml:space="preserve"> </w:t>
            </w:r>
          </w:p>
          <w:p w14:paraId="402274B3" w14:textId="77777777" w:rsidR="00783298" w:rsidRPr="00A43FCA" w:rsidRDefault="00783298" w:rsidP="00765048">
            <w:pPr>
              <w:pStyle w:val="WW-NormalWeb1"/>
              <w:spacing w:before="0" w:after="0"/>
              <w:jc w:val="both"/>
              <w:rPr>
                <w:rFonts w:ascii="Arial" w:hAnsi="Arial" w:cs="Arial"/>
                <w:bCs/>
                <w:color w:val="000000"/>
                <w:sz w:val="18"/>
                <w:szCs w:val="18"/>
                <w:bdr w:val="none" w:sz="0" w:space="0" w:color="auto" w:frame="1"/>
              </w:rPr>
            </w:pPr>
          </w:p>
          <w:p w14:paraId="15DD2D66" w14:textId="25750858" w:rsidR="00CB51A3" w:rsidRPr="00CB51A3" w:rsidRDefault="00783298" w:rsidP="00783298">
            <w:pPr>
              <w:pStyle w:val="WW-NormalWeb1"/>
              <w:contextualSpacing/>
              <w:rPr>
                <w:rFonts w:ascii="Arial" w:hAnsi="Arial" w:cs="Arial"/>
                <w:b/>
                <w:color w:val="000000"/>
                <w:sz w:val="18"/>
                <w:szCs w:val="18"/>
                <w:u w:val="single"/>
              </w:rPr>
            </w:pPr>
            <w:proofErr w:type="spellStart"/>
            <w:r>
              <w:rPr>
                <w:rFonts w:ascii="Arial" w:hAnsi="Arial" w:cs="Arial"/>
                <w:b/>
                <w:color w:val="000000"/>
                <w:sz w:val="18"/>
                <w:szCs w:val="18"/>
                <w:u w:val="single"/>
              </w:rPr>
              <w:t>D.</w:t>
            </w:r>
            <w:r w:rsidR="00CB51A3">
              <w:rPr>
                <w:rFonts w:ascii="Arial" w:hAnsi="Arial" w:cs="Arial"/>
                <w:b/>
                <w:color w:val="000000"/>
                <w:sz w:val="18"/>
                <w:szCs w:val="18"/>
                <w:u w:val="single"/>
              </w:rPr>
              <w:t>Literatürde</w:t>
            </w:r>
            <w:proofErr w:type="spellEnd"/>
            <w:r w:rsidR="00CB51A3">
              <w:rPr>
                <w:rFonts w:ascii="Arial" w:hAnsi="Arial" w:cs="Arial"/>
                <w:b/>
                <w:color w:val="000000"/>
                <w:sz w:val="18"/>
                <w:szCs w:val="18"/>
                <w:u w:val="single"/>
              </w:rPr>
              <w:t xml:space="preserve"> </w:t>
            </w:r>
            <w:proofErr w:type="spellStart"/>
            <w:r w:rsidR="00293572">
              <w:rPr>
                <w:rFonts w:ascii="Arial" w:hAnsi="Arial" w:cs="Arial"/>
                <w:b/>
                <w:color w:val="000000"/>
                <w:sz w:val="18"/>
                <w:szCs w:val="18"/>
                <w:u w:val="single"/>
              </w:rPr>
              <w:t>Mikroplastik</w:t>
            </w:r>
            <w:proofErr w:type="spellEnd"/>
            <w:r w:rsidR="00293572">
              <w:rPr>
                <w:rFonts w:ascii="Arial" w:hAnsi="Arial" w:cs="Arial"/>
                <w:b/>
                <w:color w:val="000000"/>
                <w:sz w:val="18"/>
                <w:szCs w:val="18"/>
                <w:u w:val="single"/>
              </w:rPr>
              <w:t xml:space="preserve"> Parçacık Çökelme Hızı ile İlgili </w:t>
            </w:r>
            <w:r w:rsidR="00CB51A3">
              <w:rPr>
                <w:rFonts w:ascii="Arial" w:hAnsi="Arial" w:cs="Arial"/>
                <w:b/>
                <w:color w:val="000000"/>
                <w:sz w:val="18"/>
                <w:szCs w:val="18"/>
                <w:u w:val="single"/>
              </w:rPr>
              <w:t xml:space="preserve"> </w:t>
            </w:r>
            <w:r w:rsidR="00293572">
              <w:rPr>
                <w:rFonts w:ascii="Arial" w:hAnsi="Arial" w:cs="Arial"/>
                <w:b/>
                <w:color w:val="000000"/>
                <w:sz w:val="18"/>
                <w:szCs w:val="18"/>
                <w:u w:val="single"/>
              </w:rPr>
              <w:t>Y</w:t>
            </w:r>
            <w:r w:rsidR="00CB51A3">
              <w:rPr>
                <w:rFonts w:ascii="Arial" w:hAnsi="Arial" w:cs="Arial"/>
                <w:b/>
                <w:color w:val="000000"/>
                <w:sz w:val="18"/>
                <w:szCs w:val="18"/>
                <w:u w:val="single"/>
              </w:rPr>
              <w:t xml:space="preserve">apılmış </w:t>
            </w:r>
            <w:r w:rsidR="00293572">
              <w:rPr>
                <w:rFonts w:ascii="Arial" w:hAnsi="Arial" w:cs="Arial"/>
                <w:b/>
                <w:color w:val="000000"/>
                <w:sz w:val="18"/>
                <w:szCs w:val="18"/>
                <w:u w:val="single"/>
              </w:rPr>
              <w:t>Ç</w:t>
            </w:r>
            <w:r w:rsidR="00CB51A3">
              <w:rPr>
                <w:rFonts w:ascii="Arial" w:hAnsi="Arial" w:cs="Arial"/>
                <w:b/>
                <w:color w:val="000000"/>
                <w:sz w:val="18"/>
                <w:szCs w:val="18"/>
                <w:u w:val="single"/>
              </w:rPr>
              <w:t>alışmalar</w:t>
            </w:r>
          </w:p>
          <w:p w14:paraId="3EC9CC80" w14:textId="77777777" w:rsidR="00C538C6" w:rsidRDefault="00C538C6" w:rsidP="00765048">
            <w:pPr>
              <w:pStyle w:val="WW-NormalWeb1"/>
              <w:contextualSpacing/>
              <w:jc w:val="both"/>
              <w:rPr>
                <w:rFonts w:ascii="Arial" w:hAnsi="Arial" w:cs="Arial"/>
                <w:color w:val="000000"/>
                <w:sz w:val="18"/>
                <w:szCs w:val="18"/>
              </w:rPr>
            </w:pPr>
          </w:p>
          <w:p w14:paraId="61236856" w14:textId="3D113AFD" w:rsidR="00F60BAF" w:rsidRDefault="00B311AD" w:rsidP="00765048">
            <w:pPr>
              <w:pStyle w:val="WW-NormalWeb1"/>
              <w:contextualSpacing/>
              <w:jc w:val="both"/>
              <w:rPr>
                <w:rFonts w:ascii="Arial" w:hAnsi="Arial" w:cs="Arial"/>
                <w:color w:val="000000"/>
                <w:sz w:val="18"/>
                <w:szCs w:val="18"/>
              </w:rPr>
            </w:pPr>
            <w:proofErr w:type="spellStart"/>
            <w:r>
              <w:rPr>
                <w:rFonts w:ascii="Arial" w:hAnsi="Arial" w:cs="Arial"/>
                <w:color w:val="000000"/>
                <w:sz w:val="18"/>
                <w:szCs w:val="18"/>
              </w:rPr>
              <w:t>MP</w:t>
            </w:r>
            <w:r w:rsidR="00C538C6">
              <w:rPr>
                <w:rFonts w:ascii="Arial" w:hAnsi="Arial" w:cs="Arial"/>
                <w:color w:val="000000"/>
                <w:sz w:val="18"/>
                <w:szCs w:val="18"/>
              </w:rPr>
              <w:t>lerin</w:t>
            </w:r>
            <w:proofErr w:type="spellEnd"/>
            <w:r w:rsidR="00C538C6">
              <w:rPr>
                <w:rFonts w:ascii="Arial" w:hAnsi="Arial" w:cs="Arial"/>
                <w:color w:val="000000"/>
                <w:sz w:val="18"/>
                <w:szCs w:val="18"/>
              </w:rPr>
              <w:t xml:space="preserve"> sebep olduğu çevresel sorunların tanımlanabilmesi için </w:t>
            </w:r>
            <w:proofErr w:type="spellStart"/>
            <w:r>
              <w:rPr>
                <w:rFonts w:ascii="Arial" w:hAnsi="Arial" w:cs="Arial"/>
                <w:color w:val="000000"/>
                <w:sz w:val="18"/>
                <w:szCs w:val="18"/>
              </w:rPr>
              <w:t>MP</w:t>
            </w:r>
            <w:r w:rsidR="00C538C6">
              <w:rPr>
                <w:rFonts w:ascii="Arial" w:hAnsi="Arial" w:cs="Arial"/>
                <w:color w:val="000000"/>
                <w:sz w:val="18"/>
                <w:szCs w:val="18"/>
              </w:rPr>
              <w:t>lerin</w:t>
            </w:r>
            <w:proofErr w:type="spellEnd"/>
            <w:r w:rsidR="00C538C6">
              <w:rPr>
                <w:rFonts w:ascii="Arial" w:hAnsi="Arial" w:cs="Arial"/>
                <w:color w:val="000000"/>
                <w:sz w:val="18"/>
                <w:szCs w:val="18"/>
              </w:rPr>
              <w:t xml:space="preserve"> sucul ortamda izledikleri yollar, kaynakları, birikme bölgeleri ve ekosistemi nasıl etkiledikleri çalışılmalıdır. Bu nedenle </w:t>
            </w:r>
            <w:r>
              <w:rPr>
                <w:rFonts w:ascii="Arial" w:hAnsi="Arial" w:cs="Arial"/>
                <w:color w:val="000000"/>
                <w:sz w:val="18"/>
                <w:szCs w:val="18"/>
              </w:rPr>
              <w:t>MP</w:t>
            </w:r>
            <w:r w:rsidR="00C538C6">
              <w:rPr>
                <w:rFonts w:ascii="Arial" w:hAnsi="Arial" w:cs="Arial"/>
                <w:color w:val="000000"/>
                <w:sz w:val="18"/>
                <w:szCs w:val="18"/>
              </w:rPr>
              <w:t xml:space="preserve"> parçacıkların fiziksel davranışları üzerine önemli bir bilgi birikimi gerekmektedir. </w:t>
            </w:r>
            <w:r w:rsidR="001838D9">
              <w:rPr>
                <w:rFonts w:ascii="Arial" w:hAnsi="Arial" w:cs="Arial"/>
                <w:color w:val="000000"/>
                <w:sz w:val="18"/>
                <w:szCs w:val="18"/>
              </w:rPr>
              <w:t xml:space="preserve">2016 yılına kadar </w:t>
            </w:r>
            <w:proofErr w:type="spellStart"/>
            <w:r>
              <w:rPr>
                <w:rFonts w:ascii="Arial" w:hAnsi="Arial" w:cs="Arial"/>
                <w:color w:val="000000"/>
                <w:sz w:val="18"/>
                <w:szCs w:val="18"/>
              </w:rPr>
              <w:t>MP</w:t>
            </w:r>
            <w:r w:rsidR="001838D9">
              <w:rPr>
                <w:rFonts w:ascii="Arial" w:hAnsi="Arial" w:cs="Arial"/>
                <w:color w:val="000000"/>
                <w:sz w:val="18"/>
                <w:szCs w:val="18"/>
              </w:rPr>
              <w:t>lerin</w:t>
            </w:r>
            <w:proofErr w:type="spellEnd"/>
            <w:r w:rsidR="001838D9">
              <w:rPr>
                <w:rFonts w:ascii="Arial" w:hAnsi="Arial" w:cs="Arial"/>
                <w:color w:val="000000"/>
                <w:sz w:val="18"/>
                <w:szCs w:val="18"/>
              </w:rPr>
              <w:t xml:space="preserve"> </w:t>
            </w:r>
            <w:r w:rsidR="000A459D">
              <w:rPr>
                <w:rFonts w:ascii="Arial" w:hAnsi="Arial" w:cs="Arial"/>
                <w:color w:val="000000"/>
                <w:sz w:val="18"/>
                <w:szCs w:val="18"/>
              </w:rPr>
              <w:t xml:space="preserve">özellikle çökelme </w:t>
            </w:r>
            <w:r w:rsidR="001838D9">
              <w:rPr>
                <w:rFonts w:ascii="Arial" w:hAnsi="Arial" w:cs="Arial"/>
                <w:color w:val="000000"/>
                <w:sz w:val="18"/>
                <w:szCs w:val="18"/>
              </w:rPr>
              <w:t>davranışı üzerine yapılmış çok az çalışma bulunmaktadır (</w:t>
            </w:r>
            <w:proofErr w:type="spellStart"/>
            <w:r w:rsidR="001838D9">
              <w:rPr>
                <w:rFonts w:ascii="Arial" w:hAnsi="Arial" w:cs="Arial"/>
                <w:color w:val="000000"/>
                <w:sz w:val="18"/>
                <w:szCs w:val="18"/>
              </w:rPr>
              <w:t>Kowalski</w:t>
            </w:r>
            <w:proofErr w:type="spellEnd"/>
            <w:r w:rsidR="001838D9">
              <w:rPr>
                <w:rFonts w:ascii="Arial" w:hAnsi="Arial" w:cs="Arial"/>
                <w:color w:val="000000"/>
                <w:sz w:val="18"/>
                <w:szCs w:val="18"/>
              </w:rPr>
              <w:t xml:space="preserve"> vd. 2016, Wang vd. 2016).</w:t>
            </w:r>
            <w:r w:rsidR="000A459D">
              <w:rPr>
                <w:rFonts w:ascii="Arial" w:hAnsi="Arial" w:cs="Arial"/>
                <w:color w:val="000000"/>
                <w:sz w:val="18"/>
                <w:szCs w:val="18"/>
              </w:rPr>
              <w:t xml:space="preserve"> Deneysel çalışmalardan elde edilecek çökelme davranışı bilgisinin </w:t>
            </w:r>
            <w:r w:rsidR="00936FB2">
              <w:rPr>
                <w:rFonts w:ascii="Arial" w:hAnsi="Arial" w:cs="Arial"/>
                <w:color w:val="000000"/>
                <w:sz w:val="18"/>
                <w:szCs w:val="18"/>
              </w:rPr>
              <w:t xml:space="preserve">taşınım </w:t>
            </w:r>
            <w:r w:rsidR="000A459D">
              <w:rPr>
                <w:rFonts w:ascii="Arial" w:hAnsi="Arial" w:cs="Arial"/>
                <w:color w:val="000000"/>
                <w:sz w:val="18"/>
                <w:szCs w:val="18"/>
              </w:rPr>
              <w:t>model</w:t>
            </w:r>
            <w:r w:rsidR="00936FB2">
              <w:rPr>
                <w:rFonts w:ascii="Arial" w:hAnsi="Arial" w:cs="Arial"/>
                <w:color w:val="000000"/>
                <w:sz w:val="18"/>
                <w:szCs w:val="18"/>
              </w:rPr>
              <w:t>ine</w:t>
            </w:r>
            <w:r w:rsidR="000A459D">
              <w:rPr>
                <w:rFonts w:ascii="Arial" w:hAnsi="Arial" w:cs="Arial"/>
                <w:color w:val="000000"/>
                <w:sz w:val="18"/>
                <w:szCs w:val="18"/>
              </w:rPr>
              <w:t xml:space="preserve"> uygulanması </w:t>
            </w:r>
            <w:proofErr w:type="spellStart"/>
            <w:r>
              <w:rPr>
                <w:rFonts w:ascii="Arial" w:hAnsi="Arial" w:cs="Arial"/>
                <w:color w:val="000000"/>
                <w:sz w:val="18"/>
                <w:szCs w:val="18"/>
              </w:rPr>
              <w:t>MP</w:t>
            </w:r>
            <w:r w:rsidR="000A459D">
              <w:rPr>
                <w:rFonts w:ascii="Arial" w:hAnsi="Arial" w:cs="Arial"/>
                <w:color w:val="000000"/>
                <w:sz w:val="18"/>
                <w:szCs w:val="18"/>
              </w:rPr>
              <w:t>lerin</w:t>
            </w:r>
            <w:proofErr w:type="spellEnd"/>
            <w:r w:rsidR="000A459D">
              <w:rPr>
                <w:rFonts w:ascii="Arial" w:hAnsi="Arial" w:cs="Arial"/>
                <w:color w:val="000000"/>
                <w:sz w:val="18"/>
                <w:szCs w:val="18"/>
              </w:rPr>
              <w:t xml:space="preserve"> sucul ortamlarda izledikleri yolları anlamamıza yardımcı olacaktır</w:t>
            </w:r>
            <w:r w:rsidR="00140CAD">
              <w:rPr>
                <w:rFonts w:ascii="Arial" w:hAnsi="Arial" w:cs="Arial"/>
                <w:color w:val="000000"/>
                <w:sz w:val="18"/>
                <w:szCs w:val="18"/>
              </w:rPr>
              <w:t>.</w:t>
            </w:r>
            <w:r w:rsidR="001838D9">
              <w:rPr>
                <w:rFonts w:ascii="Arial" w:hAnsi="Arial" w:cs="Arial"/>
                <w:color w:val="000000"/>
                <w:sz w:val="18"/>
                <w:szCs w:val="18"/>
              </w:rPr>
              <w:t xml:space="preserve"> </w:t>
            </w:r>
            <w:r w:rsidR="00A50371">
              <w:rPr>
                <w:rFonts w:ascii="Arial" w:hAnsi="Arial" w:cs="Arial"/>
                <w:color w:val="000000"/>
                <w:sz w:val="18"/>
                <w:szCs w:val="18"/>
              </w:rPr>
              <w:t>Parçacık çökelme/yükselme hızı</w:t>
            </w:r>
            <w:r w:rsidR="00936FB2">
              <w:rPr>
                <w:rFonts w:ascii="Arial" w:hAnsi="Arial" w:cs="Arial"/>
                <w:color w:val="000000"/>
                <w:sz w:val="18"/>
                <w:szCs w:val="18"/>
              </w:rPr>
              <w:t xml:space="preserve"> bu nedenle</w:t>
            </w:r>
            <w:r w:rsidR="00A50371">
              <w:rPr>
                <w:rFonts w:ascii="Arial" w:hAnsi="Arial" w:cs="Arial"/>
                <w:color w:val="000000"/>
                <w:sz w:val="18"/>
                <w:szCs w:val="18"/>
              </w:rPr>
              <w:t xml:space="preserve"> s</w:t>
            </w:r>
            <w:r w:rsidR="00970A42" w:rsidRPr="000335C5">
              <w:rPr>
                <w:rFonts w:ascii="Arial" w:hAnsi="Arial" w:cs="Arial"/>
                <w:color w:val="000000"/>
                <w:sz w:val="18"/>
                <w:szCs w:val="18"/>
              </w:rPr>
              <w:t xml:space="preserve">u kolonu boyunca </w:t>
            </w:r>
            <w:r w:rsidR="00A50371">
              <w:rPr>
                <w:rFonts w:ascii="Arial" w:hAnsi="Arial" w:cs="Arial"/>
                <w:color w:val="000000"/>
                <w:sz w:val="18"/>
                <w:szCs w:val="18"/>
              </w:rPr>
              <w:t xml:space="preserve">parçacık </w:t>
            </w:r>
            <w:r w:rsidR="00970A42" w:rsidRPr="000335C5">
              <w:rPr>
                <w:rFonts w:ascii="Arial" w:hAnsi="Arial" w:cs="Arial"/>
                <w:color w:val="000000"/>
                <w:sz w:val="18"/>
                <w:szCs w:val="18"/>
              </w:rPr>
              <w:t>dağılımı</w:t>
            </w:r>
            <w:r w:rsidR="00A50371">
              <w:rPr>
                <w:rFonts w:ascii="Arial" w:hAnsi="Arial" w:cs="Arial"/>
                <w:color w:val="000000"/>
                <w:sz w:val="18"/>
                <w:szCs w:val="18"/>
              </w:rPr>
              <w:t>nı</w:t>
            </w:r>
            <w:r w:rsidR="00970A42" w:rsidRPr="000335C5">
              <w:rPr>
                <w:rFonts w:ascii="Arial" w:hAnsi="Arial" w:cs="Arial"/>
                <w:color w:val="000000"/>
                <w:sz w:val="18"/>
                <w:szCs w:val="18"/>
              </w:rPr>
              <w:t xml:space="preserve"> kontrol eden ana</w:t>
            </w:r>
            <w:r w:rsidR="003342A2" w:rsidRPr="000335C5">
              <w:rPr>
                <w:rFonts w:ascii="Arial" w:hAnsi="Arial" w:cs="Arial"/>
                <w:color w:val="000000"/>
                <w:sz w:val="18"/>
                <w:szCs w:val="18"/>
              </w:rPr>
              <w:t xml:space="preserve"> parametrelerden biri</w:t>
            </w:r>
            <w:r w:rsidR="00A50371">
              <w:rPr>
                <w:rFonts w:ascii="Arial" w:hAnsi="Arial" w:cs="Arial"/>
                <w:color w:val="000000"/>
                <w:sz w:val="18"/>
                <w:szCs w:val="18"/>
              </w:rPr>
              <w:t>dir.</w:t>
            </w:r>
            <w:r w:rsidR="003342A2" w:rsidRPr="000335C5">
              <w:rPr>
                <w:rFonts w:ascii="Arial" w:hAnsi="Arial" w:cs="Arial"/>
                <w:color w:val="000000"/>
                <w:sz w:val="18"/>
                <w:szCs w:val="18"/>
              </w:rPr>
              <w:t xml:space="preserve"> </w:t>
            </w:r>
            <w:proofErr w:type="spellStart"/>
            <w:r>
              <w:rPr>
                <w:rFonts w:ascii="Arial" w:hAnsi="Arial" w:cs="Arial"/>
                <w:color w:val="000000"/>
                <w:sz w:val="18"/>
                <w:szCs w:val="18"/>
              </w:rPr>
              <w:t>MP</w:t>
            </w:r>
            <w:r w:rsidR="00A50371">
              <w:rPr>
                <w:rFonts w:ascii="Arial" w:hAnsi="Arial" w:cs="Arial"/>
                <w:color w:val="000000"/>
                <w:sz w:val="18"/>
                <w:szCs w:val="18"/>
              </w:rPr>
              <w:t>lerin</w:t>
            </w:r>
            <w:proofErr w:type="spellEnd"/>
            <w:r w:rsidR="00A50371">
              <w:rPr>
                <w:rFonts w:ascii="Arial" w:hAnsi="Arial" w:cs="Arial"/>
                <w:color w:val="000000"/>
                <w:sz w:val="18"/>
                <w:szCs w:val="18"/>
              </w:rPr>
              <w:t xml:space="preserve"> su kolonundaki dağılımı taşınım modelleri için önemli </w:t>
            </w:r>
            <w:r w:rsidR="00936FB2">
              <w:rPr>
                <w:rFonts w:ascii="Arial" w:hAnsi="Arial" w:cs="Arial"/>
                <w:color w:val="000000"/>
                <w:sz w:val="18"/>
                <w:szCs w:val="18"/>
              </w:rPr>
              <w:t xml:space="preserve">olup </w:t>
            </w:r>
            <w:r>
              <w:rPr>
                <w:rFonts w:ascii="Arial" w:hAnsi="Arial" w:cs="Arial"/>
                <w:b/>
                <w:bCs/>
                <w:color w:val="000000"/>
                <w:sz w:val="18"/>
                <w:szCs w:val="18"/>
              </w:rPr>
              <w:t>MP</w:t>
            </w:r>
            <w:r w:rsidR="00A50371" w:rsidRPr="00376890">
              <w:rPr>
                <w:rFonts w:ascii="Arial" w:hAnsi="Arial" w:cs="Arial"/>
                <w:b/>
                <w:bCs/>
                <w:color w:val="000000"/>
                <w:sz w:val="18"/>
                <w:szCs w:val="18"/>
              </w:rPr>
              <w:t xml:space="preserve"> çökelme hızı ne kadar doğru ifade </w:t>
            </w:r>
            <w:r w:rsidR="00936FB2">
              <w:rPr>
                <w:rFonts w:ascii="Arial" w:hAnsi="Arial" w:cs="Arial"/>
                <w:b/>
                <w:bCs/>
                <w:color w:val="000000"/>
                <w:sz w:val="18"/>
                <w:szCs w:val="18"/>
              </w:rPr>
              <w:t>edilirse</w:t>
            </w:r>
            <w:r w:rsidR="00A50371" w:rsidRPr="00376890">
              <w:rPr>
                <w:rFonts w:ascii="Arial" w:hAnsi="Arial" w:cs="Arial"/>
                <w:b/>
                <w:bCs/>
                <w:color w:val="000000"/>
                <w:sz w:val="18"/>
                <w:szCs w:val="18"/>
              </w:rPr>
              <w:t xml:space="preserve">, taşınım modeli de o derece </w:t>
            </w:r>
            <w:r w:rsidR="00936FB2">
              <w:rPr>
                <w:rFonts w:ascii="Arial" w:hAnsi="Arial" w:cs="Arial"/>
                <w:b/>
                <w:bCs/>
                <w:color w:val="000000"/>
                <w:sz w:val="18"/>
                <w:szCs w:val="18"/>
              </w:rPr>
              <w:t>güvenilir sonuçlar verecektir</w:t>
            </w:r>
            <w:r w:rsidR="00A50371" w:rsidRPr="00376890">
              <w:rPr>
                <w:rFonts w:ascii="Arial" w:hAnsi="Arial" w:cs="Arial"/>
                <w:b/>
                <w:bCs/>
                <w:color w:val="000000"/>
                <w:sz w:val="18"/>
                <w:szCs w:val="18"/>
              </w:rPr>
              <w:t>.</w:t>
            </w:r>
            <w:r w:rsidR="00A50371">
              <w:rPr>
                <w:rFonts w:ascii="Arial" w:hAnsi="Arial" w:cs="Arial"/>
                <w:color w:val="000000"/>
                <w:sz w:val="18"/>
                <w:szCs w:val="18"/>
              </w:rPr>
              <w:t xml:space="preserve"> Daha gerçekçi bir taşınım modeli, </w:t>
            </w:r>
            <w:r w:rsidR="00232F0C">
              <w:rPr>
                <w:rFonts w:ascii="Arial" w:hAnsi="Arial" w:cs="Arial"/>
                <w:color w:val="000000"/>
                <w:sz w:val="18"/>
                <w:szCs w:val="18"/>
              </w:rPr>
              <w:t xml:space="preserve">sucul ortamlarda </w:t>
            </w:r>
            <w:proofErr w:type="spellStart"/>
            <w:r>
              <w:rPr>
                <w:rFonts w:ascii="Arial" w:hAnsi="Arial" w:cs="Arial"/>
                <w:color w:val="000000"/>
                <w:sz w:val="18"/>
                <w:szCs w:val="18"/>
              </w:rPr>
              <w:t>MP</w:t>
            </w:r>
            <w:r w:rsidR="00A50371">
              <w:rPr>
                <w:rFonts w:ascii="Arial" w:hAnsi="Arial" w:cs="Arial"/>
                <w:color w:val="000000"/>
                <w:sz w:val="18"/>
                <w:szCs w:val="18"/>
              </w:rPr>
              <w:t>lerin</w:t>
            </w:r>
            <w:proofErr w:type="spellEnd"/>
            <w:r w:rsidR="00A50371">
              <w:rPr>
                <w:rFonts w:ascii="Arial" w:hAnsi="Arial" w:cs="Arial"/>
                <w:color w:val="000000"/>
                <w:sz w:val="18"/>
                <w:szCs w:val="18"/>
              </w:rPr>
              <w:t xml:space="preserve"> bir</w:t>
            </w:r>
            <w:r w:rsidR="00BA2403">
              <w:rPr>
                <w:rFonts w:ascii="Arial" w:hAnsi="Arial" w:cs="Arial"/>
                <w:color w:val="000000"/>
                <w:sz w:val="18"/>
                <w:szCs w:val="18"/>
              </w:rPr>
              <w:t>i</w:t>
            </w:r>
            <w:r w:rsidR="00A50371">
              <w:rPr>
                <w:rFonts w:ascii="Arial" w:hAnsi="Arial" w:cs="Arial"/>
                <w:color w:val="000000"/>
                <w:sz w:val="18"/>
                <w:szCs w:val="18"/>
              </w:rPr>
              <w:t xml:space="preserve">kme noktalarının daha </w:t>
            </w:r>
            <w:proofErr w:type="gramStart"/>
            <w:r w:rsidR="00A50371">
              <w:rPr>
                <w:rFonts w:ascii="Arial" w:hAnsi="Arial" w:cs="Arial"/>
                <w:color w:val="000000"/>
                <w:sz w:val="18"/>
                <w:szCs w:val="18"/>
              </w:rPr>
              <w:t>g</w:t>
            </w:r>
            <w:r w:rsidR="00BA2403">
              <w:rPr>
                <w:rFonts w:ascii="Arial" w:hAnsi="Arial" w:cs="Arial"/>
                <w:color w:val="000000"/>
                <w:sz w:val="18"/>
                <w:szCs w:val="18"/>
              </w:rPr>
              <w:t xml:space="preserve">erçekçi </w:t>
            </w:r>
            <w:r w:rsidR="00A50371">
              <w:rPr>
                <w:rFonts w:ascii="Arial" w:hAnsi="Arial" w:cs="Arial"/>
                <w:color w:val="000000"/>
                <w:sz w:val="18"/>
                <w:szCs w:val="18"/>
              </w:rPr>
              <w:t xml:space="preserve"> </w:t>
            </w:r>
            <w:r w:rsidR="00BA2403">
              <w:rPr>
                <w:rFonts w:ascii="Arial" w:hAnsi="Arial" w:cs="Arial"/>
                <w:color w:val="000000"/>
                <w:sz w:val="18"/>
                <w:szCs w:val="18"/>
              </w:rPr>
              <w:t>tahmin</w:t>
            </w:r>
            <w:proofErr w:type="gramEnd"/>
            <w:r w:rsidR="00BA2403">
              <w:rPr>
                <w:rFonts w:ascii="Arial" w:hAnsi="Arial" w:cs="Arial"/>
                <w:color w:val="000000"/>
                <w:sz w:val="18"/>
                <w:szCs w:val="18"/>
              </w:rPr>
              <w:t xml:space="preserve"> edilmesini sağlayacaktır</w:t>
            </w:r>
            <w:r w:rsidR="00A50371">
              <w:rPr>
                <w:rFonts w:ascii="Arial" w:hAnsi="Arial" w:cs="Arial"/>
                <w:color w:val="000000"/>
                <w:sz w:val="18"/>
                <w:szCs w:val="18"/>
              </w:rPr>
              <w:t xml:space="preserve">. </w:t>
            </w:r>
            <w:r w:rsidR="003342A2" w:rsidRPr="000335C5">
              <w:rPr>
                <w:rFonts w:ascii="Arial" w:hAnsi="Arial" w:cs="Arial"/>
                <w:color w:val="000000"/>
                <w:sz w:val="18"/>
                <w:szCs w:val="18"/>
              </w:rPr>
              <w:t xml:space="preserve">Sürükleme ve kaldırma kuvvetleri arasındaki bir denge olan </w:t>
            </w:r>
            <w:r w:rsidR="00BA2403">
              <w:rPr>
                <w:rFonts w:ascii="Arial" w:hAnsi="Arial" w:cs="Arial"/>
                <w:color w:val="000000"/>
                <w:sz w:val="18"/>
                <w:szCs w:val="18"/>
              </w:rPr>
              <w:t>çökelme</w:t>
            </w:r>
            <w:r w:rsidR="00BA2403" w:rsidRPr="000335C5">
              <w:rPr>
                <w:rFonts w:ascii="Arial" w:hAnsi="Arial" w:cs="Arial"/>
                <w:color w:val="000000"/>
                <w:sz w:val="18"/>
                <w:szCs w:val="18"/>
              </w:rPr>
              <w:t xml:space="preserve"> </w:t>
            </w:r>
            <w:r w:rsidR="003342A2" w:rsidRPr="000335C5">
              <w:rPr>
                <w:rFonts w:ascii="Arial" w:hAnsi="Arial" w:cs="Arial"/>
                <w:color w:val="000000"/>
                <w:sz w:val="18"/>
                <w:szCs w:val="18"/>
              </w:rPr>
              <w:t>hız</w:t>
            </w:r>
            <w:r w:rsidR="00BA2403">
              <w:rPr>
                <w:rFonts w:ascii="Arial" w:hAnsi="Arial" w:cs="Arial"/>
                <w:color w:val="000000"/>
                <w:sz w:val="18"/>
                <w:szCs w:val="18"/>
              </w:rPr>
              <w:t>ı</w:t>
            </w:r>
            <w:r w:rsidR="003342A2" w:rsidRPr="000335C5">
              <w:rPr>
                <w:rFonts w:ascii="Arial" w:hAnsi="Arial" w:cs="Arial"/>
                <w:color w:val="000000"/>
                <w:sz w:val="18"/>
                <w:szCs w:val="18"/>
              </w:rPr>
              <w:t xml:space="preserve"> için parametrik ifade,</w:t>
            </w:r>
            <w:r w:rsidR="00970A42" w:rsidRPr="000335C5">
              <w:rPr>
                <w:rFonts w:ascii="Arial" w:hAnsi="Arial" w:cs="Arial"/>
                <w:color w:val="000000"/>
                <w:sz w:val="18"/>
                <w:szCs w:val="18"/>
              </w:rPr>
              <w:t xml:space="preserve"> küre, disk ve </w:t>
            </w:r>
            <w:proofErr w:type="spellStart"/>
            <w:r w:rsidR="00970A42" w:rsidRPr="000335C5">
              <w:rPr>
                <w:rFonts w:ascii="Arial" w:hAnsi="Arial" w:cs="Arial"/>
                <w:color w:val="000000"/>
                <w:sz w:val="18"/>
                <w:szCs w:val="18"/>
              </w:rPr>
              <w:t>elipsoid</w:t>
            </w:r>
            <w:proofErr w:type="spellEnd"/>
            <w:r w:rsidR="003342A2" w:rsidRPr="000335C5">
              <w:rPr>
                <w:rFonts w:ascii="Arial" w:hAnsi="Arial" w:cs="Arial"/>
                <w:color w:val="000000"/>
                <w:sz w:val="18"/>
                <w:szCs w:val="18"/>
              </w:rPr>
              <w:t xml:space="preserve"> gi</w:t>
            </w:r>
            <w:r w:rsidR="00970A42" w:rsidRPr="000335C5">
              <w:rPr>
                <w:rFonts w:ascii="Arial" w:hAnsi="Arial" w:cs="Arial"/>
                <w:color w:val="000000"/>
                <w:sz w:val="18"/>
                <w:szCs w:val="18"/>
              </w:rPr>
              <w:t xml:space="preserve">bi düzenli şekiller için bilinmektedir. </w:t>
            </w:r>
            <w:r w:rsidR="00970A42" w:rsidRPr="00623B74">
              <w:rPr>
                <w:rFonts w:ascii="Arial" w:hAnsi="Arial" w:cs="Arial"/>
                <w:color w:val="000000"/>
                <w:sz w:val="18"/>
                <w:szCs w:val="18"/>
              </w:rPr>
              <w:t>Düzensiz şekilli parçacıklar</w:t>
            </w:r>
            <w:r w:rsidR="003342A2" w:rsidRPr="00623B74">
              <w:rPr>
                <w:rFonts w:ascii="Arial" w:hAnsi="Arial" w:cs="Arial"/>
                <w:color w:val="000000"/>
                <w:sz w:val="18"/>
                <w:szCs w:val="18"/>
              </w:rPr>
              <w:t xml:space="preserve"> için </w:t>
            </w:r>
            <w:r w:rsidR="00970A42" w:rsidRPr="00623B74">
              <w:rPr>
                <w:rFonts w:ascii="Arial" w:hAnsi="Arial" w:cs="Arial"/>
                <w:color w:val="000000"/>
                <w:sz w:val="18"/>
                <w:szCs w:val="18"/>
              </w:rPr>
              <w:t xml:space="preserve">bu denge </w:t>
            </w:r>
            <w:r w:rsidR="003342A2" w:rsidRPr="00623B74">
              <w:rPr>
                <w:rFonts w:ascii="Arial" w:hAnsi="Arial" w:cs="Arial"/>
                <w:color w:val="000000"/>
                <w:sz w:val="18"/>
                <w:szCs w:val="18"/>
              </w:rPr>
              <w:t>daha az anlaşılır</w:t>
            </w:r>
            <w:r w:rsidR="00970A42" w:rsidRPr="00623B74">
              <w:rPr>
                <w:rFonts w:ascii="Arial" w:hAnsi="Arial" w:cs="Arial"/>
                <w:color w:val="000000"/>
                <w:sz w:val="18"/>
                <w:szCs w:val="18"/>
              </w:rPr>
              <w:t>dır</w:t>
            </w:r>
            <w:r w:rsidR="003342A2" w:rsidRPr="00623B74">
              <w:rPr>
                <w:rFonts w:ascii="Arial" w:hAnsi="Arial" w:cs="Arial"/>
                <w:color w:val="000000"/>
                <w:sz w:val="18"/>
                <w:szCs w:val="18"/>
              </w:rPr>
              <w:t xml:space="preserve">. </w:t>
            </w:r>
            <w:proofErr w:type="spellStart"/>
            <w:r w:rsidR="003342A2" w:rsidRPr="00623B74">
              <w:rPr>
                <w:rFonts w:ascii="Arial" w:hAnsi="Arial" w:cs="Arial"/>
                <w:color w:val="000000"/>
                <w:sz w:val="18"/>
                <w:szCs w:val="18"/>
              </w:rPr>
              <w:t>Sedimentolojide</w:t>
            </w:r>
            <w:proofErr w:type="spellEnd"/>
            <w:r w:rsidR="003342A2" w:rsidRPr="00623B74">
              <w:rPr>
                <w:rFonts w:ascii="Arial" w:hAnsi="Arial" w:cs="Arial"/>
                <w:color w:val="000000"/>
                <w:sz w:val="18"/>
                <w:szCs w:val="18"/>
              </w:rPr>
              <w:t xml:space="preserve"> yaygın olarak kullanılan bu yaklaşım, </w:t>
            </w:r>
            <w:proofErr w:type="spellStart"/>
            <w:r>
              <w:rPr>
                <w:rFonts w:ascii="Arial" w:hAnsi="Arial" w:cs="Arial"/>
                <w:color w:val="000000"/>
                <w:sz w:val="18"/>
                <w:szCs w:val="18"/>
              </w:rPr>
              <w:t>MP</w:t>
            </w:r>
            <w:r w:rsidR="00F60BAF" w:rsidRPr="00623B74">
              <w:rPr>
                <w:rFonts w:ascii="Arial" w:hAnsi="Arial" w:cs="Arial"/>
                <w:color w:val="000000"/>
                <w:sz w:val="18"/>
                <w:szCs w:val="18"/>
              </w:rPr>
              <w:t>ler</w:t>
            </w:r>
            <w:proofErr w:type="spellEnd"/>
            <w:r w:rsidR="00F60BAF" w:rsidRPr="00623B74">
              <w:rPr>
                <w:rFonts w:ascii="Arial" w:hAnsi="Arial" w:cs="Arial"/>
                <w:color w:val="000000"/>
                <w:sz w:val="18"/>
                <w:szCs w:val="18"/>
              </w:rPr>
              <w:t xml:space="preserve"> için son 6 yılda daha belirgin bir şekilde çalışılmaya başlanmıştır. </w:t>
            </w:r>
          </w:p>
          <w:p w14:paraId="38B147BB" w14:textId="77777777" w:rsidR="00C54CD4" w:rsidRPr="00623B74" w:rsidRDefault="00C54CD4" w:rsidP="00765048">
            <w:pPr>
              <w:pStyle w:val="WW-NormalWeb1"/>
              <w:contextualSpacing/>
              <w:jc w:val="both"/>
              <w:rPr>
                <w:rFonts w:ascii="Arial" w:hAnsi="Arial" w:cs="Arial"/>
                <w:color w:val="000000"/>
                <w:sz w:val="18"/>
                <w:szCs w:val="18"/>
              </w:rPr>
            </w:pPr>
          </w:p>
          <w:p w14:paraId="62F63608" w14:textId="11B5A87A" w:rsidR="00293572" w:rsidRPr="00937DCB" w:rsidRDefault="00293572" w:rsidP="00765048">
            <w:pPr>
              <w:pStyle w:val="WW-NormalWeb1"/>
              <w:contextualSpacing/>
              <w:jc w:val="both"/>
              <w:rPr>
                <w:rFonts w:ascii="Arial" w:hAnsi="Arial" w:cs="Arial"/>
                <w:b/>
                <w:color w:val="000000"/>
                <w:sz w:val="18"/>
                <w:szCs w:val="18"/>
              </w:rPr>
            </w:pPr>
            <w:r w:rsidRPr="00937DCB">
              <w:rPr>
                <w:rFonts w:ascii="Arial" w:hAnsi="Arial" w:cs="Arial"/>
                <w:b/>
                <w:color w:val="000000"/>
                <w:sz w:val="18"/>
                <w:szCs w:val="18"/>
              </w:rPr>
              <w:t>D.1 Deneysel Çalışmalar</w:t>
            </w:r>
          </w:p>
          <w:p w14:paraId="010D1974" w14:textId="77777777" w:rsidR="00091785" w:rsidRDefault="00091785" w:rsidP="00765048">
            <w:pPr>
              <w:pStyle w:val="WW-NormalWeb1"/>
              <w:contextualSpacing/>
              <w:jc w:val="both"/>
              <w:rPr>
                <w:rFonts w:ascii="Arial" w:hAnsi="Arial" w:cs="Arial"/>
                <w:bCs/>
                <w:color w:val="000000"/>
                <w:sz w:val="18"/>
                <w:szCs w:val="18"/>
              </w:rPr>
            </w:pPr>
          </w:p>
          <w:p w14:paraId="2666939F" w14:textId="74248C98" w:rsidR="00F60BAF" w:rsidRDefault="00901F18" w:rsidP="00765048">
            <w:pPr>
              <w:pStyle w:val="WW-NormalWeb1"/>
              <w:contextualSpacing/>
              <w:jc w:val="both"/>
              <w:rPr>
                <w:rFonts w:ascii="Arial" w:hAnsi="Arial" w:cs="Arial"/>
                <w:bCs/>
                <w:color w:val="000000"/>
                <w:sz w:val="18"/>
                <w:szCs w:val="18"/>
              </w:rPr>
            </w:pPr>
            <w:r>
              <w:rPr>
                <w:rFonts w:ascii="Arial" w:hAnsi="Arial" w:cs="Arial"/>
                <w:bCs/>
                <w:color w:val="000000"/>
                <w:sz w:val="18"/>
                <w:szCs w:val="18"/>
              </w:rPr>
              <w:t xml:space="preserve">Literatürde plastiklerin çökelme hızı ile ilgili deneysel çalışmayı içeren ilk çalışma </w:t>
            </w:r>
            <w:proofErr w:type="spellStart"/>
            <w:r>
              <w:rPr>
                <w:rFonts w:ascii="Arial" w:hAnsi="Arial" w:cs="Arial"/>
                <w:bCs/>
                <w:color w:val="000000"/>
                <w:sz w:val="18"/>
                <w:szCs w:val="18"/>
              </w:rPr>
              <w:t>Ballent</w:t>
            </w:r>
            <w:proofErr w:type="spellEnd"/>
            <w:r>
              <w:rPr>
                <w:rFonts w:ascii="Arial" w:hAnsi="Arial" w:cs="Arial"/>
                <w:bCs/>
                <w:color w:val="000000"/>
                <w:sz w:val="18"/>
                <w:szCs w:val="18"/>
              </w:rPr>
              <w:t xml:space="preserve"> vd</w:t>
            </w:r>
            <w:r w:rsidR="00631C44">
              <w:rPr>
                <w:rFonts w:ascii="Arial" w:hAnsi="Arial" w:cs="Arial"/>
                <w:bCs/>
                <w:color w:val="000000"/>
                <w:sz w:val="18"/>
                <w:szCs w:val="18"/>
              </w:rPr>
              <w:t>.</w:t>
            </w:r>
            <w:r>
              <w:rPr>
                <w:rFonts w:ascii="Arial" w:hAnsi="Arial" w:cs="Arial"/>
                <w:bCs/>
                <w:color w:val="000000"/>
                <w:sz w:val="18"/>
                <w:szCs w:val="18"/>
              </w:rPr>
              <w:t xml:space="preserve"> (2013) tarafından </w:t>
            </w:r>
            <w:r w:rsidR="00936FB2">
              <w:rPr>
                <w:rFonts w:ascii="Arial" w:hAnsi="Arial" w:cs="Arial"/>
                <w:bCs/>
                <w:color w:val="000000"/>
                <w:sz w:val="18"/>
                <w:szCs w:val="18"/>
              </w:rPr>
              <w:t xml:space="preserve">yapılan </w:t>
            </w:r>
            <w:r>
              <w:rPr>
                <w:rFonts w:ascii="Arial" w:hAnsi="Arial" w:cs="Arial"/>
                <w:bCs/>
                <w:color w:val="000000"/>
                <w:sz w:val="18"/>
                <w:szCs w:val="18"/>
              </w:rPr>
              <w:t>çalışma</w:t>
            </w:r>
            <w:r w:rsidR="00C538C6">
              <w:rPr>
                <w:rFonts w:ascii="Arial" w:hAnsi="Arial" w:cs="Arial"/>
                <w:bCs/>
                <w:color w:val="000000"/>
                <w:sz w:val="18"/>
                <w:szCs w:val="18"/>
              </w:rPr>
              <w:t xml:space="preserve"> kabul edilmektedir (</w:t>
            </w:r>
            <w:proofErr w:type="spellStart"/>
            <w:r w:rsidR="00C538C6">
              <w:rPr>
                <w:rFonts w:ascii="Arial" w:hAnsi="Arial" w:cs="Arial"/>
                <w:bCs/>
                <w:color w:val="000000"/>
                <w:sz w:val="18"/>
                <w:szCs w:val="18"/>
              </w:rPr>
              <w:t>Kowalski</w:t>
            </w:r>
            <w:proofErr w:type="spellEnd"/>
            <w:r w:rsidR="00C538C6">
              <w:rPr>
                <w:rFonts w:ascii="Arial" w:hAnsi="Arial" w:cs="Arial"/>
                <w:bCs/>
                <w:color w:val="000000"/>
                <w:sz w:val="18"/>
                <w:szCs w:val="18"/>
              </w:rPr>
              <w:t>, 2016)</w:t>
            </w:r>
            <w:r>
              <w:rPr>
                <w:rFonts w:ascii="Arial" w:hAnsi="Arial" w:cs="Arial"/>
                <w:bCs/>
                <w:color w:val="000000"/>
                <w:sz w:val="18"/>
                <w:szCs w:val="18"/>
              </w:rPr>
              <w:t xml:space="preserve">. Portekiz açıklarında bulunan </w:t>
            </w:r>
            <w:proofErr w:type="spellStart"/>
            <w:r>
              <w:rPr>
                <w:rFonts w:ascii="Arial" w:hAnsi="Arial" w:cs="Arial"/>
                <w:bCs/>
                <w:color w:val="000000"/>
                <w:sz w:val="18"/>
                <w:szCs w:val="18"/>
              </w:rPr>
              <w:t>Nazare</w:t>
            </w:r>
            <w:proofErr w:type="spellEnd"/>
            <w:r>
              <w:rPr>
                <w:rFonts w:ascii="Arial" w:hAnsi="Arial" w:cs="Arial"/>
                <w:bCs/>
                <w:color w:val="000000"/>
                <w:sz w:val="18"/>
                <w:szCs w:val="18"/>
              </w:rPr>
              <w:t xml:space="preserve"> Kanyonu’ndaki plastik kirlilik taşınımını modellemek için yaptıkları çalışmada, </w:t>
            </w:r>
            <w:proofErr w:type="spellStart"/>
            <w:r>
              <w:rPr>
                <w:rFonts w:ascii="Arial" w:hAnsi="Arial" w:cs="Arial"/>
                <w:bCs/>
                <w:color w:val="000000"/>
                <w:sz w:val="18"/>
                <w:szCs w:val="18"/>
              </w:rPr>
              <w:t>Ballent</w:t>
            </w:r>
            <w:proofErr w:type="spellEnd"/>
            <w:r>
              <w:rPr>
                <w:rFonts w:ascii="Arial" w:hAnsi="Arial" w:cs="Arial"/>
                <w:bCs/>
                <w:color w:val="000000"/>
                <w:sz w:val="18"/>
                <w:szCs w:val="18"/>
              </w:rPr>
              <w:t xml:space="preserve"> vd. (2013) plastiklerin hidrodinamik davranışını belirlemek üzere plastik parçacıkların çökelme hızları üzerine deneysel çalışma yapmışlardır. </w:t>
            </w:r>
            <w:r w:rsidR="00BC79C1">
              <w:rPr>
                <w:rFonts w:ascii="Arial" w:hAnsi="Arial" w:cs="Arial"/>
                <w:bCs/>
                <w:color w:val="000000"/>
                <w:sz w:val="18"/>
                <w:szCs w:val="18"/>
              </w:rPr>
              <w:t xml:space="preserve">Çökelme hızı hesaplamalarında video analizi ile ortalama çökelme hızı </w:t>
            </w:r>
            <w:r w:rsidR="0077791F">
              <w:rPr>
                <w:rFonts w:ascii="Arial" w:hAnsi="Arial" w:cs="Arial"/>
                <w:bCs/>
                <w:color w:val="000000"/>
                <w:sz w:val="18"/>
                <w:szCs w:val="18"/>
              </w:rPr>
              <w:t>hesaplanmıştır</w:t>
            </w:r>
            <w:r w:rsidR="00BC79C1">
              <w:rPr>
                <w:rFonts w:ascii="Arial" w:hAnsi="Arial" w:cs="Arial"/>
                <w:bCs/>
                <w:color w:val="000000"/>
                <w:sz w:val="18"/>
                <w:szCs w:val="18"/>
              </w:rPr>
              <w:t>. Daha sonra</w:t>
            </w:r>
            <w:r>
              <w:rPr>
                <w:rFonts w:ascii="Arial" w:hAnsi="Arial" w:cs="Arial"/>
                <w:bCs/>
                <w:color w:val="000000"/>
                <w:sz w:val="18"/>
                <w:szCs w:val="18"/>
              </w:rPr>
              <w:t xml:space="preserve"> </w:t>
            </w:r>
            <w:proofErr w:type="spellStart"/>
            <w:r w:rsidR="00F60BAF" w:rsidRPr="0033776A">
              <w:rPr>
                <w:rFonts w:ascii="Arial" w:hAnsi="Arial" w:cs="Arial"/>
                <w:bCs/>
                <w:color w:val="000000"/>
                <w:sz w:val="18"/>
                <w:szCs w:val="18"/>
              </w:rPr>
              <w:t>Kowalski</w:t>
            </w:r>
            <w:proofErr w:type="spellEnd"/>
            <w:r w:rsidR="00F60BAF" w:rsidRPr="0033776A">
              <w:rPr>
                <w:rFonts w:ascii="Arial" w:hAnsi="Arial" w:cs="Arial"/>
                <w:bCs/>
                <w:color w:val="000000"/>
                <w:sz w:val="18"/>
                <w:szCs w:val="18"/>
              </w:rPr>
              <w:t xml:space="preserve"> v</w:t>
            </w:r>
            <w:r w:rsidR="00F60BAF">
              <w:rPr>
                <w:rFonts w:ascii="Arial" w:hAnsi="Arial" w:cs="Arial"/>
                <w:bCs/>
                <w:color w:val="000000"/>
                <w:sz w:val="18"/>
                <w:szCs w:val="18"/>
              </w:rPr>
              <w:t>d.</w:t>
            </w:r>
            <w:r w:rsidR="00F60BAF" w:rsidRPr="0033776A">
              <w:rPr>
                <w:rFonts w:ascii="Arial" w:hAnsi="Arial" w:cs="Arial"/>
                <w:bCs/>
                <w:color w:val="000000"/>
                <w:sz w:val="18"/>
                <w:szCs w:val="18"/>
              </w:rPr>
              <w:t xml:space="preserve"> (2016), </w:t>
            </w:r>
            <w:proofErr w:type="spellStart"/>
            <w:r w:rsidR="00B311AD">
              <w:rPr>
                <w:rFonts w:ascii="Arial" w:hAnsi="Arial" w:cs="Arial"/>
                <w:bCs/>
                <w:color w:val="000000"/>
                <w:sz w:val="18"/>
                <w:szCs w:val="18"/>
              </w:rPr>
              <w:t>MP</w:t>
            </w:r>
            <w:r w:rsidR="00F60BAF" w:rsidRPr="0033776A">
              <w:rPr>
                <w:rFonts w:ascii="Arial" w:hAnsi="Arial" w:cs="Arial"/>
                <w:bCs/>
                <w:color w:val="000000"/>
                <w:sz w:val="18"/>
                <w:szCs w:val="18"/>
              </w:rPr>
              <w:t>lerin</w:t>
            </w:r>
            <w:proofErr w:type="spellEnd"/>
            <w:r w:rsidR="00F60BAF" w:rsidRPr="0033776A">
              <w:rPr>
                <w:rFonts w:ascii="Arial" w:hAnsi="Arial" w:cs="Arial"/>
                <w:bCs/>
                <w:color w:val="000000"/>
                <w:sz w:val="18"/>
                <w:szCs w:val="18"/>
              </w:rPr>
              <w:t xml:space="preserve"> </w:t>
            </w:r>
            <w:r w:rsidR="00F60BAF">
              <w:rPr>
                <w:rFonts w:ascii="Arial" w:hAnsi="Arial" w:cs="Arial"/>
                <w:bCs/>
                <w:color w:val="000000"/>
                <w:sz w:val="18"/>
                <w:szCs w:val="18"/>
              </w:rPr>
              <w:t>çökelme</w:t>
            </w:r>
            <w:r w:rsidR="00F60BAF" w:rsidRPr="0033776A">
              <w:rPr>
                <w:rFonts w:ascii="Arial" w:hAnsi="Arial" w:cs="Arial"/>
                <w:bCs/>
                <w:color w:val="000000"/>
                <w:sz w:val="18"/>
                <w:szCs w:val="18"/>
              </w:rPr>
              <w:t xml:space="preserve"> davranışını ve parçacık şekli</w:t>
            </w:r>
            <w:r w:rsidR="00CA6092">
              <w:rPr>
                <w:rFonts w:ascii="Arial" w:hAnsi="Arial" w:cs="Arial"/>
                <w:bCs/>
                <w:color w:val="000000"/>
                <w:sz w:val="18"/>
                <w:szCs w:val="18"/>
              </w:rPr>
              <w:t xml:space="preserve"> ilişkisi</w:t>
            </w:r>
            <w:r w:rsidR="00BC0295">
              <w:rPr>
                <w:rFonts w:ascii="Arial" w:hAnsi="Arial" w:cs="Arial"/>
                <w:bCs/>
                <w:color w:val="000000"/>
                <w:sz w:val="18"/>
                <w:szCs w:val="18"/>
              </w:rPr>
              <w:t xml:space="preserve"> </w:t>
            </w:r>
            <w:r w:rsidR="00F60BAF" w:rsidRPr="0033776A">
              <w:rPr>
                <w:rFonts w:ascii="Arial" w:hAnsi="Arial" w:cs="Arial"/>
                <w:bCs/>
                <w:color w:val="000000"/>
                <w:sz w:val="18"/>
                <w:szCs w:val="18"/>
              </w:rPr>
              <w:t xml:space="preserve">etkisini daha iyi anlamak için </w:t>
            </w:r>
            <w:r w:rsidR="00BC79C1">
              <w:rPr>
                <w:rFonts w:ascii="Arial" w:hAnsi="Arial" w:cs="Arial"/>
                <w:bCs/>
                <w:color w:val="000000"/>
                <w:sz w:val="18"/>
                <w:szCs w:val="18"/>
              </w:rPr>
              <w:t>detay</w:t>
            </w:r>
            <w:r w:rsidR="00234DC7">
              <w:rPr>
                <w:rFonts w:ascii="Arial" w:hAnsi="Arial" w:cs="Arial"/>
                <w:bCs/>
                <w:color w:val="000000"/>
                <w:sz w:val="18"/>
                <w:szCs w:val="18"/>
              </w:rPr>
              <w:t>l</w:t>
            </w:r>
            <w:r w:rsidR="00BC79C1">
              <w:rPr>
                <w:rFonts w:ascii="Arial" w:hAnsi="Arial" w:cs="Arial"/>
                <w:bCs/>
                <w:color w:val="000000"/>
                <w:sz w:val="18"/>
                <w:szCs w:val="18"/>
              </w:rPr>
              <w:t xml:space="preserve">ı bir </w:t>
            </w:r>
            <w:r w:rsidR="00F60BAF" w:rsidRPr="0033776A">
              <w:rPr>
                <w:rFonts w:ascii="Arial" w:hAnsi="Arial" w:cs="Arial"/>
                <w:bCs/>
                <w:color w:val="000000"/>
                <w:sz w:val="18"/>
                <w:szCs w:val="18"/>
              </w:rPr>
              <w:t xml:space="preserve">deneysel </w:t>
            </w:r>
            <w:r w:rsidR="00F60BAF">
              <w:rPr>
                <w:rFonts w:ascii="Arial" w:hAnsi="Arial" w:cs="Arial"/>
                <w:bCs/>
                <w:color w:val="000000"/>
                <w:sz w:val="18"/>
                <w:szCs w:val="18"/>
              </w:rPr>
              <w:t xml:space="preserve">çalışma </w:t>
            </w:r>
            <w:r w:rsidR="00BC79C1">
              <w:rPr>
                <w:rFonts w:ascii="Arial" w:hAnsi="Arial" w:cs="Arial"/>
                <w:bCs/>
                <w:color w:val="000000"/>
                <w:sz w:val="18"/>
                <w:szCs w:val="18"/>
              </w:rPr>
              <w:t>yürütmüşlerdir</w:t>
            </w:r>
            <w:r w:rsidR="00F60BAF">
              <w:rPr>
                <w:rFonts w:ascii="Arial" w:hAnsi="Arial" w:cs="Arial"/>
                <w:bCs/>
                <w:color w:val="000000"/>
                <w:sz w:val="18"/>
                <w:szCs w:val="18"/>
              </w:rPr>
              <w:t>.</w:t>
            </w:r>
            <w:r w:rsidR="00F60BAF">
              <w:t xml:space="preserve"> </w:t>
            </w:r>
            <w:r w:rsidR="00F60BAF">
              <w:rPr>
                <w:rFonts w:ascii="Arial" w:hAnsi="Arial" w:cs="Arial"/>
                <w:bCs/>
                <w:color w:val="000000"/>
                <w:sz w:val="18"/>
                <w:szCs w:val="18"/>
              </w:rPr>
              <w:t>Çalışmalarında,</w:t>
            </w:r>
            <w:r w:rsidR="00F60BAF" w:rsidRPr="00892E35">
              <w:rPr>
                <w:rFonts w:ascii="Arial" w:hAnsi="Arial" w:cs="Arial"/>
                <w:bCs/>
                <w:color w:val="000000"/>
                <w:sz w:val="18"/>
                <w:szCs w:val="18"/>
              </w:rPr>
              <w:t xml:space="preserve"> farklı tuzluluktaki akışkanlar kullan</w:t>
            </w:r>
            <w:r w:rsidR="00F60BAF">
              <w:rPr>
                <w:rFonts w:ascii="Arial" w:hAnsi="Arial" w:cs="Arial"/>
                <w:bCs/>
                <w:color w:val="000000"/>
                <w:sz w:val="18"/>
                <w:szCs w:val="18"/>
              </w:rPr>
              <w:t>arak</w:t>
            </w:r>
            <w:r w:rsidR="00F60BAF" w:rsidRPr="00892E35">
              <w:rPr>
                <w:rFonts w:ascii="Arial" w:hAnsi="Arial" w:cs="Arial"/>
                <w:bCs/>
                <w:color w:val="000000"/>
                <w:sz w:val="18"/>
                <w:szCs w:val="18"/>
              </w:rPr>
              <w:t xml:space="preserve"> </w:t>
            </w:r>
            <w:r w:rsidR="00003E87">
              <w:rPr>
                <w:rFonts w:ascii="Arial" w:hAnsi="Arial" w:cs="Arial"/>
                <w:bCs/>
                <w:color w:val="000000"/>
                <w:sz w:val="18"/>
                <w:szCs w:val="18"/>
              </w:rPr>
              <w:t>düzensiz şekilli</w:t>
            </w:r>
            <w:r w:rsidR="00003E87" w:rsidRPr="00892E35">
              <w:rPr>
                <w:rFonts w:ascii="Arial" w:hAnsi="Arial" w:cs="Arial"/>
                <w:bCs/>
                <w:color w:val="000000"/>
                <w:sz w:val="18"/>
                <w:szCs w:val="18"/>
              </w:rPr>
              <w:t xml:space="preserve"> </w:t>
            </w:r>
            <w:r w:rsidR="00B311AD">
              <w:rPr>
                <w:rFonts w:ascii="Arial" w:hAnsi="Arial" w:cs="Arial"/>
                <w:bCs/>
                <w:color w:val="000000"/>
                <w:sz w:val="18"/>
                <w:szCs w:val="18"/>
              </w:rPr>
              <w:t>MP</w:t>
            </w:r>
            <w:r w:rsidR="00003E87">
              <w:rPr>
                <w:rFonts w:ascii="Arial" w:hAnsi="Arial" w:cs="Arial"/>
                <w:bCs/>
                <w:color w:val="000000"/>
                <w:sz w:val="18"/>
                <w:szCs w:val="18"/>
              </w:rPr>
              <w:t xml:space="preserve"> parçacıklar</w:t>
            </w:r>
            <w:r w:rsidR="00474B50">
              <w:rPr>
                <w:rFonts w:ascii="Arial" w:hAnsi="Arial" w:cs="Arial"/>
                <w:bCs/>
                <w:color w:val="000000"/>
                <w:sz w:val="18"/>
                <w:szCs w:val="18"/>
              </w:rPr>
              <w:t xml:space="preserve"> (</w:t>
            </w:r>
            <w:r w:rsidR="00FF2051" w:rsidRPr="00FF2051">
              <w:rPr>
                <w:rFonts w:ascii="Arial" w:hAnsi="Arial" w:cs="Arial"/>
                <w:bCs/>
                <w:color w:val="000000"/>
                <w:sz w:val="18"/>
                <w:szCs w:val="18"/>
              </w:rPr>
              <w:t xml:space="preserve">Polistiren (PS), Poliamid (PA), Polimetil metakrilat (PMMA), Polietilen </w:t>
            </w:r>
            <w:proofErr w:type="spellStart"/>
            <w:r w:rsidR="00FF2051" w:rsidRPr="00FF2051">
              <w:rPr>
                <w:rFonts w:ascii="Arial" w:hAnsi="Arial" w:cs="Arial"/>
                <w:bCs/>
                <w:color w:val="000000"/>
                <w:sz w:val="18"/>
                <w:szCs w:val="18"/>
              </w:rPr>
              <w:t>tereftalat</w:t>
            </w:r>
            <w:proofErr w:type="spellEnd"/>
            <w:r w:rsidR="00FF2051" w:rsidRPr="00FF2051">
              <w:rPr>
                <w:rFonts w:ascii="Arial" w:hAnsi="Arial" w:cs="Arial"/>
                <w:bCs/>
                <w:color w:val="000000"/>
                <w:sz w:val="18"/>
                <w:szCs w:val="18"/>
              </w:rPr>
              <w:t xml:space="preserve"> (PET), </w:t>
            </w:r>
            <w:proofErr w:type="spellStart"/>
            <w:r w:rsidR="00FF2051" w:rsidRPr="00FF2051">
              <w:rPr>
                <w:rFonts w:ascii="Arial" w:hAnsi="Arial" w:cs="Arial"/>
                <w:bCs/>
                <w:color w:val="000000"/>
                <w:sz w:val="18"/>
                <w:szCs w:val="18"/>
              </w:rPr>
              <w:t>Polioksimetilen</w:t>
            </w:r>
            <w:proofErr w:type="spellEnd"/>
            <w:r w:rsidR="00FF2051" w:rsidRPr="00FF2051">
              <w:rPr>
                <w:rFonts w:ascii="Arial" w:hAnsi="Arial" w:cs="Arial"/>
                <w:bCs/>
                <w:color w:val="000000"/>
                <w:sz w:val="18"/>
                <w:szCs w:val="18"/>
              </w:rPr>
              <w:t xml:space="preserve"> (POM</w:t>
            </w:r>
            <w:proofErr w:type="gramStart"/>
            <w:r w:rsidR="00FF2051" w:rsidRPr="00FF2051">
              <w:rPr>
                <w:rFonts w:ascii="Arial" w:hAnsi="Arial" w:cs="Arial"/>
                <w:bCs/>
                <w:color w:val="000000"/>
                <w:sz w:val="18"/>
                <w:szCs w:val="18"/>
              </w:rPr>
              <w:t>),  ve</w:t>
            </w:r>
            <w:proofErr w:type="gramEnd"/>
            <w:r w:rsidR="00FF2051" w:rsidRPr="00FF2051">
              <w:rPr>
                <w:rFonts w:ascii="Arial" w:hAnsi="Arial" w:cs="Arial"/>
                <w:bCs/>
                <w:color w:val="000000"/>
                <w:sz w:val="18"/>
                <w:szCs w:val="18"/>
              </w:rPr>
              <w:t xml:space="preserve"> Polivinil </w:t>
            </w:r>
            <w:r w:rsidR="00FF2051" w:rsidRPr="00FF2051">
              <w:rPr>
                <w:rFonts w:ascii="Arial" w:hAnsi="Arial" w:cs="Arial"/>
                <w:bCs/>
                <w:color w:val="000000"/>
                <w:sz w:val="18"/>
                <w:szCs w:val="18"/>
              </w:rPr>
              <w:lastRenderedPageBreak/>
              <w:t>klorür (PVC)</w:t>
            </w:r>
            <w:r w:rsidR="006A52FC">
              <w:rPr>
                <w:rFonts w:ascii="Arial" w:hAnsi="Arial" w:cs="Arial"/>
                <w:bCs/>
                <w:color w:val="000000"/>
                <w:sz w:val="18"/>
                <w:szCs w:val="18"/>
              </w:rPr>
              <w:t>)</w:t>
            </w:r>
            <w:r w:rsidR="00474B50">
              <w:rPr>
                <w:rFonts w:ascii="Arial" w:hAnsi="Arial" w:cs="Arial"/>
                <w:bCs/>
                <w:color w:val="000000"/>
                <w:sz w:val="18"/>
                <w:szCs w:val="18"/>
              </w:rPr>
              <w:t xml:space="preserve"> </w:t>
            </w:r>
            <w:r w:rsidR="00F60BAF" w:rsidRPr="00892E35">
              <w:rPr>
                <w:rFonts w:ascii="Arial" w:hAnsi="Arial" w:cs="Arial"/>
                <w:bCs/>
                <w:color w:val="000000"/>
                <w:sz w:val="18"/>
                <w:szCs w:val="18"/>
              </w:rPr>
              <w:t xml:space="preserve"> ile </w:t>
            </w:r>
            <w:r w:rsidR="00F60BAF">
              <w:rPr>
                <w:rFonts w:ascii="Arial" w:hAnsi="Arial" w:cs="Arial"/>
                <w:bCs/>
                <w:color w:val="000000"/>
                <w:sz w:val="18"/>
                <w:szCs w:val="18"/>
              </w:rPr>
              <w:t xml:space="preserve">çökelme </w:t>
            </w:r>
            <w:r w:rsidR="00F60BAF" w:rsidRPr="00892E35">
              <w:rPr>
                <w:rFonts w:ascii="Arial" w:hAnsi="Arial" w:cs="Arial"/>
                <w:bCs/>
                <w:color w:val="000000"/>
                <w:sz w:val="18"/>
                <w:szCs w:val="18"/>
              </w:rPr>
              <w:t>deneyleri yap</w:t>
            </w:r>
            <w:r w:rsidR="00F60BAF">
              <w:rPr>
                <w:rFonts w:ascii="Arial" w:hAnsi="Arial" w:cs="Arial"/>
                <w:bCs/>
                <w:color w:val="000000"/>
                <w:sz w:val="18"/>
                <w:szCs w:val="18"/>
              </w:rPr>
              <w:t>mışlardır</w:t>
            </w:r>
            <w:r w:rsidR="00F60BAF" w:rsidRPr="00892E35">
              <w:rPr>
                <w:rFonts w:ascii="Arial" w:hAnsi="Arial" w:cs="Arial"/>
                <w:bCs/>
                <w:color w:val="000000"/>
                <w:sz w:val="18"/>
                <w:szCs w:val="18"/>
              </w:rPr>
              <w:t xml:space="preserve">. </w:t>
            </w:r>
            <w:r w:rsidR="006A52FC">
              <w:rPr>
                <w:rFonts w:ascii="Arial" w:hAnsi="Arial" w:cs="Arial"/>
                <w:bCs/>
                <w:color w:val="000000"/>
                <w:sz w:val="18"/>
                <w:szCs w:val="18"/>
              </w:rPr>
              <w:t>Ölçülen çökelme hızlarını doğrulamak için küresel şekilli PS</w:t>
            </w:r>
            <w:r w:rsidR="003561FB">
              <w:rPr>
                <w:rFonts w:ascii="Arial" w:hAnsi="Arial" w:cs="Arial"/>
                <w:bCs/>
                <w:color w:val="000000"/>
                <w:sz w:val="18"/>
                <w:szCs w:val="18"/>
              </w:rPr>
              <w:t xml:space="preserve"> kullanmışlardır. </w:t>
            </w:r>
            <w:r w:rsidR="00F60BAF">
              <w:rPr>
                <w:rFonts w:ascii="Arial" w:hAnsi="Arial" w:cs="Arial"/>
                <w:bCs/>
                <w:color w:val="000000"/>
                <w:sz w:val="18"/>
                <w:szCs w:val="18"/>
              </w:rPr>
              <w:t>Deney sonuçları</w:t>
            </w:r>
            <w:r w:rsidR="00D44177">
              <w:rPr>
                <w:rFonts w:ascii="Arial" w:hAnsi="Arial" w:cs="Arial"/>
                <w:bCs/>
                <w:color w:val="000000"/>
                <w:sz w:val="18"/>
                <w:szCs w:val="18"/>
              </w:rPr>
              <w:t xml:space="preserve"> </w:t>
            </w:r>
            <w:r w:rsidR="006A52FC">
              <w:rPr>
                <w:rFonts w:ascii="Arial" w:hAnsi="Arial" w:cs="Arial"/>
                <w:bCs/>
                <w:color w:val="000000"/>
                <w:sz w:val="18"/>
                <w:szCs w:val="18"/>
              </w:rPr>
              <w:t>ç</w:t>
            </w:r>
            <w:r w:rsidR="00F60BAF">
              <w:rPr>
                <w:rFonts w:ascii="Arial" w:hAnsi="Arial" w:cs="Arial"/>
                <w:bCs/>
                <w:color w:val="000000"/>
                <w:sz w:val="18"/>
                <w:szCs w:val="18"/>
              </w:rPr>
              <w:t>ökelme</w:t>
            </w:r>
            <w:r w:rsidR="00F60BAF" w:rsidRPr="00892E35">
              <w:rPr>
                <w:rFonts w:ascii="Arial" w:hAnsi="Arial" w:cs="Arial"/>
                <w:bCs/>
                <w:color w:val="000000"/>
                <w:sz w:val="18"/>
                <w:szCs w:val="18"/>
              </w:rPr>
              <w:t xml:space="preserve"> hız</w:t>
            </w:r>
            <w:r w:rsidR="00F60BAF">
              <w:rPr>
                <w:rFonts w:ascii="Arial" w:hAnsi="Arial" w:cs="Arial"/>
                <w:bCs/>
                <w:color w:val="000000"/>
                <w:sz w:val="18"/>
                <w:szCs w:val="18"/>
              </w:rPr>
              <w:t>ının</w:t>
            </w:r>
            <w:r w:rsidR="00F60BAF" w:rsidRPr="00892E35">
              <w:rPr>
                <w:rFonts w:ascii="Arial" w:hAnsi="Arial" w:cs="Arial"/>
                <w:bCs/>
                <w:color w:val="000000"/>
                <w:sz w:val="18"/>
                <w:szCs w:val="18"/>
              </w:rPr>
              <w:t xml:space="preserve">, yalnızca parçacık yoğunluğu, boyutu ve sıvı yoğunluğu ile değil, aynı zamanda hesaplanan </w:t>
            </w:r>
            <w:r w:rsidR="00F60BAF" w:rsidRPr="00D44177">
              <w:rPr>
                <w:rFonts w:ascii="Arial" w:hAnsi="Arial" w:cs="Arial"/>
                <w:bCs/>
                <w:color w:val="000000"/>
                <w:sz w:val="18"/>
                <w:szCs w:val="18"/>
                <w:u w:val="single"/>
              </w:rPr>
              <w:t xml:space="preserve">teorik değerlerden önemli ölçüde sapmaya yol açan </w:t>
            </w:r>
            <w:r w:rsidR="00F60BAF" w:rsidRPr="00D44177">
              <w:rPr>
                <w:rFonts w:ascii="Arial" w:hAnsi="Arial" w:cs="Arial"/>
                <w:b/>
                <w:color w:val="000000"/>
                <w:sz w:val="18"/>
                <w:szCs w:val="18"/>
                <w:u w:val="single"/>
              </w:rPr>
              <w:t>parçacık şekli</w:t>
            </w:r>
            <w:r w:rsidR="00F60BAF" w:rsidRPr="00D44177">
              <w:rPr>
                <w:rFonts w:ascii="Arial" w:hAnsi="Arial" w:cs="Arial"/>
                <w:bCs/>
                <w:color w:val="000000"/>
                <w:sz w:val="18"/>
                <w:szCs w:val="18"/>
                <w:u w:val="single"/>
              </w:rPr>
              <w:t xml:space="preserve"> ile</w:t>
            </w:r>
            <w:r w:rsidR="00F60BAF" w:rsidRPr="00892E35">
              <w:rPr>
                <w:rFonts w:ascii="Arial" w:hAnsi="Arial" w:cs="Arial"/>
                <w:bCs/>
                <w:color w:val="000000"/>
                <w:sz w:val="18"/>
                <w:szCs w:val="18"/>
              </w:rPr>
              <w:t xml:space="preserve"> de ilgili</w:t>
            </w:r>
            <w:r w:rsidR="00F60BAF">
              <w:rPr>
                <w:rFonts w:ascii="Arial" w:hAnsi="Arial" w:cs="Arial"/>
                <w:bCs/>
                <w:color w:val="000000"/>
                <w:sz w:val="18"/>
                <w:szCs w:val="18"/>
              </w:rPr>
              <w:t xml:space="preserve"> olduğu</w:t>
            </w:r>
            <w:r w:rsidR="00936FB2">
              <w:rPr>
                <w:rFonts w:ascii="Arial" w:hAnsi="Arial" w:cs="Arial"/>
                <w:bCs/>
                <w:color w:val="000000"/>
                <w:sz w:val="18"/>
                <w:szCs w:val="18"/>
              </w:rPr>
              <w:t>nu</w:t>
            </w:r>
            <w:r w:rsidR="00F60BAF">
              <w:rPr>
                <w:rFonts w:ascii="Arial" w:hAnsi="Arial" w:cs="Arial"/>
                <w:bCs/>
                <w:color w:val="000000"/>
                <w:sz w:val="18"/>
                <w:szCs w:val="18"/>
              </w:rPr>
              <w:t xml:space="preserve"> </w:t>
            </w:r>
            <w:proofErr w:type="gramStart"/>
            <w:r w:rsidR="00CA6092">
              <w:rPr>
                <w:rFonts w:ascii="Arial" w:hAnsi="Arial" w:cs="Arial"/>
                <w:bCs/>
                <w:color w:val="000000"/>
                <w:sz w:val="18"/>
                <w:szCs w:val="18"/>
              </w:rPr>
              <w:t>göstermiştir.</w:t>
            </w:r>
            <w:r w:rsidR="00F60BAF" w:rsidRPr="00892E35">
              <w:rPr>
                <w:rFonts w:ascii="Arial" w:hAnsi="Arial" w:cs="Arial"/>
                <w:bCs/>
                <w:color w:val="000000"/>
                <w:sz w:val="18"/>
                <w:szCs w:val="18"/>
              </w:rPr>
              <w:t>.</w:t>
            </w:r>
            <w:proofErr w:type="gramEnd"/>
            <w:r w:rsidR="00F60BAF">
              <w:rPr>
                <w:rFonts w:ascii="Arial" w:hAnsi="Arial" w:cs="Arial"/>
                <w:bCs/>
                <w:color w:val="000000"/>
                <w:sz w:val="18"/>
                <w:szCs w:val="18"/>
              </w:rPr>
              <w:t xml:space="preserve"> </w:t>
            </w:r>
          </w:p>
          <w:p w14:paraId="0419AE99" w14:textId="77777777" w:rsidR="00C54CD4" w:rsidRDefault="00C54CD4" w:rsidP="00765048">
            <w:pPr>
              <w:pStyle w:val="WW-NormalWeb1"/>
              <w:contextualSpacing/>
              <w:jc w:val="both"/>
              <w:rPr>
                <w:rFonts w:ascii="Arial" w:hAnsi="Arial" w:cs="Arial"/>
                <w:bCs/>
                <w:color w:val="000000"/>
                <w:sz w:val="18"/>
                <w:szCs w:val="18"/>
              </w:rPr>
            </w:pPr>
          </w:p>
          <w:p w14:paraId="4839EF36" w14:textId="1B8B201B" w:rsidR="00C10094" w:rsidRPr="0034041C" w:rsidRDefault="00F60BAF" w:rsidP="00765048">
            <w:pPr>
              <w:pStyle w:val="WW-NormalWeb1"/>
              <w:contextualSpacing/>
              <w:jc w:val="both"/>
              <w:rPr>
                <w:rFonts w:ascii="Arial" w:hAnsi="Arial" w:cs="Arial"/>
                <w:bCs/>
                <w:color w:val="000000" w:themeColor="text1"/>
                <w:sz w:val="18"/>
                <w:szCs w:val="18"/>
              </w:rPr>
            </w:pPr>
            <w:proofErr w:type="spellStart"/>
            <w:r w:rsidRPr="0034041C">
              <w:rPr>
                <w:rFonts w:ascii="Arial" w:hAnsi="Arial" w:cs="Arial"/>
                <w:bCs/>
                <w:color w:val="000000" w:themeColor="text1"/>
                <w:sz w:val="18"/>
                <w:szCs w:val="18"/>
              </w:rPr>
              <w:t>Khatmullina</w:t>
            </w:r>
            <w:proofErr w:type="spellEnd"/>
            <w:r w:rsidRPr="0034041C">
              <w:rPr>
                <w:rFonts w:ascii="Arial" w:hAnsi="Arial" w:cs="Arial"/>
                <w:bCs/>
                <w:color w:val="000000" w:themeColor="text1"/>
                <w:sz w:val="18"/>
                <w:szCs w:val="18"/>
              </w:rPr>
              <w:t xml:space="preserve"> vd</w:t>
            </w:r>
            <w:r w:rsidR="00BC0295">
              <w:rPr>
                <w:rFonts w:ascii="Arial" w:hAnsi="Arial" w:cs="Arial"/>
                <w:bCs/>
                <w:color w:val="000000" w:themeColor="text1"/>
                <w:sz w:val="18"/>
                <w:szCs w:val="18"/>
              </w:rPr>
              <w:t>.</w:t>
            </w:r>
            <w:r w:rsidRPr="0034041C">
              <w:rPr>
                <w:rFonts w:ascii="Arial" w:hAnsi="Arial" w:cs="Arial"/>
                <w:bCs/>
                <w:color w:val="000000" w:themeColor="text1"/>
                <w:sz w:val="18"/>
                <w:szCs w:val="18"/>
              </w:rPr>
              <w:t xml:space="preserve"> (2017) tarafından yapılan çalışmada, parçacık şeklinin </w:t>
            </w:r>
            <w:proofErr w:type="spellStart"/>
            <w:r w:rsidR="00B311AD">
              <w:rPr>
                <w:rFonts w:ascii="Arial" w:hAnsi="Arial" w:cs="Arial"/>
                <w:bCs/>
                <w:color w:val="000000" w:themeColor="text1"/>
                <w:sz w:val="18"/>
                <w:szCs w:val="18"/>
              </w:rPr>
              <w:t>MP</w:t>
            </w:r>
            <w:r w:rsidRPr="0034041C">
              <w:rPr>
                <w:rFonts w:ascii="Arial" w:hAnsi="Arial" w:cs="Arial"/>
                <w:bCs/>
                <w:color w:val="000000" w:themeColor="text1"/>
                <w:sz w:val="18"/>
                <w:szCs w:val="18"/>
              </w:rPr>
              <w:t>lerin</w:t>
            </w:r>
            <w:proofErr w:type="spellEnd"/>
            <w:r w:rsidRPr="0034041C">
              <w:rPr>
                <w:rFonts w:ascii="Arial" w:hAnsi="Arial" w:cs="Arial"/>
                <w:bCs/>
                <w:color w:val="000000" w:themeColor="text1"/>
                <w:sz w:val="18"/>
                <w:szCs w:val="18"/>
              </w:rPr>
              <w:t xml:space="preserve"> </w:t>
            </w:r>
            <w:r w:rsidR="00BC0295">
              <w:rPr>
                <w:rFonts w:ascii="Arial" w:hAnsi="Arial" w:cs="Arial"/>
                <w:bCs/>
                <w:color w:val="000000" w:themeColor="text1"/>
                <w:sz w:val="18"/>
                <w:szCs w:val="18"/>
              </w:rPr>
              <w:t>çökelme</w:t>
            </w:r>
            <w:r w:rsidR="00BC0295" w:rsidRPr="0034041C">
              <w:rPr>
                <w:rFonts w:ascii="Arial" w:hAnsi="Arial" w:cs="Arial"/>
                <w:bCs/>
                <w:color w:val="000000" w:themeColor="text1"/>
                <w:sz w:val="18"/>
                <w:szCs w:val="18"/>
              </w:rPr>
              <w:t xml:space="preserve"> </w:t>
            </w:r>
            <w:r w:rsidRPr="0034041C">
              <w:rPr>
                <w:rFonts w:ascii="Arial" w:hAnsi="Arial" w:cs="Arial"/>
                <w:bCs/>
                <w:color w:val="000000" w:themeColor="text1"/>
                <w:sz w:val="18"/>
                <w:szCs w:val="18"/>
              </w:rPr>
              <w:t>davranışı üzerindeki etkisi</w:t>
            </w:r>
            <w:r w:rsidR="00412671" w:rsidRPr="0034041C">
              <w:rPr>
                <w:rFonts w:ascii="Arial" w:hAnsi="Arial" w:cs="Arial"/>
                <w:bCs/>
                <w:color w:val="000000" w:themeColor="text1"/>
                <w:sz w:val="18"/>
                <w:szCs w:val="18"/>
              </w:rPr>
              <w:t>,</w:t>
            </w:r>
            <w:r w:rsidRPr="0034041C">
              <w:rPr>
                <w:rFonts w:ascii="Arial" w:hAnsi="Arial" w:cs="Arial"/>
                <w:bCs/>
                <w:color w:val="000000" w:themeColor="text1"/>
                <w:sz w:val="18"/>
                <w:szCs w:val="18"/>
              </w:rPr>
              <w:t xml:space="preserve"> boyutları 0,5 ila 5 mm arasında değişen, </w:t>
            </w:r>
            <w:r w:rsidR="00412671" w:rsidRPr="0034041C">
              <w:rPr>
                <w:rFonts w:ascii="Arial" w:hAnsi="Arial" w:cs="Arial"/>
                <w:bCs/>
                <w:color w:val="000000" w:themeColor="text1"/>
                <w:sz w:val="18"/>
                <w:szCs w:val="18"/>
              </w:rPr>
              <w:t>küre, kısa silindir ve uzun silindir şeklinde</w:t>
            </w:r>
            <w:r w:rsidR="00251D8A">
              <w:rPr>
                <w:rFonts w:ascii="Arial" w:hAnsi="Arial" w:cs="Arial"/>
                <w:bCs/>
                <w:color w:val="000000" w:themeColor="text1"/>
                <w:sz w:val="18"/>
                <w:szCs w:val="18"/>
              </w:rPr>
              <w:t>ki</w:t>
            </w:r>
            <w:r w:rsidR="00412671" w:rsidRPr="0034041C">
              <w:rPr>
                <w:rFonts w:ascii="Arial" w:hAnsi="Arial" w:cs="Arial"/>
                <w:bCs/>
                <w:color w:val="000000" w:themeColor="text1"/>
                <w:sz w:val="18"/>
                <w:szCs w:val="18"/>
              </w:rPr>
              <w:t xml:space="preserve"> </w:t>
            </w:r>
            <w:r w:rsidR="00B311AD">
              <w:rPr>
                <w:rFonts w:ascii="Arial" w:hAnsi="Arial" w:cs="Arial"/>
                <w:bCs/>
                <w:color w:val="000000" w:themeColor="text1"/>
                <w:sz w:val="18"/>
                <w:szCs w:val="18"/>
              </w:rPr>
              <w:t>MP</w:t>
            </w:r>
            <w:r w:rsidRPr="0034041C">
              <w:rPr>
                <w:rFonts w:ascii="Arial" w:hAnsi="Arial" w:cs="Arial"/>
                <w:bCs/>
                <w:color w:val="000000" w:themeColor="text1"/>
                <w:sz w:val="18"/>
                <w:szCs w:val="18"/>
              </w:rPr>
              <w:t xml:space="preserve"> parçacı</w:t>
            </w:r>
            <w:r w:rsidR="00412671" w:rsidRPr="0034041C">
              <w:rPr>
                <w:rFonts w:ascii="Arial" w:hAnsi="Arial" w:cs="Arial"/>
                <w:bCs/>
                <w:color w:val="000000" w:themeColor="text1"/>
                <w:sz w:val="18"/>
                <w:szCs w:val="18"/>
              </w:rPr>
              <w:t>kları</w:t>
            </w:r>
            <w:r w:rsidR="0034041C">
              <w:rPr>
                <w:rFonts w:ascii="Arial" w:hAnsi="Arial" w:cs="Arial"/>
                <w:bCs/>
                <w:color w:val="000000" w:themeColor="text1"/>
                <w:sz w:val="18"/>
                <w:szCs w:val="18"/>
              </w:rPr>
              <w:t xml:space="preserve"> </w:t>
            </w:r>
            <w:r w:rsidR="00FF2051">
              <w:rPr>
                <w:rFonts w:ascii="Arial" w:hAnsi="Arial" w:cs="Arial"/>
                <w:bCs/>
                <w:color w:val="000000" w:themeColor="text1"/>
                <w:sz w:val="18"/>
                <w:szCs w:val="18"/>
              </w:rPr>
              <w:t>(</w:t>
            </w:r>
            <w:proofErr w:type="spellStart"/>
            <w:r w:rsidR="00FF2051" w:rsidRPr="00FF2051">
              <w:rPr>
                <w:rFonts w:ascii="Arial" w:hAnsi="Arial" w:cs="Arial"/>
                <w:bCs/>
                <w:color w:val="000000" w:themeColor="text1"/>
                <w:sz w:val="18"/>
                <w:szCs w:val="18"/>
                <w:lang w:val="en-US"/>
              </w:rPr>
              <w:t>Polikaprolakton</w:t>
            </w:r>
            <w:proofErr w:type="spellEnd"/>
            <w:r w:rsidR="00FF2051" w:rsidRPr="00FF2051">
              <w:rPr>
                <w:rFonts w:ascii="Arial" w:hAnsi="Arial" w:cs="Arial"/>
                <w:bCs/>
                <w:color w:val="000000" w:themeColor="text1"/>
                <w:sz w:val="18"/>
                <w:szCs w:val="18"/>
                <w:lang w:val="en-US"/>
              </w:rPr>
              <w:t xml:space="preserve"> (PCL</w:t>
            </w:r>
            <w:r w:rsidR="00554108">
              <w:rPr>
                <w:rFonts w:ascii="Arial" w:hAnsi="Arial" w:cs="Arial"/>
                <w:bCs/>
                <w:color w:val="000000" w:themeColor="text1"/>
                <w:sz w:val="18"/>
                <w:szCs w:val="18"/>
                <w:lang w:val="en-US"/>
              </w:rPr>
              <w:t>)</w:t>
            </w:r>
            <w:r w:rsidR="00FF2051">
              <w:rPr>
                <w:rFonts w:ascii="Arial" w:hAnsi="Arial" w:cs="Arial"/>
                <w:bCs/>
                <w:color w:val="000000" w:themeColor="text1"/>
                <w:sz w:val="18"/>
                <w:szCs w:val="18"/>
                <w:lang w:val="en-US"/>
              </w:rPr>
              <w:t xml:space="preserve"> </w:t>
            </w:r>
            <w:proofErr w:type="spellStart"/>
            <w:r w:rsidR="00FF2051">
              <w:rPr>
                <w:rFonts w:ascii="Arial" w:hAnsi="Arial" w:cs="Arial"/>
                <w:bCs/>
                <w:color w:val="000000" w:themeColor="text1"/>
                <w:sz w:val="18"/>
                <w:szCs w:val="18"/>
                <w:lang w:val="en-US"/>
              </w:rPr>
              <w:t>ve</w:t>
            </w:r>
            <w:proofErr w:type="spellEnd"/>
            <w:r w:rsidR="00FF2051">
              <w:rPr>
                <w:rFonts w:ascii="Arial" w:hAnsi="Arial" w:cs="Arial"/>
                <w:bCs/>
                <w:color w:val="000000" w:themeColor="text1"/>
                <w:sz w:val="18"/>
                <w:szCs w:val="18"/>
                <w:lang w:val="en-US"/>
              </w:rPr>
              <w:t xml:space="preserve"> </w:t>
            </w:r>
            <w:proofErr w:type="spellStart"/>
            <w:r w:rsidR="00FF2051">
              <w:rPr>
                <w:rFonts w:ascii="Arial" w:hAnsi="Arial" w:cs="Arial"/>
                <w:bCs/>
                <w:color w:val="000000" w:themeColor="text1"/>
                <w:sz w:val="18"/>
                <w:szCs w:val="18"/>
                <w:lang w:val="en-US"/>
              </w:rPr>
              <w:t>balıkçı</w:t>
            </w:r>
            <w:proofErr w:type="spellEnd"/>
            <w:r w:rsidR="00FF2051">
              <w:rPr>
                <w:rFonts w:ascii="Arial" w:hAnsi="Arial" w:cs="Arial"/>
                <w:bCs/>
                <w:color w:val="000000" w:themeColor="text1"/>
                <w:sz w:val="18"/>
                <w:szCs w:val="18"/>
                <w:lang w:val="en-US"/>
              </w:rPr>
              <w:t xml:space="preserve"> </w:t>
            </w:r>
            <w:proofErr w:type="spellStart"/>
            <w:r w:rsidR="00FF2051">
              <w:rPr>
                <w:rFonts w:ascii="Arial" w:hAnsi="Arial" w:cs="Arial"/>
                <w:bCs/>
                <w:color w:val="000000" w:themeColor="text1"/>
                <w:sz w:val="18"/>
                <w:szCs w:val="18"/>
                <w:lang w:val="en-US"/>
              </w:rPr>
              <w:t>ağı</w:t>
            </w:r>
            <w:proofErr w:type="spellEnd"/>
            <w:r w:rsidR="00FF2051">
              <w:rPr>
                <w:rFonts w:ascii="Arial" w:hAnsi="Arial" w:cs="Arial"/>
                <w:bCs/>
                <w:color w:val="000000" w:themeColor="text1"/>
                <w:sz w:val="18"/>
                <w:szCs w:val="18"/>
                <w:lang w:val="en-US"/>
              </w:rPr>
              <w:t xml:space="preserve"> </w:t>
            </w:r>
            <w:proofErr w:type="spellStart"/>
            <w:r w:rsidR="00FF2051">
              <w:rPr>
                <w:rFonts w:ascii="Arial" w:hAnsi="Arial" w:cs="Arial"/>
                <w:bCs/>
                <w:color w:val="000000" w:themeColor="text1"/>
                <w:sz w:val="18"/>
                <w:szCs w:val="18"/>
                <w:lang w:val="en-US"/>
              </w:rPr>
              <w:t>parçaları</w:t>
            </w:r>
            <w:proofErr w:type="spellEnd"/>
            <w:r w:rsidR="00FF2051" w:rsidRPr="00FF2051">
              <w:rPr>
                <w:rFonts w:ascii="Arial" w:hAnsi="Arial" w:cs="Arial"/>
                <w:bCs/>
                <w:color w:val="000000" w:themeColor="text1"/>
                <w:sz w:val="18"/>
                <w:szCs w:val="18"/>
                <w:lang w:val="en-US"/>
              </w:rPr>
              <w:t xml:space="preserve">) </w:t>
            </w:r>
            <w:r w:rsidR="0034041C">
              <w:rPr>
                <w:rFonts w:ascii="Arial" w:hAnsi="Arial" w:cs="Arial"/>
                <w:bCs/>
                <w:color w:val="000000" w:themeColor="text1"/>
                <w:sz w:val="18"/>
                <w:szCs w:val="18"/>
              </w:rPr>
              <w:t>için çalışılmıştır. D</w:t>
            </w:r>
            <w:r w:rsidR="00412671" w:rsidRPr="0034041C">
              <w:rPr>
                <w:rFonts w:ascii="Arial" w:hAnsi="Arial" w:cs="Arial"/>
                <w:bCs/>
                <w:color w:val="000000" w:themeColor="text1"/>
                <w:sz w:val="18"/>
                <w:szCs w:val="18"/>
              </w:rPr>
              <w:t>eney analiz sonu</w:t>
            </w:r>
            <w:r w:rsidR="0034041C">
              <w:rPr>
                <w:rFonts w:ascii="Arial" w:hAnsi="Arial" w:cs="Arial"/>
                <w:bCs/>
                <w:color w:val="000000" w:themeColor="text1"/>
                <w:sz w:val="18"/>
                <w:szCs w:val="18"/>
              </w:rPr>
              <w:t xml:space="preserve">cunda elde edilen çökelme hızı denklemleri </w:t>
            </w:r>
            <w:r w:rsidR="00251D8A">
              <w:rPr>
                <w:rFonts w:ascii="Arial" w:hAnsi="Arial" w:cs="Arial"/>
                <w:bCs/>
                <w:color w:val="000000" w:themeColor="text1"/>
                <w:sz w:val="18"/>
                <w:szCs w:val="18"/>
              </w:rPr>
              <w:t xml:space="preserve">literatürde </w:t>
            </w:r>
            <w:r w:rsidR="00251D8A" w:rsidRPr="00937DCB">
              <w:rPr>
                <w:rFonts w:ascii="Arial" w:hAnsi="Arial" w:cs="Arial"/>
                <w:b/>
                <w:color w:val="000000" w:themeColor="text1"/>
                <w:sz w:val="18"/>
                <w:szCs w:val="18"/>
              </w:rPr>
              <w:t>küresel şekilli parçacıklar</w:t>
            </w:r>
            <w:r w:rsidR="00251D8A">
              <w:rPr>
                <w:rFonts w:ascii="Arial" w:hAnsi="Arial" w:cs="Arial"/>
                <w:bCs/>
                <w:color w:val="000000" w:themeColor="text1"/>
                <w:sz w:val="18"/>
                <w:szCs w:val="18"/>
              </w:rPr>
              <w:t xml:space="preserve"> için üretilmiş olan </w:t>
            </w:r>
            <w:r w:rsidRPr="0034041C">
              <w:rPr>
                <w:rFonts w:ascii="Arial" w:hAnsi="Arial" w:cs="Arial"/>
                <w:bCs/>
                <w:color w:val="000000" w:themeColor="text1"/>
                <w:sz w:val="18"/>
                <w:szCs w:val="18"/>
              </w:rPr>
              <w:t>yarı ampirik denklemler ile karşılaştırılmış</w:t>
            </w:r>
            <w:r w:rsidR="00412671" w:rsidRPr="0034041C">
              <w:rPr>
                <w:rFonts w:ascii="Arial" w:hAnsi="Arial" w:cs="Arial"/>
                <w:bCs/>
                <w:color w:val="000000" w:themeColor="text1"/>
                <w:sz w:val="18"/>
                <w:szCs w:val="18"/>
              </w:rPr>
              <w:t xml:space="preserve"> ve uzun silindir şeklindeki </w:t>
            </w:r>
            <w:r w:rsidR="00B311AD">
              <w:rPr>
                <w:rFonts w:ascii="Arial" w:hAnsi="Arial" w:cs="Arial"/>
                <w:bCs/>
                <w:color w:val="000000" w:themeColor="text1"/>
                <w:sz w:val="18"/>
                <w:szCs w:val="18"/>
              </w:rPr>
              <w:t>MP</w:t>
            </w:r>
            <w:r w:rsidR="00412671" w:rsidRPr="0034041C">
              <w:rPr>
                <w:rFonts w:ascii="Arial" w:hAnsi="Arial" w:cs="Arial"/>
                <w:bCs/>
                <w:color w:val="000000" w:themeColor="text1"/>
                <w:sz w:val="18"/>
                <w:szCs w:val="18"/>
              </w:rPr>
              <w:t xml:space="preserve"> </w:t>
            </w:r>
            <w:r w:rsidR="0034041C" w:rsidRPr="0034041C">
              <w:rPr>
                <w:rFonts w:ascii="Arial" w:hAnsi="Arial" w:cs="Arial"/>
                <w:bCs/>
                <w:color w:val="000000" w:themeColor="text1"/>
                <w:sz w:val="18"/>
                <w:szCs w:val="18"/>
              </w:rPr>
              <w:t xml:space="preserve">parçacık dışında diğer parçacıkların literatürdeki sonuçlarla uyumlu olduğu </w:t>
            </w:r>
            <w:r w:rsidR="0034041C">
              <w:rPr>
                <w:rFonts w:ascii="Arial" w:hAnsi="Arial" w:cs="Arial"/>
                <w:bCs/>
                <w:color w:val="000000" w:themeColor="text1"/>
                <w:sz w:val="18"/>
                <w:szCs w:val="18"/>
              </w:rPr>
              <w:t>görülmüştür.</w:t>
            </w:r>
            <w:r w:rsidRPr="0034041C">
              <w:rPr>
                <w:rFonts w:ascii="Arial" w:hAnsi="Arial" w:cs="Arial"/>
                <w:bCs/>
                <w:color w:val="000000" w:themeColor="text1"/>
                <w:sz w:val="18"/>
                <w:szCs w:val="18"/>
              </w:rPr>
              <w:t xml:space="preserve"> </w:t>
            </w:r>
            <w:r w:rsidR="00554108">
              <w:rPr>
                <w:rFonts w:ascii="Arial" w:hAnsi="Arial" w:cs="Arial"/>
                <w:bCs/>
                <w:color w:val="000000" w:themeColor="text1"/>
                <w:sz w:val="18"/>
                <w:szCs w:val="18"/>
              </w:rPr>
              <w:t xml:space="preserve">Kaiser vd. (2017) yayınladıkları çalışmada biyolojik kirliliğin çökelme hızı üzerine etkisini ölçmüşlerdir. </w:t>
            </w:r>
            <w:proofErr w:type="spellStart"/>
            <w:r w:rsidR="00554108">
              <w:rPr>
                <w:rFonts w:ascii="Arial" w:hAnsi="Arial" w:cs="Arial"/>
                <w:bCs/>
                <w:color w:val="000000" w:themeColor="text1"/>
                <w:sz w:val="18"/>
                <w:szCs w:val="18"/>
                <w:lang w:val="en-US"/>
              </w:rPr>
              <w:t>L</w:t>
            </w:r>
            <w:r w:rsidR="00554108" w:rsidRPr="00554108">
              <w:rPr>
                <w:rFonts w:ascii="Arial" w:hAnsi="Arial" w:cs="Arial"/>
                <w:bCs/>
                <w:color w:val="000000" w:themeColor="text1"/>
                <w:sz w:val="18"/>
                <w:szCs w:val="18"/>
                <w:lang w:val="en-US"/>
              </w:rPr>
              <w:t>aboratuvarda</w:t>
            </w:r>
            <w:proofErr w:type="spellEnd"/>
            <w:r w:rsidR="00554108" w:rsidRP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hazırla</w:t>
            </w:r>
            <w:r w:rsidR="00554108">
              <w:rPr>
                <w:rFonts w:ascii="Arial" w:hAnsi="Arial" w:cs="Arial"/>
                <w:bCs/>
                <w:color w:val="000000" w:themeColor="text1"/>
                <w:sz w:val="18"/>
                <w:szCs w:val="18"/>
                <w:lang w:val="en-US"/>
              </w:rPr>
              <w:t>dıkları</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düzenli</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silindirik</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şekilli</w:t>
            </w:r>
            <w:proofErr w:type="spellEnd"/>
            <w:r w:rsidR="00554108" w:rsidRPr="00554108">
              <w:rPr>
                <w:rFonts w:ascii="Arial" w:hAnsi="Arial" w:cs="Arial"/>
                <w:bCs/>
                <w:color w:val="000000" w:themeColor="text1"/>
                <w:sz w:val="18"/>
                <w:szCs w:val="18"/>
                <w:lang w:val="en-US"/>
              </w:rPr>
              <w:t xml:space="preserve"> </w:t>
            </w:r>
            <w:r w:rsidR="00B311AD">
              <w:rPr>
                <w:rFonts w:ascii="Arial" w:hAnsi="Arial" w:cs="Arial"/>
                <w:bCs/>
                <w:color w:val="000000" w:themeColor="text1"/>
                <w:sz w:val="18"/>
                <w:szCs w:val="18"/>
                <w:lang w:val="en-US"/>
              </w:rPr>
              <w:t>MP</w:t>
            </w:r>
            <w:r w:rsidR="00554108" w:rsidRP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parçacıkları</w:t>
            </w:r>
            <w:proofErr w:type="spellEnd"/>
            <w:r w:rsidR="00554108">
              <w:rPr>
                <w:rFonts w:ascii="Arial" w:hAnsi="Arial" w:cs="Arial"/>
                <w:bCs/>
                <w:color w:val="000000" w:themeColor="text1"/>
                <w:sz w:val="18"/>
                <w:szCs w:val="18"/>
                <w:lang w:val="en-US"/>
              </w:rPr>
              <w:t xml:space="preserve"> (PS </w:t>
            </w:r>
            <w:proofErr w:type="spellStart"/>
            <w:r w:rsidR="00554108">
              <w:rPr>
                <w:rFonts w:ascii="Arial" w:hAnsi="Arial" w:cs="Arial"/>
                <w:bCs/>
                <w:color w:val="000000" w:themeColor="text1"/>
                <w:sz w:val="18"/>
                <w:szCs w:val="18"/>
                <w:lang w:val="en-US"/>
              </w:rPr>
              <w:t>ve</w:t>
            </w:r>
            <w:proofErr w:type="spellEnd"/>
            <w:r w:rsidR="00554108">
              <w:rPr>
                <w:rFonts w:ascii="Arial" w:hAnsi="Arial" w:cs="Arial"/>
                <w:bCs/>
                <w:color w:val="000000" w:themeColor="text1"/>
                <w:sz w:val="18"/>
                <w:szCs w:val="18"/>
                <w:lang w:val="en-US"/>
              </w:rPr>
              <w:t xml:space="preserve"> PE) </w:t>
            </w:r>
            <w:proofErr w:type="spellStart"/>
            <w:r w:rsidR="00554108" w:rsidRPr="00554108">
              <w:rPr>
                <w:rFonts w:ascii="Arial" w:hAnsi="Arial" w:cs="Arial"/>
                <w:bCs/>
                <w:color w:val="000000" w:themeColor="text1"/>
                <w:sz w:val="18"/>
                <w:szCs w:val="18"/>
                <w:lang w:val="en-US"/>
              </w:rPr>
              <w:t>Baltık</w:t>
            </w:r>
            <w:proofErr w:type="spellEnd"/>
            <w:r w:rsidR="00554108" w:rsidRP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Denizi’nde</w:t>
            </w:r>
            <w:proofErr w:type="spellEnd"/>
            <w:r w:rsidR="00554108" w:rsidRP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biyolojik</w:t>
            </w:r>
            <w:proofErr w:type="spellEnd"/>
            <w:r w:rsidR="00554108" w:rsidRP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kirlilik</w:t>
            </w:r>
            <w:proofErr w:type="spellEnd"/>
            <w:r w:rsidR="00554108" w:rsidRP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oluşması</w:t>
            </w:r>
            <w:proofErr w:type="spellEnd"/>
            <w:r w:rsidR="00554108" w:rsidRP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için</w:t>
            </w:r>
            <w:proofErr w:type="spellEnd"/>
            <w:r w:rsidR="00554108" w:rsidRPr="00554108">
              <w:rPr>
                <w:rFonts w:ascii="Arial" w:hAnsi="Arial" w:cs="Arial"/>
                <w:bCs/>
                <w:color w:val="000000" w:themeColor="text1"/>
                <w:sz w:val="18"/>
                <w:szCs w:val="18"/>
                <w:lang w:val="en-US"/>
              </w:rPr>
              <w:t xml:space="preserve"> 14 </w:t>
            </w:r>
            <w:proofErr w:type="spellStart"/>
            <w:r w:rsidR="00554108" w:rsidRPr="00554108">
              <w:rPr>
                <w:rFonts w:ascii="Arial" w:hAnsi="Arial" w:cs="Arial"/>
                <w:bCs/>
                <w:color w:val="000000" w:themeColor="text1"/>
                <w:sz w:val="18"/>
                <w:szCs w:val="18"/>
                <w:lang w:val="en-US"/>
              </w:rPr>
              <w:t>hafta</w:t>
            </w:r>
            <w:proofErr w:type="spellEnd"/>
            <w:r w:rsidR="00554108" w:rsidRP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bekle</w:t>
            </w:r>
            <w:r w:rsidR="00CA6092">
              <w:rPr>
                <w:rFonts w:ascii="Arial" w:hAnsi="Arial" w:cs="Arial"/>
                <w:bCs/>
                <w:color w:val="000000" w:themeColor="text1"/>
                <w:sz w:val="18"/>
                <w:szCs w:val="18"/>
                <w:lang w:val="en-US"/>
              </w:rPr>
              <w:t>t</w:t>
            </w:r>
            <w:r w:rsidR="00554108">
              <w:rPr>
                <w:rFonts w:ascii="Arial" w:hAnsi="Arial" w:cs="Arial"/>
                <w:bCs/>
                <w:color w:val="000000" w:themeColor="text1"/>
                <w:sz w:val="18"/>
                <w:szCs w:val="18"/>
                <w:lang w:val="en-US"/>
              </w:rPr>
              <w:t>mişlerdir</w:t>
            </w:r>
            <w:proofErr w:type="spellEnd"/>
            <w:r w:rsidR="00554108" w:rsidRP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Daha</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sonra</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çökelme</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hızı</w:t>
            </w:r>
            <w:proofErr w:type="spellEnd"/>
            <w:r w:rsidR="00554108">
              <w:rPr>
                <w:rFonts w:ascii="Arial" w:hAnsi="Arial" w:cs="Arial"/>
                <w:bCs/>
                <w:color w:val="000000" w:themeColor="text1"/>
                <w:sz w:val="18"/>
                <w:szCs w:val="18"/>
                <w:lang w:val="en-US"/>
              </w:rPr>
              <w:t xml:space="preserve"> </w:t>
            </w:r>
            <w:proofErr w:type="spellStart"/>
            <w:r w:rsidR="00554108" w:rsidRPr="00554108">
              <w:rPr>
                <w:rFonts w:ascii="Arial" w:hAnsi="Arial" w:cs="Arial"/>
                <w:bCs/>
                <w:color w:val="000000" w:themeColor="text1"/>
                <w:sz w:val="18"/>
                <w:szCs w:val="18"/>
                <w:lang w:val="en-US"/>
              </w:rPr>
              <w:t>deneyleri</w:t>
            </w:r>
            <w:proofErr w:type="spellEnd"/>
            <w:r w:rsidR="00554108" w:rsidRP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sonucunda</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çökelme</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hızı</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hesaplamışlardır</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Deney</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sonuçlarını</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kalibre</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etmek</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için</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biyolojik</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kirlenmeye</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uğramamış</w:t>
            </w:r>
            <w:proofErr w:type="spellEnd"/>
            <w:r w:rsidR="00554108">
              <w:rPr>
                <w:rFonts w:ascii="Arial" w:hAnsi="Arial" w:cs="Arial"/>
                <w:bCs/>
                <w:color w:val="000000" w:themeColor="text1"/>
                <w:sz w:val="18"/>
                <w:szCs w:val="18"/>
                <w:lang w:val="en-US"/>
              </w:rPr>
              <w:t xml:space="preserve">, </w:t>
            </w:r>
            <w:proofErr w:type="spellStart"/>
            <w:r w:rsidR="00554108" w:rsidRPr="00937DCB">
              <w:rPr>
                <w:rFonts w:ascii="Arial" w:hAnsi="Arial" w:cs="Arial"/>
                <w:b/>
                <w:color w:val="000000" w:themeColor="text1"/>
                <w:sz w:val="18"/>
                <w:szCs w:val="18"/>
                <w:lang w:val="en-US"/>
              </w:rPr>
              <w:t>küre</w:t>
            </w:r>
            <w:proofErr w:type="spellEnd"/>
            <w:r w:rsidR="00554108" w:rsidRPr="00937DCB">
              <w:rPr>
                <w:rFonts w:ascii="Arial" w:hAnsi="Arial" w:cs="Arial"/>
                <w:b/>
                <w:color w:val="000000" w:themeColor="text1"/>
                <w:sz w:val="18"/>
                <w:szCs w:val="18"/>
                <w:lang w:val="en-US"/>
              </w:rPr>
              <w:t xml:space="preserve"> </w:t>
            </w:r>
            <w:proofErr w:type="spellStart"/>
            <w:r w:rsidR="00554108" w:rsidRPr="00937DCB">
              <w:rPr>
                <w:rFonts w:ascii="Arial" w:hAnsi="Arial" w:cs="Arial"/>
                <w:b/>
                <w:color w:val="000000" w:themeColor="text1"/>
                <w:sz w:val="18"/>
                <w:szCs w:val="18"/>
                <w:lang w:val="en-US"/>
              </w:rPr>
              <w:t>şeklindeki</w:t>
            </w:r>
            <w:proofErr w:type="spellEnd"/>
            <w:r w:rsidR="00554108">
              <w:rPr>
                <w:rFonts w:ascii="Arial" w:hAnsi="Arial" w:cs="Arial"/>
                <w:bCs/>
                <w:color w:val="000000" w:themeColor="text1"/>
                <w:sz w:val="18"/>
                <w:szCs w:val="18"/>
                <w:lang w:val="en-US"/>
              </w:rPr>
              <w:t xml:space="preserve"> PS </w:t>
            </w:r>
            <w:proofErr w:type="spellStart"/>
            <w:r w:rsidR="00554108">
              <w:rPr>
                <w:rFonts w:ascii="Arial" w:hAnsi="Arial" w:cs="Arial"/>
                <w:bCs/>
                <w:color w:val="000000" w:themeColor="text1"/>
                <w:sz w:val="18"/>
                <w:szCs w:val="18"/>
                <w:lang w:val="en-US"/>
              </w:rPr>
              <w:t>parçacıkları</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ile</w:t>
            </w:r>
            <w:proofErr w:type="spellEnd"/>
            <w:r w:rsidR="00554108">
              <w:rPr>
                <w:rFonts w:ascii="Arial" w:hAnsi="Arial" w:cs="Arial"/>
                <w:bCs/>
                <w:color w:val="000000" w:themeColor="text1"/>
                <w:sz w:val="18"/>
                <w:szCs w:val="18"/>
                <w:lang w:val="en-US"/>
              </w:rPr>
              <w:t xml:space="preserve"> de </w:t>
            </w:r>
            <w:proofErr w:type="spellStart"/>
            <w:r w:rsidR="00554108">
              <w:rPr>
                <w:rFonts w:ascii="Arial" w:hAnsi="Arial" w:cs="Arial"/>
                <w:bCs/>
                <w:color w:val="000000" w:themeColor="text1"/>
                <w:sz w:val="18"/>
                <w:szCs w:val="18"/>
                <w:lang w:val="en-US"/>
              </w:rPr>
              <w:t>deney</w:t>
            </w:r>
            <w:proofErr w:type="spellEnd"/>
            <w:r w:rsidR="00554108">
              <w:rPr>
                <w:rFonts w:ascii="Arial" w:hAnsi="Arial" w:cs="Arial"/>
                <w:bCs/>
                <w:color w:val="000000" w:themeColor="text1"/>
                <w:sz w:val="18"/>
                <w:szCs w:val="18"/>
                <w:lang w:val="en-US"/>
              </w:rPr>
              <w:t xml:space="preserve"> </w:t>
            </w:r>
            <w:proofErr w:type="spellStart"/>
            <w:r w:rsidR="00554108">
              <w:rPr>
                <w:rFonts w:ascii="Arial" w:hAnsi="Arial" w:cs="Arial"/>
                <w:bCs/>
                <w:color w:val="000000" w:themeColor="text1"/>
                <w:sz w:val="18"/>
                <w:szCs w:val="18"/>
                <w:lang w:val="en-US"/>
              </w:rPr>
              <w:t>yürütmüşledir</w:t>
            </w:r>
            <w:proofErr w:type="spellEnd"/>
            <w:r w:rsidR="00554108">
              <w:rPr>
                <w:rFonts w:ascii="Arial" w:hAnsi="Arial" w:cs="Arial"/>
                <w:bCs/>
                <w:color w:val="000000" w:themeColor="text1"/>
                <w:sz w:val="18"/>
                <w:szCs w:val="18"/>
                <w:lang w:val="en-US"/>
              </w:rPr>
              <w:t xml:space="preserve">. </w:t>
            </w:r>
            <w:proofErr w:type="spellStart"/>
            <w:r w:rsidR="007D6D60">
              <w:rPr>
                <w:rFonts w:ascii="Arial" w:hAnsi="Arial" w:cs="Arial"/>
                <w:bCs/>
                <w:color w:val="000000" w:themeColor="text1"/>
                <w:sz w:val="18"/>
                <w:szCs w:val="18"/>
                <w:lang w:val="en-US"/>
              </w:rPr>
              <w:t>Deney</w:t>
            </w:r>
            <w:proofErr w:type="spellEnd"/>
            <w:r w:rsidR="007D6D60">
              <w:rPr>
                <w:rFonts w:ascii="Arial" w:hAnsi="Arial" w:cs="Arial"/>
                <w:bCs/>
                <w:color w:val="000000" w:themeColor="text1"/>
                <w:sz w:val="18"/>
                <w:szCs w:val="18"/>
                <w:lang w:val="en-US"/>
              </w:rPr>
              <w:t xml:space="preserve"> </w:t>
            </w:r>
            <w:proofErr w:type="spellStart"/>
            <w:r w:rsidR="007D6D60">
              <w:rPr>
                <w:rFonts w:ascii="Arial" w:hAnsi="Arial" w:cs="Arial"/>
                <w:bCs/>
                <w:color w:val="000000" w:themeColor="text1"/>
                <w:sz w:val="18"/>
                <w:szCs w:val="18"/>
                <w:lang w:val="en-US"/>
              </w:rPr>
              <w:t>sonuçları</w:t>
            </w:r>
            <w:proofErr w:type="spellEnd"/>
            <w:r w:rsidR="007D6D60">
              <w:rPr>
                <w:rFonts w:ascii="Arial" w:hAnsi="Arial" w:cs="Arial"/>
                <w:bCs/>
                <w:color w:val="000000" w:themeColor="text1"/>
                <w:sz w:val="18"/>
                <w:szCs w:val="18"/>
                <w:lang w:val="en-US"/>
              </w:rPr>
              <w:t xml:space="preserve"> </w:t>
            </w:r>
            <w:proofErr w:type="spellStart"/>
            <w:r w:rsidR="007D6D60">
              <w:rPr>
                <w:rFonts w:ascii="Arial" w:hAnsi="Arial" w:cs="Arial"/>
                <w:bCs/>
                <w:color w:val="000000" w:themeColor="text1"/>
                <w:sz w:val="18"/>
                <w:szCs w:val="18"/>
                <w:lang w:val="en-US"/>
              </w:rPr>
              <w:t>biyolojik</w:t>
            </w:r>
            <w:proofErr w:type="spellEnd"/>
            <w:r w:rsidR="007D6D60">
              <w:rPr>
                <w:rFonts w:ascii="Arial" w:hAnsi="Arial" w:cs="Arial"/>
                <w:bCs/>
                <w:color w:val="000000" w:themeColor="text1"/>
                <w:sz w:val="18"/>
                <w:szCs w:val="18"/>
                <w:lang w:val="en-US"/>
              </w:rPr>
              <w:t xml:space="preserve"> </w:t>
            </w:r>
            <w:proofErr w:type="spellStart"/>
            <w:r w:rsidR="007D6D60">
              <w:rPr>
                <w:rFonts w:ascii="Arial" w:hAnsi="Arial" w:cs="Arial"/>
                <w:bCs/>
                <w:color w:val="000000" w:themeColor="text1"/>
                <w:sz w:val="18"/>
                <w:szCs w:val="18"/>
                <w:lang w:val="en-US"/>
              </w:rPr>
              <w:t>kirliliğin</w:t>
            </w:r>
            <w:proofErr w:type="spellEnd"/>
            <w:r w:rsidR="007D6D60">
              <w:rPr>
                <w:rFonts w:ascii="Arial" w:hAnsi="Arial" w:cs="Arial"/>
                <w:bCs/>
                <w:color w:val="000000" w:themeColor="text1"/>
                <w:sz w:val="18"/>
                <w:szCs w:val="18"/>
                <w:lang w:val="en-US"/>
              </w:rPr>
              <w:t xml:space="preserve"> </w:t>
            </w:r>
            <w:proofErr w:type="spellStart"/>
            <w:r w:rsidR="007D6D60">
              <w:rPr>
                <w:rFonts w:ascii="Arial" w:hAnsi="Arial" w:cs="Arial"/>
                <w:bCs/>
                <w:color w:val="000000" w:themeColor="text1"/>
                <w:sz w:val="18"/>
                <w:szCs w:val="18"/>
                <w:lang w:val="en-US"/>
              </w:rPr>
              <w:t>çökelme</w:t>
            </w:r>
            <w:proofErr w:type="spellEnd"/>
            <w:r w:rsidR="007D6D60">
              <w:rPr>
                <w:rFonts w:ascii="Arial" w:hAnsi="Arial" w:cs="Arial"/>
                <w:bCs/>
                <w:color w:val="000000" w:themeColor="text1"/>
                <w:sz w:val="18"/>
                <w:szCs w:val="18"/>
                <w:lang w:val="en-US"/>
              </w:rPr>
              <w:t xml:space="preserve"> </w:t>
            </w:r>
            <w:proofErr w:type="spellStart"/>
            <w:r w:rsidR="007D6D60">
              <w:rPr>
                <w:rFonts w:ascii="Arial" w:hAnsi="Arial" w:cs="Arial"/>
                <w:bCs/>
                <w:color w:val="000000" w:themeColor="text1"/>
                <w:sz w:val="18"/>
                <w:szCs w:val="18"/>
                <w:lang w:val="en-US"/>
              </w:rPr>
              <w:t>hızını</w:t>
            </w:r>
            <w:proofErr w:type="spellEnd"/>
            <w:r w:rsidR="007D6D60">
              <w:rPr>
                <w:rFonts w:ascii="Arial" w:hAnsi="Arial" w:cs="Arial"/>
                <w:bCs/>
                <w:color w:val="000000" w:themeColor="text1"/>
                <w:sz w:val="18"/>
                <w:szCs w:val="18"/>
                <w:lang w:val="en-US"/>
              </w:rPr>
              <w:t xml:space="preserve"> </w:t>
            </w:r>
            <w:proofErr w:type="spellStart"/>
            <w:r w:rsidR="007D6D60">
              <w:rPr>
                <w:rFonts w:ascii="Arial" w:hAnsi="Arial" w:cs="Arial"/>
                <w:bCs/>
                <w:color w:val="000000" w:themeColor="text1"/>
                <w:sz w:val="18"/>
                <w:szCs w:val="18"/>
                <w:lang w:val="en-US"/>
              </w:rPr>
              <w:t>arttırdığını</w:t>
            </w:r>
            <w:proofErr w:type="spellEnd"/>
            <w:r w:rsidR="007D6D60">
              <w:rPr>
                <w:rFonts w:ascii="Arial" w:hAnsi="Arial" w:cs="Arial"/>
                <w:bCs/>
                <w:color w:val="000000" w:themeColor="text1"/>
                <w:sz w:val="18"/>
                <w:szCs w:val="18"/>
                <w:lang w:val="en-US"/>
              </w:rPr>
              <w:t xml:space="preserve"> </w:t>
            </w:r>
            <w:proofErr w:type="spellStart"/>
            <w:r w:rsidR="007D6D60">
              <w:rPr>
                <w:rFonts w:ascii="Arial" w:hAnsi="Arial" w:cs="Arial"/>
                <w:bCs/>
                <w:color w:val="000000" w:themeColor="text1"/>
                <w:sz w:val="18"/>
                <w:szCs w:val="18"/>
                <w:lang w:val="en-US"/>
              </w:rPr>
              <w:t>göstermiştir</w:t>
            </w:r>
            <w:proofErr w:type="spellEnd"/>
            <w:r w:rsidR="007D6D60">
              <w:rPr>
                <w:rFonts w:ascii="Arial" w:hAnsi="Arial" w:cs="Arial"/>
                <w:bCs/>
                <w:color w:val="000000" w:themeColor="text1"/>
                <w:sz w:val="18"/>
                <w:szCs w:val="18"/>
                <w:lang w:val="en-US"/>
              </w:rPr>
              <w:t xml:space="preserve">. </w:t>
            </w:r>
          </w:p>
          <w:p w14:paraId="684BD901" w14:textId="77777777" w:rsidR="00C54CD4" w:rsidRPr="0034041C" w:rsidRDefault="00C54CD4" w:rsidP="00765048">
            <w:pPr>
              <w:pStyle w:val="WW-NormalWeb1"/>
              <w:contextualSpacing/>
              <w:jc w:val="both"/>
              <w:rPr>
                <w:rFonts w:ascii="Arial" w:hAnsi="Arial" w:cs="Arial"/>
                <w:bCs/>
                <w:color w:val="000000" w:themeColor="text1"/>
                <w:sz w:val="18"/>
                <w:szCs w:val="18"/>
              </w:rPr>
            </w:pPr>
          </w:p>
          <w:p w14:paraId="40FEC866" w14:textId="32435068" w:rsidR="00BC0295" w:rsidRDefault="0065193E" w:rsidP="00765048">
            <w:pPr>
              <w:pStyle w:val="WW-NormalWeb1"/>
              <w:contextualSpacing/>
              <w:jc w:val="both"/>
              <w:rPr>
                <w:rFonts w:ascii="Arial" w:hAnsi="Arial" w:cs="Arial"/>
                <w:color w:val="000000"/>
                <w:sz w:val="18"/>
                <w:szCs w:val="18"/>
              </w:rPr>
            </w:pPr>
            <w:proofErr w:type="spellStart"/>
            <w:r w:rsidRPr="00623B74">
              <w:rPr>
                <w:rFonts w:ascii="Arial" w:hAnsi="Arial" w:cs="Arial"/>
                <w:color w:val="000000"/>
                <w:sz w:val="18"/>
                <w:szCs w:val="18"/>
              </w:rPr>
              <w:t>Waldschläger</w:t>
            </w:r>
            <w:proofErr w:type="spellEnd"/>
            <w:r w:rsidRPr="00623B74">
              <w:rPr>
                <w:rFonts w:ascii="Arial" w:hAnsi="Arial" w:cs="Arial"/>
                <w:color w:val="000000"/>
                <w:sz w:val="18"/>
                <w:szCs w:val="18"/>
              </w:rPr>
              <w:t xml:space="preserve"> ve </w:t>
            </w:r>
            <w:proofErr w:type="spellStart"/>
            <w:r w:rsidRPr="00623B74">
              <w:rPr>
                <w:rFonts w:ascii="Arial" w:hAnsi="Arial" w:cs="Arial"/>
                <w:color w:val="000000"/>
                <w:sz w:val="18"/>
                <w:szCs w:val="18"/>
              </w:rPr>
              <w:t>Schüttrumpf</w:t>
            </w:r>
            <w:proofErr w:type="spellEnd"/>
            <w:r w:rsidRPr="00623B74">
              <w:rPr>
                <w:rFonts w:ascii="Arial" w:hAnsi="Arial" w:cs="Arial"/>
                <w:color w:val="000000"/>
                <w:sz w:val="18"/>
                <w:szCs w:val="18"/>
              </w:rPr>
              <w:t xml:space="preserve"> </w:t>
            </w:r>
            <w:r>
              <w:rPr>
                <w:rFonts w:ascii="Arial" w:hAnsi="Arial" w:cs="Arial"/>
                <w:color w:val="000000"/>
                <w:sz w:val="18"/>
                <w:szCs w:val="18"/>
              </w:rPr>
              <w:t>(</w:t>
            </w:r>
            <w:r w:rsidRPr="00623B74">
              <w:rPr>
                <w:rFonts w:ascii="Arial" w:hAnsi="Arial" w:cs="Arial"/>
                <w:color w:val="000000"/>
                <w:sz w:val="18"/>
                <w:szCs w:val="18"/>
              </w:rPr>
              <w:t xml:space="preserve">2019) </w:t>
            </w:r>
            <w:r>
              <w:rPr>
                <w:rFonts w:ascii="Arial" w:hAnsi="Arial" w:cs="Arial"/>
                <w:color w:val="000000"/>
                <w:sz w:val="18"/>
                <w:szCs w:val="18"/>
              </w:rPr>
              <w:t xml:space="preserve">parçacık </w:t>
            </w:r>
            <w:r w:rsidR="00487BDE">
              <w:rPr>
                <w:rFonts w:ascii="Arial" w:hAnsi="Arial" w:cs="Arial"/>
                <w:color w:val="000000"/>
                <w:sz w:val="18"/>
                <w:szCs w:val="18"/>
              </w:rPr>
              <w:t>yoğunluk, çap ve şeklinin</w:t>
            </w:r>
            <w:r w:rsidR="00BC0295">
              <w:rPr>
                <w:rFonts w:ascii="Arial" w:hAnsi="Arial" w:cs="Arial"/>
                <w:color w:val="000000"/>
                <w:sz w:val="18"/>
                <w:szCs w:val="18"/>
              </w:rPr>
              <w:t xml:space="preserve"> </w:t>
            </w:r>
            <w:r>
              <w:rPr>
                <w:rFonts w:ascii="Arial" w:hAnsi="Arial" w:cs="Arial"/>
                <w:color w:val="000000"/>
                <w:sz w:val="18"/>
                <w:szCs w:val="18"/>
              </w:rPr>
              <w:t>küre, topak ve lif şeklinde</w:t>
            </w:r>
            <w:r w:rsidR="00CA6092">
              <w:rPr>
                <w:rFonts w:ascii="Arial" w:hAnsi="Arial" w:cs="Arial"/>
                <w:color w:val="000000"/>
                <w:sz w:val="18"/>
                <w:szCs w:val="18"/>
              </w:rPr>
              <w:t>ki</w:t>
            </w:r>
            <w:r>
              <w:rPr>
                <w:rFonts w:ascii="Arial" w:hAnsi="Arial" w:cs="Arial"/>
                <w:color w:val="000000"/>
                <w:sz w:val="18"/>
                <w:szCs w:val="18"/>
              </w:rPr>
              <w:t xml:space="preserve"> </w:t>
            </w:r>
            <w:r w:rsidR="00B311AD">
              <w:rPr>
                <w:rFonts w:ascii="Arial" w:hAnsi="Arial" w:cs="Arial"/>
                <w:color w:val="000000"/>
                <w:sz w:val="18"/>
                <w:szCs w:val="18"/>
              </w:rPr>
              <w:t>MP</w:t>
            </w:r>
            <w:r>
              <w:rPr>
                <w:rFonts w:ascii="Arial" w:hAnsi="Arial" w:cs="Arial"/>
                <w:color w:val="000000"/>
                <w:sz w:val="18"/>
                <w:szCs w:val="18"/>
              </w:rPr>
              <w:t xml:space="preserve"> parçacıkların</w:t>
            </w:r>
            <w:r w:rsidR="00487BDE">
              <w:rPr>
                <w:rFonts w:ascii="Arial" w:hAnsi="Arial" w:cs="Arial"/>
                <w:color w:val="000000"/>
                <w:sz w:val="18"/>
                <w:szCs w:val="18"/>
              </w:rPr>
              <w:t xml:space="preserve"> (</w:t>
            </w:r>
            <w:r w:rsidR="00487BDE" w:rsidRPr="00487BDE">
              <w:rPr>
                <w:rFonts w:ascii="Arial" w:hAnsi="Arial" w:cs="Arial"/>
                <w:bCs/>
                <w:color w:val="000000"/>
                <w:sz w:val="18"/>
                <w:szCs w:val="18"/>
              </w:rPr>
              <w:t xml:space="preserve">Polietilen (PE), Polipropilen (PP), Polistiren (PS), Polivinil klorür (PVC), </w:t>
            </w:r>
            <w:proofErr w:type="spellStart"/>
            <w:r w:rsidR="000A13AD" w:rsidRPr="000A13AD">
              <w:rPr>
                <w:rFonts w:ascii="Arial" w:hAnsi="Arial" w:cs="Arial"/>
                <w:bCs/>
                <w:color w:val="000000"/>
                <w:sz w:val="18"/>
                <w:szCs w:val="18"/>
                <w:lang w:val="en-US"/>
              </w:rPr>
              <w:t>polietilen</w:t>
            </w:r>
            <w:proofErr w:type="spellEnd"/>
            <w:r w:rsidR="000A13AD" w:rsidRPr="000A13AD">
              <w:rPr>
                <w:rFonts w:ascii="Arial" w:hAnsi="Arial" w:cs="Arial"/>
                <w:bCs/>
                <w:color w:val="000000"/>
                <w:sz w:val="18"/>
                <w:szCs w:val="18"/>
                <w:lang w:val="en-US"/>
              </w:rPr>
              <w:t xml:space="preserve"> </w:t>
            </w:r>
            <w:proofErr w:type="spellStart"/>
            <w:r w:rsidR="000A13AD" w:rsidRPr="000A13AD">
              <w:rPr>
                <w:rFonts w:ascii="Arial" w:hAnsi="Arial" w:cs="Arial"/>
                <w:bCs/>
                <w:color w:val="000000"/>
                <w:sz w:val="18"/>
                <w:szCs w:val="18"/>
                <w:lang w:val="en-US"/>
              </w:rPr>
              <w:t>tereftalat</w:t>
            </w:r>
            <w:proofErr w:type="spellEnd"/>
            <w:r w:rsidR="000A13AD" w:rsidRPr="000A13AD">
              <w:rPr>
                <w:rFonts w:ascii="Arial" w:hAnsi="Arial" w:cs="Arial"/>
                <w:bCs/>
                <w:color w:val="000000"/>
                <w:sz w:val="18"/>
                <w:szCs w:val="18"/>
                <w:lang w:val="en-US"/>
              </w:rPr>
              <w:t xml:space="preserve"> (PET)</w:t>
            </w:r>
            <w:r w:rsidR="00BC0295">
              <w:rPr>
                <w:rFonts w:ascii="Arial" w:hAnsi="Arial" w:cs="Arial"/>
                <w:bCs/>
                <w:color w:val="000000"/>
                <w:sz w:val="18"/>
                <w:szCs w:val="18"/>
                <w:lang w:val="en-US"/>
              </w:rPr>
              <w:t xml:space="preserve">) </w:t>
            </w:r>
            <w:r>
              <w:rPr>
                <w:rFonts w:ascii="Arial" w:hAnsi="Arial" w:cs="Arial"/>
                <w:color w:val="000000"/>
                <w:sz w:val="18"/>
                <w:szCs w:val="18"/>
              </w:rPr>
              <w:t xml:space="preserve">çökelme </w:t>
            </w:r>
            <w:r w:rsidR="00CB6902">
              <w:rPr>
                <w:rFonts w:ascii="Arial" w:hAnsi="Arial" w:cs="Arial"/>
                <w:color w:val="000000"/>
                <w:sz w:val="18"/>
                <w:szCs w:val="18"/>
              </w:rPr>
              <w:t xml:space="preserve">ve yükselme </w:t>
            </w:r>
            <w:r>
              <w:rPr>
                <w:rFonts w:ascii="Arial" w:hAnsi="Arial" w:cs="Arial"/>
                <w:color w:val="000000"/>
                <w:sz w:val="18"/>
                <w:szCs w:val="18"/>
              </w:rPr>
              <w:t xml:space="preserve">hızı üzerine etkisini çalışmışlardır. </w:t>
            </w:r>
            <w:r w:rsidR="000A13AD">
              <w:rPr>
                <w:rFonts w:ascii="Arial" w:hAnsi="Arial" w:cs="Arial"/>
                <w:color w:val="000000"/>
                <w:sz w:val="18"/>
                <w:szCs w:val="18"/>
              </w:rPr>
              <w:t xml:space="preserve">Deney sonuçları literatürdeki </w:t>
            </w:r>
            <w:r w:rsidR="00B311AD">
              <w:rPr>
                <w:rFonts w:ascii="Arial" w:hAnsi="Arial" w:cs="Arial"/>
                <w:color w:val="000000"/>
                <w:sz w:val="18"/>
                <w:szCs w:val="18"/>
              </w:rPr>
              <w:t>MP</w:t>
            </w:r>
            <w:r w:rsidR="000A13AD">
              <w:rPr>
                <w:rFonts w:ascii="Arial" w:hAnsi="Arial" w:cs="Arial"/>
                <w:color w:val="000000"/>
                <w:sz w:val="18"/>
                <w:szCs w:val="18"/>
              </w:rPr>
              <w:t xml:space="preserve"> parçacıklar için yapılmış olan diğer çalışmaların sonuçları ile karşılaştır</w:t>
            </w:r>
            <w:r w:rsidR="00BC0295">
              <w:rPr>
                <w:rFonts w:ascii="Arial" w:hAnsi="Arial" w:cs="Arial"/>
                <w:color w:val="000000"/>
                <w:sz w:val="18"/>
                <w:szCs w:val="18"/>
              </w:rPr>
              <w:t>ıl</w:t>
            </w:r>
            <w:r w:rsidR="000A13AD">
              <w:rPr>
                <w:rFonts w:ascii="Arial" w:hAnsi="Arial" w:cs="Arial"/>
                <w:color w:val="000000"/>
                <w:sz w:val="18"/>
                <w:szCs w:val="18"/>
              </w:rPr>
              <w:t>mış</w:t>
            </w:r>
            <w:r w:rsidR="00CA6092">
              <w:rPr>
                <w:rFonts w:ascii="Arial" w:hAnsi="Arial" w:cs="Arial"/>
                <w:color w:val="000000"/>
                <w:sz w:val="18"/>
                <w:szCs w:val="18"/>
              </w:rPr>
              <w:t>tır</w:t>
            </w:r>
            <w:r w:rsidR="000A13AD">
              <w:rPr>
                <w:rFonts w:ascii="Arial" w:hAnsi="Arial" w:cs="Arial"/>
                <w:color w:val="000000"/>
                <w:sz w:val="18"/>
                <w:szCs w:val="18"/>
              </w:rPr>
              <w:t>. Daha sonra l</w:t>
            </w:r>
            <w:r w:rsidR="008F5D47">
              <w:rPr>
                <w:rFonts w:ascii="Arial" w:hAnsi="Arial" w:cs="Arial"/>
                <w:color w:val="000000"/>
                <w:sz w:val="18"/>
                <w:szCs w:val="18"/>
              </w:rPr>
              <w:t xml:space="preserve">iteratürde </w:t>
            </w:r>
            <w:r w:rsidR="0094429B" w:rsidRPr="00937DCB">
              <w:rPr>
                <w:rFonts w:ascii="Arial" w:hAnsi="Arial" w:cs="Arial"/>
                <w:b/>
                <w:bCs/>
                <w:color w:val="000000"/>
                <w:sz w:val="18"/>
                <w:szCs w:val="18"/>
              </w:rPr>
              <w:t>küresel</w:t>
            </w:r>
            <w:r w:rsidR="00B8194F" w:rsidRPr="00937DCB">
              <w:rPr>
                <w:rFonts w:ascii="Arial" w:hAnsi="Arial" w:cs="Arial"/>
                <w:b/>
                <w:bCs/>
                <w:color w:val="000000"/>
                <w:sz w:val="18"/>
                <w:szCs w:val="18"/>
              </w:rPr>
              <w:t xml:space="preserve">lik </w:t>
            </w:r>
            <w:r w:rsidR="0094429B">
              <w:rPr>
                <w:rFonts w:ascii="Arial" w:hAnsi="Arial" w:cs="Arial"/>
                <w:color w:val="000000"/>
                <w:sz w:val="18"/>
                <w:szCs w:val="18"/>
              </w:rPr>
              <w:t xml:space="preserve">göz önüne alınarak </w:t>
            </w:r>
            <w:proofErr w:type="spellStart"/>
            <w:r w:rsidR="008F5D47">
              <w:rPr>
                <w:rFonts w:ascii="Arial" w:hAnsi="Arial" w:cs="Arial"/>
                <w:color w:val="000000"/>
                <w:sz w:val="18"/>
                <w:szCs w:val="18"/>
              </w:rPr>
              <w:t>sediman</w:t>
            </w:r>
            <w:proofErr w:type="spellEnd"/>
            <w:r w:rsidR="008F5D47">
              <w:rPr>
                <w:rFonts w:ascii="Arial" w:hAnsi="Arial" w:cs="Arial"/>
                <w:color w:val="000000"/>
                <w:sz w:val="18"/>
                <w:szCs w:val="18"/>
              </w:rPr>
              <w:t xml:space="preserve"> taşınımı için geliştirilen denklemler ile deney analiz sonuçlarını karşılaştırmışlar ve </w:t>
            </w:r>
            <w:r w:rsidR="00CB6902">
              <w:rPr>
                <w:rFonts w:ascii="Arial" w:hAnsi="Arial" w:cs="Arial"/>
                <w:color w:val="000000"/>
                <w:sz w:val="18"/>
                <w:szCs w:val="18"/>
              </w:rPr>
              <w:t xml:space="preserve">literatür ile kendi araştırma sonuçları arasında belirgin bir farklılık olduğu bulgusuna ulaşmışlardır. </w:t>
            </w:r>
            <w:r w:rsidR="00487BDE" w:rsidRPr="00937DCB">
              <w:rPr>
                <w:rFonts w:ascii="Arial" w:hAnsi="Arial" w:cs="Arial"/>
                <w:b/>
                <w:bCs/>
                <w:color w:val="000000"/>
                <w:sz w:val="18"/>
                <w:szCs w:val="18"/>
                <w:u w:val="single"/>
              </w:rPr>
              <w:t xml:space="preserve">Bu sonuç </w:t>
            </w:r>
            <w:proofErr w:type="spellStart"/>
            <w:r w:rsidR="00B311AD">
              <w:rPr>
                <w:rFonts w:ascii="Arial" w:hAnsi="Arial" w:cs="Arial"/>
                <w:b/>
                <w:bCs/>
                <w:color w:val="000000"/>
                <w:sz w:val="18"/>
                <w:szCs w:val="18"/>
                <w:u w:val="single"/>
              </w:rPr>
              <w:t>MP</w:t>
            </w:r>
            <w:r w:rsidR="00487BDE" w:rsidRPr="00937DCB">
              <w:rPr>
                <w:rFonts w:ascii="Arial" w:hAnsi="Arial" w:cs="Arial"/>
                <w:b/>
                <w:bCs/>
                <w:color w:val="000000"/>
                <w:sz w:val="18"/>
                <w:szCs w:val="18"/>
                <w:u w:val="single"/>
              </w:rPr>
              <w:t>lerin</w:t>
            </w:r>
            <w:proofErr w:type="spellEnd"/>
            <w:r w:rsidR="00487BDE" w:rsidRPr="00937DCB">
              <w:rPr>
                <w:rFonts w:ascii="Arial" w:hAnsi="Arial" w:cs="Arial"/>
                <w:b/>
                <w:bCs/>
                <w:color w:val="000000"/>
                <w:sz w:val="18"/>
                <w:szCs w:val="18"/>
                <w:u w:val="single"/>
              </w:rPr>
              <w:t xml:space="preserve"> genelde </w:t>
            </w:r>
            <w:proofErr w:type="spellStart"/>
            <w:r w:rsidR="00487BDE" w:rsidRPr="00937DCB">
              <w:rPr>
                <w:rFonts w:ascii="Arial" w:hAnsi="Arial" w:cs="Arial"/>
                <w:b/>
                <w:bCs/>
                <w:color w:val="000000"/>
                <w:sz w:val="18"/>
                <w:szCs w:val="18"/>
                <w:u w:val="single"/>
              </w:rPr>
              <w:t>sediman</w:t>
            </w:r>
            <w:proofErr w:type="spellEnd"/>
            <w:r w:rsidR="00487BDE" w:rsidRPr="00937DCB">
              <w:rPr>
                <w:rFonts w:ascii="Arial" w:hAnsi="Arial" w:cs="Arial"/>
                <w:b/>
                <w:bCs/>
                <w:color w:val="000000"/>
                <w:sz w:val="18"/>
                <w:szCs w:val="18"/>
                <w:u w:val="single"/>
              </w:rPr>
              <w:t xml:space="preserve"> taneleri ile aynı şeklide davrandığı düşüncesinin doğru olmadığını göstermektedir.</w:t>
            </w:r>
            <w:r w:rsidR="00487BDE" w:rsidRPr="00937DCB">
              <w:rPr>
                <w:rFonts w:ascii="Arial" w:hAnsi="Arial" w:cs="Arial"/>
                <w:color w:val="000000"/>
                <w:sz w:val="18"/>
                <w:szCs w:val="18"/>
                <w:u w:val="single"/>
              </w:rPr>
              <w:t xml:space="preserve"> </w:t>
            </w:r>
            <w:r w:rsidR="00CB6902" w:rsidRPr="00937DCB">
              <w:rPr>
                <w:rFonts w:ascii="Arial" w:hAnsi="Arial" w:cs="Arial"/>
                <w:b/>
                <w:bCs/>
                <w:color w:val="000000"/>
                <w:sz w:val="18"/>
                <w:szCs w:val="18"/>
                <w:u w:val="single"/>
              </w:rPr>
              <w:t xml:space="preserve">Bu bilgi </w:t>
            </w:r>
            <w:r w:rsidR="00B311AD">
              <w:rPr>
                <w:rFonts w:ascii="Arial" w:hAnsi="Arial" w:cs="Arial"/>
                <w:b/>
                <w:bCs/>
                <w:color w:val="000000"/>
                <w:sz w:val="18"/>
                <w:szCs w:val="18"/>
                <w:u w:val="single"/>
              </w:rPr>
              <w:t>MP</w:t>
            </w:r>
            <w:r w:rsidR="00CB6902" w:rsidRPr="00937DCB">
              <w:rPr>
                <w:rFonts w:ascii="Arial" w:hAnsi="Arial" w:cs="Arial"/>
                <w:b/>
                <w:bCs/>
                <w:color w:val="000000"/>
                <w:sz w:val="18"/>
                <w:szCs w:val="18"/>
                <w:u w:val="single"/>
              </w:rPr>
              <w:t xml:space="preserve"> çökelme hızı araştırmalarına olan gerekliliği vurgulayan bir sonuç olmuştur</w:t>
            </w:r>
            <w:r w:rsidR="00CB6902" w:rsidRPr="00937DCB">
              <w:rPr>
                <w:rFonts w:ascii="Arial" w:hAnsi="Arial" w:cs="Arial"/>
                <w:color w:val="000000"/>
                <w:sz w:val="18"/>
                <w:szCs w:val="18"/>
                <w:u w:val="single"/>
              </w:rPr>
              <w:t>.</w:t>
            </w:r>
            <w:r w:rsidR="00CB6902">
              <w:rPr>
                <w:rFonts w:ascii="Arial" w:hAnsi="Arial" w:cs="Arial"/>
                <w:color w:val="000000"/>
                <w:sz w:val="18"/>
                <w:szCs w:val="18"/>
              </w:rPr>
              <w:t xml:space="preserve"> </w:t>
            </w:r>
          </w:p>
          <w:p w14:paraId="405DFE0E" w14:textId="77777777" w:rsidR="00BC0295" w:rsidRDefault="00BC0295" w:rsidP="00765048">
            <w:pPr>
              <w:pStyle w:val="WW-NormalWeb1"/>
              <w:contextualSpacing/>
              <w:jc w:val="both"/>
              <w:rPr>
                <w:rFonts w:ascii="Arial" w:hAnsi="Arial" w:cs="Arial"/>
                <w:color w:val="000000"/>
                <w:sz w:val="18"/>
                <w:szCs w:val="18"/>
              </w:rPr>
            </w:pPr>
          </w:p>
          <w:p w14:paraId="50C790D9" w14:textId="5B706FE2" w:rsidR="00BC6934" w:rsidRDefault="004C42A2" w:rsidP="00765048">
            <w:pPr>
              <w:pStyle w:val="WW-NormalWeb1"/>
              <w:contextualSpacing/>
              <w:jc w:val="both"/>
              <w:rPr>
                <w:rFonts w:ascii="Arial" w:hAnsi="Arial" w:cs="Arial"/>
                <w:color w:val="000000"/>
                <w:sz w:val="18"/>
                <w:szCs w:val="18"/>
              </w:rPr>
            </w:pPr>
            <w:r>
              <w:rPr>
                <w:rFonts w:ascii="Arial" w:hAnsi="Arial" w:cs="Arial"/>
                <w:color w:val="000000"/>
                <w:sz w:val="18"/>
                <w:szCs w:val="18"/>
              </w:rPr>
              <w:t xml:space="preserve">Bu çalışmayı takiben </w:t>
            </w:r>
            <w:proofErr w:type="spellStart"/>
            <w:r w:rsidRPr="00623B74">
              <w:rPr>
                <w:rFonts w:ascii="Arial" w:hAnsi="Arial" w:cs="Arial"/>
                <w:color w:val="000000"/>
                <w:sz w:val="18"/>
                <w:szCs w:val="18"/>
              </w:rPr>
              <w:t>Waldschläger</w:t>
            </w:r>
            <w:proofErr w:type="spellEnd"/>
            <w:r>
              <w:rPr>
                <w:rFonts w:ascii="Arial" w:hAnsi="Arial" w:cs="Arial"/>
                <w:color w:val="000000"/>
                <w:sz w:val="18"/>
                <w:szCs w:val="18"/>
              </w:rPr>
              <w:t xml:space="preserve"> vd</w:t>
            </w:r>
            <w:r w:rsidR="00BC0295">
              <w:rPr>
                <w:rFonts w:ascii="Arial" w:hAnsi="Arial" w:cs="Arial"/>
                <w:color w:val="000000"/>
                <w:sz w:val="18"/>
                <w:szCs w:val="18"/>
              </w:rPr>
              <w:t>.</w:t>
            </w:r>
            <w:r>
              <w:rPr>
                <w:rFonts w:ascii="Arial" w:hAnsi="Arial" w:cs="Arial"/>
                <w:color w:val="000000"/>
                <w:sz w:val="18"/>
                <w:szCs w:val="18"/>
              </w:rPr>
              <w:t xml:space="preserve"> (2020) çevresel yıpranmaya uğramış </w:t>
            </w:r>
            <w:proofErr w:type="spellStart"/>
            <w:r>
              <w:rPr>
                <w:rFonts w:ascii="Arial" w:hAnsi="Arial" w:cs="Arial"/>
                <w:color w:val="000000"/>
                <w:sz w:val="18"/>
                <w:szCs w:val="18"/>
              </w:rPr>
              <w:t>makroplastik</w:t>
            </w:r>
            <w:proofErr w:type="spellEnd"/>
            <w:r>
              <w:rPr>
                <w:rFonts w:ascii="Arial" w:hAnsi="Arial" w:cs="Arial"/>
                <w:color w:val="000000"/>
                <w:sz w:val="18"/>
                <w:szCs w:val="18"/>
              </w:rPr>
              <w:t xml:space="preserve"> ve </w:t>
            </w:r>
            <w:r w:rsidR="00B311AD">
              <w:rPr>
                <w:rFonts w:ascii="Arial" w:hAnsi="Arial" w:cs="Arial"/>
                <w:color w:val="000000"/>
                <w:sz w:val="18"/>
                <w:szCs w:val="18"/>
              </w:rPr>
              <w:t>MP</w:t>
            </w:r>
            <w:r>
              <w:rPr>
                <w:rFonts w:ascii="Arial" w:hAnsi="Arial" w:cs="Arial"/>
                <w:color w:val="000000"/>
                <w:sz w:val="18"/>
                <w:szCs w:val="18"/>
              </w:rPr>
              <w:t xml:space="preserve"> parçacıkların </w:t>
            </w:r>
            <w:r w:rsidR="00C046BE">
              <w:rPr>
                <w:rFonts w:ascii="Arial" w:hAnsi="Arial" w:cs="Arial"/>
                <w:color w:val="000000"/>
                <w:sz w:val="18"/>
                <w:szCs w:val="18"/>
              </w:rPr>
              <w:t xml:space="preserve">çökelme ve yükselme hızlarını çalışmışlardır. </w:t>
            </w:r>
            <w:proofErr w:type="spellStart"/>
            <w:r w:rsidR="00C046BE" w:rsidRPr="00C046BE">
              <w:rPr>
                <w:rFonts w:ascii="Arial" w:hAnsi="Arial" w:cs="Arial"/>
                <w:bCs/>
                <w:color w:val="000000"/>
                <w:sz w:val="18"/>
                <w:szCs w:val="18"/>
                <w:lang w:val="en-US"/>
              </w:rPr>
              <w:t>Sanata</w:t>
            </w:r>
            <w:proofErr w:type="spellEnd"/>
            <w:r w:rsidR="00C046BE" w:rsidRPr="00C046BE">
              <w:rPr>
                <w:rFonts w:ascii="Arial" w:hAnsi="Arial" w:cs="Arial"/>
                <w:bCs/>
                <w:color w:val="000000"/>
                <w:sz w:val="18"/>
                <w:szCs w:val="18"/>
                <w:lang w:val="en-US"/>
              </w:rPr>
              <w:t xml:space="preserve"> Ana </w:t>
            </w:r>
            <w:proofErr w:type="spellStart"/>
            <w:r w:rsidR="00C046BE" w:rsidRPr="00C046BE">
              <w:rPr>
                <w:rFonts w:ascii="Arial" w:hAnsi="Arial" w:cs="Arial"/>
                <w:bCs/>
                <w:color w:val="000000"/>
                <w:sz w:val="18"/>
                <w:szCs w:val="18"/>
                <w:lang w:val="en-US"/>
              </w:rPr>
              <w:t>Nehri</w:t>
            </w:r>
            <w:proofErr w:type="spellEnd"/>
            <w:r w:rsidR="00C046BE" w:rsidRPr="00C046BE">
              <w:rPr>
                <w:rFonts w:ascii="Arial" w:hAnsi="Arial" w:cs="Arial"/>
                <w:bCs/>
                <w:color w:val="000000"/>
                <w:sz w:val="18"/>
                <w:szCs w:val="18"/>
                <w:lang w:val="en-US"/>
              </w:rPr>
              <w:t xml:space="preserve"> (ABD) </w:t>
            </w:r>
            <w:proofErr w:type="spellStart"/>
            <w:r w:rsidR="00C046BE" w:rsidRPr="00C046BE">
              <w:rPr>
                <w:rFonts w:ascii="Arial" w:hAnsi="Arial" w:cs="Arial"/>
                <w:bCs/>
                <w:color w:val="000000"/>
                <w:sz w:val="18"/>
                <w:szCs w:val="18"/>
                <w:lang w:val="en-US"/>
              </w:rPr>
              <w:t>yatağından</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toplanan</w:t>
            </w:r>
            <w:proofErr w:type="spellEnd"/>
            <w:r w:rsidR="00C046BE" w:rsidRPr="00C046BE">
              <w:rPr>
                <w:rFonts w:ascii="Arial" w:hAnsi="Arial" w:cs="Arial"/>
                <w:bCs/>
                <w:color w:val="000000"/>
                <w:sz w:val="18"/>
                <w:szCs w:val="18"/>
                <w:lang w:val="en-US"/>
              </w:rPr>
              <w:t xml:space="preserve"> 100 </w:t>
            </w:r>
            <w:proofErr w:type="spellStart"/>
            <w:r w:rsidR="00C046BE" w:rsidRPr="00C046BE">
              <w:rPr>
                <w:rFonts w:ascii="Arial" w:hAnsi="Arial" w:cs="Arial"/>
                <w:bCs/>
                <w:color w:val="000000"/>
                <w:sz w:val="18"/>
                <w:szCs w:val="18"/>
                <w:lang w:val="en-US"/>
              </w:rPr>
              <w:t>mikro</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ve</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makroplastik</w:t>
            </w:r>
            <w:proofErr w:type="spellEnd"/>
            <w:r w:rsidR="00C046BE" w:rsidRPr="00C046BE">
              <w:rPr>
                <w:rFonts w:ascii="Arial" w:hAnsi="Arial" w:cs="Arial"/>
                <w:bCs/>
                <w:color w:val="000000"/>
                <w:sz w:val="18"/>
                <w:szCs w:val="18"/>
                <w:lang w:val="en-US"/>
              </w:rPr>
              <w:t xml:space="preserve"> </w:t>
            </w:r>
            <w:r w:rsidR="00100E0A">
              <w:rPr>
                <w:rFonts w:ascii="Arial" w:hAnsi="Arial" w:cs="Arial"/>
                <w:bCs/>
                <w:color w:val="000000"/>
                <w:sz w:val="18"/>
                <w:szCs w:val="18"/>
                <w:lang w:val="en-US"/>
              </w:rPr>
              <w:t>(</w:t>
            </w:r>
            <w:r w:rsidR="00100E0A" w:rsidRPr="00100E0A">
              <w:rPr>
                <w:rFonts w:ascii="Arial" w:hAnsi="Arial" w:cs="Arial"/>
                <w:bCs/>
                <w:color w:val="000000"/>
                <w:sz w:val="18"/>
                <w:szCs w:val="18"/>
              </w:rPr>
              <w:t xml:space="preserve">Polietilen (PE), Polipropilen (PP), Polistiren (PS), Polivinil klorür (PVC), polietilen </w:t>
            </w:r>
            <w:proofErr w:type="spellStart"/>
            <w:r w:rsidR="00100E0A" w:rsidRPr="00100E0A">
              <w:rPr>
                <w:rFonts w:ascii="Arial" w:hAnsi="Arial" w:cs="Arial"/>
                <w:bCs/>
                <w:color w:val="000000"/>
                <w:sz w:val="18"/>
                <w:szCs w:val="18"/>
                <w:lang w:val="en-US"/>
              </w:rPr>
              <w:t>tereftalat</w:t>
            </w:r>
            <w:proofErr w:type="spellEnd"/>
            <w:r w:rsidR="00100E0A" w:rsidRPr="00100E0A">
              <w:rPr>
                <w:rFonts w:ascii="Arial" w:hAnsi="Arial" w:cs="Arial"/>
                <w:bCs/>
                <w:color w:val="000000"/>
                <w:sz w:val="18"/>
                <w:szCs w:val="18"/>
                <w:lang w:val="en-US"/>
              </w:rPr>
              <w:t xml:space="preserve"> (PET)</w:t>
            </w:r>
            <w:r w:rsidR="009572FE">
              <w:rPr>
                <w:rFonts w:ascii="Arial" w:hAnsi="Arial" w:cs="Arial"/>
                <w:bCs/>
                <w:color w:val="000000"/>
                <w:sz w:val="18"/>
                <w:szCs w:val="18"/>
                <w:lang w:val="en-US"/>
              </w:rPr>
              <w:t>)</w:t>
            </w:r>
            <w:r w:rsidR="00100E0A">
              <w:rPr>
                <w:rFonts w:ascii="Arial" w:hAnsi="Arial" w:cs="Arial"/>
                <w:bCs/>
                <w:color w:val="000000"/>
                <w:sz w:val="18"/>
                <w:szCs w:val="18"/>
              </w:rPr>
              <w:t xml:space="preserve"> </w:t>
            </w:r>
            <w:proofErr w:type="spellStart"/>
            <w:r w:rsidR="00C046BE" w:rsidRPr="00C046BE">
              <w:rPr>
                <w:rFonts w:ascii="Arial" w:hAnsi="Arial" w:cs="Arial"/>
                <w:bCs/>
                <w:color w:val="000000"/>
                <w:sz w:val="18"/>
                <w:szCs w:val="18"/>
                <w:lang w:val="en-US"/>
              </w:rPr>
              <w:t>örnek</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için</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çökelme</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ve</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yükselme</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deneyleri</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yapılmış</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ve</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formüller</w:t>
            </w:r>
            <w:proofErr w:type="spellEnd"/>
            <w:r w:rsidR="00C046BE" w:rsidRPr="00C046BE">
              <w:rPr>
                <w:rFonts w:ascii="Arial" w:hAnsi="Arial" w:cs="Arial"/>
                <w:bCs/>
                <w:color w:val="000000"/>
                <w:sz w:val="18"/>
                <w:szCs w:val="18"/>
                <w:lang w:val="en-US"/>
              </w:rPr>
              <w:t xml:space="preserve"> </w:t>
            </w:r>
            <w:proofErr w:type="spellStart"/>
            <w:r w:rsidR="00C046BE" w:rsidRPr="00C046BE">
              <w:rPr>
                <w:rFonts w:ascii="Arial" w:hAnsi="Arial" w:cs="Arial"/>
                <w:bCs/>
                <w:color w:val="000000"/>
                <w:sz w:val="18"/>
                <w:szCs w:val="18"/>
                <w:lang w:val="en-US"/>
              </w:rPr>
              <w:t>önerilmiştir</w:t>
            </w:r>
            <w:proofErr w:type="spellEnd"/>
            <w:r w:rsidR="00C046BE">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Parçacık</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şekli</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belirlenirken</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kısa</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orta</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ve</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uzun</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kenarlar</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ve</w:t>
            </w:r>
            <w:proofErr w:type="spellEnd"/>
            <w:r w:rsidR="00C046BE">
              <w:rPr>
                <w:rFonts w:ascii="Arial" w:hAnsi="Arial" w:cs="Arial"/>
                <w:bCs/>
                <w:color w:val="000000"/>
                <w:sz w:val="18"/>
                <w:szCs w:val="18"/>
                <w:lang w:val="en-US"/>
              </w:rPr>
              <w:t xml:space="preserve"> </w:t>
            </w:r>
            <w:proofErr w:type="spellStart"/>
            <w:r w:rsidR="003604AA">
              <w:rPr>
                <w:rFonts w:ascii="Arial" w:hAnsi="Arial" w:cs="Arial"/>
                <w:bCs/>
                <w:color w:val="000000"/>
                <w:sz w:val="18"/>
                <w:szCs w:val="18"/>
                <w:lang w:val="en-US"/>
              </w:rPr>
              <w:t>karakteristik</w:t>
            </w:r>
            <w:proofErr w:type="spellEnd"/>
            <w:r w:rsidR="003604AA">
              <w:rPr>
                <w:rFonts w:ascii="Arial" w:hAnsi="Arial" w:cs="Arial"/>
                <w:bCs/>
                <w:color w:val="000000"/>
                <w:sz w:val="18"/>
                <w:szCs w:val="18"/>
                <w:lang w:val="en-US"/>
              </w:rPr>
              <w:t xml:space="preserve"> </w:t>
            </w:r>
            <w:proofErr w:type="spellStart"/>
            <w:r w:rsidR="003604AA">
              <w:rPr>
                <w:rFonts w:ascii="Arial" w:hAnsi="Arial" w:cs="Arial"/>
                <w:bCs/>
                <w:color w:val="000000"/>
                <w:sz w:val="18"/>
                <w:szCs w:val="18"/>
                <w:lang w:val="en-US"/>
              </w:rPr>
              <w:t>uzunluk</w:t>
            </w:r>
            <w:proofErr w:type="spellEnd"/>
            <w:r w:rsidR="003604AA">
              <w:rPr>
                <w:rFonts w:ascii="Arial" w:hAnsi="Arial" w:cs="Arial"/>
                <w:bCs/>
                <w:color w:val="000000"/>
                <w:sz w:val="18"/>
                <w:szCs w:val="18"/>
                <w:lang w:val="en-US"/>
              </w:rPr>
              <w:t xml:space="preserve"> </w:t>
            </w:r>
            <w:proofErr w:type="spellStart"/>
            <w:r w:rsidR="003604AA">
              <w:rPr>
                <w:rFonts w:ascii="Arial" w:hAnsi="Arial" w:cs="Arial"/>
                <w:bCs/>
                <w:color w:val="000000"/>
                <w:sz w:val="18"/>
                <w:szCs w:val="18"/>
                <w:lang w:val="en-US"/>
              </w:rPr>
              <w:t>olarak</w:t>
            </w:r>
            <w:proofErr w:type="spellEnd"/>
            <w:r w:rsidR="003604AA">
              <w:rPr>
                <w:rFonts w:ascii="Arial" w:hAnsi="Arial" w:cs="Arial"/>
                <w:bCs/>
                <w:color w:val="000000"/>
                <w:sz w:val="18"/>
                <w:szCs w:val="18"/>
                <w:lang w:val="en-US"/>
              </w:rPr>
              <w:t xml:space="preserve"> </w:t>
            </w:r>
            <w:proofErr w:type="spellStart"/>
            <w:r w:rsidR="00B8194F" w:rsidRPr="00937DCB">
              <w:rPr>
                <w:rFonts w:ascii="Arial" w:hAnsi="Arial" w:cs="Arial"/>
                <w:b/>
                <w:color w:val="000000"/>
                <w:sz w:val="18"/>
                <w:szCs w:val="18"/>
                <w:lang w:val="en-US"/>
              </w:rPr>
              <w:t>eşdeğer</w:t>
            </w:r>
            <w:proofErr w:type="spellEnd"/>
            <w:r w:rsidR="00B8194F" w:rsidRPr="00937DCB">
              <w:rPr>
                <w:rFonts w:ascii="Arial" w:hAnsi="Arial" w:cs="Arial"/>
                <w:b/>
                <w:color w:val="000000"/>
                <w:sz w:val="18"/>
                <w:szCs w:val="18"/>
                <w:lang w:val="en-US"/>
              </w:rPr>
              <w:t xml:space="preserve"> </w:t>
            </w:r>
            <w:proofErr w:type="spellStart"/>
            <w:r w:rsidR="00B8194F" w:rsidRPr="00937DCB">
              <w:rPr>
                <w:rFonts w:ascii="Arial" w:hAnsi="Arial" w:cs="Arial"/>
                <w:b/>
                <w:color w:val="000000"/>
                <w:sz w:val="18"/>
                <w:szCs w:val="18"/>
                <w:lang w:val="en-US"/>
              </w:rPr>
              <w:t>küre</w:t>
            </w:r>
            <w:proofErr w:type="spellEnd"/>
            <w:r w:rsidR="00B8194F" w:rsidRPr="00937DCB">
              <w:rPr>
                <w:rFonts w:ascii="Arial" w:hAnsi="Arial" w:cs="Arial"/>
                <w:b/>
                <w:color w:val="000000"/>
                <w:sz w:val="18"/>
                <w:szCs w:val="18"/>
                <w:lang w:val="en-US"/>
              </w:rPr>
              <w:t xml:space="preserve"> </w:t>
            </w:r>
            <w:proofErr w:type="spellStart"/>
            <w:r w:rsidR="00B8194F" w:rsidRPr="00937DCB">
              <w:rPr>
                <w:rFonts w:ascii="Arial" w:hAnsi="Arial" w:cs="Arial"/>
                <w:b/>
                <w:color w:val="000000"/>
                <w:sz w:val="18"/>
                <w:szCs w:val="18"/>
                <w:lang w:val="en-US"/>
              </w:rPr>
              <w:t>çapı</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dikkate</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alınmıştır</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Deney</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sonuçları</w:t>
            </w:r>
            <w:proofErr w:type="spellEnd"/>
            <w:r w:rsidR="00B8194F">
              <w:rPr>
                <w:rFonts w:ascii="Arial" w:hAnsi="Arial" w:cs="Arial"/>
                <w:bCs/>
                <w:color w:val="000000"/>
                <w:sz w:val="18"/>
                <w:szCs w:val="18"/>
                <w:lang w:val="en-US"/>
              </w:rPr>
              <w:t xml:space="preserve"> </w:t>
            </w:r>
            <w:proofErr w:type="spellStart"/>
            <w:r w:rsidR="00B8194F">
              <w:rPr>
                <w:rFonts w:ascii="Arial" w:hAnsi="Arial" w:cs="Arial"/>
                <w:bCs/>
                <w:color w:val="000000"/>
                <w:sz w:val="18"/>
                <w:szCs w:val="18"/>
                <w:lang w:val="en-US"/>
              </w:rPr>
              <w:t>analizinde</w:t>
            </w:r>
            <w:proofErr w:type="spellEnd"/>
            <w:r w:rsidR="00B8194F">
              <w:rPr>
                <w:rFonts w:ascii="Arial" w:hAnsi="Arial" w:cs="Arial"/>
                <w:bCs/>
                <w:color w:val="000000"/>
                <w:sz w:val="18"/>
                <w:szCs w:val="18"/>
                <w:lang w:val="en-US"/>
              </w:rPr>
              <w:t xml:space="preserve"> </w:t>
            </w:r>
            <w:proofErr w:type="spellStart"/>
            <w:r w:rsidR="00B8194F" w:rsidRPr="00623B74">
              <w:rPr>
                <w:rFonts w:ascii="Arial" w:hAnsi="Arial" w:cs="Arial"/>
                <w:color w:val="000000"/>
                <w:sz w:val="18"/>
                <w:szCs w:val="18"/>
              </w:rPr>
              <w:t>Waldschläger</w:t>
            </w:r>
            <w:proofErr w:type="spellEnd"/>
            <w:r w:rsidR="00B8194F" w:rsidRPr="00623B74">
              <w:rPr>
                <w:rFonts w:ascii="Arial" w:hAnsi="Arial" w:cs="Arial"/>
                <w:color w:val="000000"/>
                <w:sz w:val="18"/>
                <w:szCs w:val="18"/>
              </w:rPr>
              <w:t xml:space="preserve"> ve </w:t>
            </w:r>
            <w:proofErr w:type="spellStart"/>
            <w:r w:rsidR="00B8194F" w:rsidRPr="00623B74">
              <w:rPr>
                <w:rFonts w:ascii="Arial" w:hAnsi="Arial" w:cs="Arial"/>
                <w:color w:val="000000"/>
                <w:sz w:val="18"/>
                <w:szCs w:val="18"/>
              </w:rPr>
              <w:t>Schüttrumpf</w:t>
            </w:r>
            <w:r w:rsidR="00BC6934">
              <w:rPr>
                <w:rFonts w:ascii="Arial" w:hAnsi="Arial" w:cs="Arial"/>
                <w:color w:val="000000"/>
                <w:sz w:val="18"/>
                <w:szCs w:val="18"/>
              </w:rPr>
              <w:t>’da</w:t>
            </w:r>
            <w:proofErr w:type="spellEnd"/>
            <w:r w:rsidR="00B8194F" w:rsidRPr="00623B74">
              <w:rPr>
                <w:rFonts w:ascii="Arial" w:hAnsi="Arial" w:cs="Arial"/>
                <w:color w:val="000000"/>
                <w:sz w:val="18"/>
                <w:szCs w:val="18"/>
              </w:rPr>
              <w:t xml:space="preserve"> </w:t>
            </w:r>
            <w:r w:rsidR="00B8194F">
              <w:rPr>
                <w:rFonts w:ascii="Arial" w:hAnsi="Arial" w:cs="Arial"/>
                <w:color w:val="000000"/>
                <w:sz w:val="18"/>
                <w:szCs w:val="18"/>
              </w:rPr>
              <w:t>(</w:t>
            </w:r>
            <w:r w:rsidR="00B8194F" w:rsidRPr="00623B74">
              <w:rPr>
                <w:rFonts w:ascii="Arial" w:hAnsi="Arial" w:cs="Arial"/>
                <w:color w:val="000000"/>
                <w:sz w:val="18"/>
                <w:szCs w:val="18"/>
              </w:rPr>
              <w:t>2019)</w:t>
            </w:r>
            <w:r w:rsidR="00B8194F">
              <w:rPr>
                <w:rFonts w:ascii="Arial" w:hAnsi="Arial" w:cs="Arial"/>
                <w:color w:val="000000"/>
                <w:sz w:val="18"/>
                <w:szCs w:val="18"/>
              </w:rPr>
              <w:t xml:space="preserve"> verilen yöntemi izlemişler ve bu iki çalışma</w:t>
            </w:r>
            <w:r w:rsidR="009572FE">
              <w:rPr>
                <w:rFonts w:ascii="Arial" w:hAnsi="Arial" w:cs="Arial"/>
                <w:color w:val="000000"/>
                <w:sz w:val="18"/>
                <w:szCs w:val="18"/>
              </w:rPr>
              <w:t>nın</w:t>
            </w:r>
            <w:r w:rsidR="00B8194F">
              <w:rPr>
                <w:rFonts w:ascii="Arial" w:hAnsi="Arial" w:cs="Arial"/>
                <w:color w:val="000000"/>
                <w:sz w:val="18"/>
                <w:szCs w:val="18"/>
              </w:rPr>
              <w:t xml:space="preserve"> karşılaştırması sonucunda </w:t>
            </w:r>
            <w:proofErr w:type="spellStart"/>
            <w:r w:rsidR="00B8194F" w:rsidRPr="00623B74">
              <w:rPr>
                <w:rFonts w:ascii="Arial" w:hAnsi="Arial" w:cs="Arial"/>
                <w:color w:val="000000"/>
                <w:sz w:val="18"/>
                <w:szCs w:val="18"/>
              </w:rPr>
              <w:t>Waldschläger</w:t>
            </w:r>
            <w:proofErr w:type="spellEnd"/>
            <w:r w:rsidR="00B8194F" w:rsidRPr="00623B74">
              <w:rPr>
                <w:rFonts w:ascii="Arial" w:hAnsi="Arial" w:cs="Arial"/>
                <w:color w:val="000000"/>
                <w:sz w:val="18"/>
                <w:szCs w:val="18"/>
              </w:rPr>
              <w:t xml:space="preserve"> ve </w:t>
            </w:r>
            <w:proofErr w:type="spellStart"/>
            <w:r w:rsidR="00B8194F" w:rsidRPr="00623B74">
              <w:rPr>
                <w:rFonts w:ascii="Arial" w:hAnsi="Arial" w:cs="Arial"/>
                <w:color w:val="000000"/>
                <w:sz w:val="18"/>
                <w:szCs w:val="18"/>
              </w:rPr>
              <w:t>Schüttrumpf</w:t>
            </w:r>
            <w:proofErr w:type="spellEnd"/>
            <w:r w:rsidR="00B8194F" w:rsidRPr="00623B74">
              <w:rPr>
                <w:rFonts w:ascii="Arial" w:hAnsi="Arial" w:cs="Arial"/>
                <w:color w:val="000000"/>
                <w:sz w:val="18"/>
                <w:szCs w:val="18"/>
              </w:rPr>
              <w:t xml:space="preserve"> </w:t>
            </w:r>
            <w:r w:rsidR="00B8194F">
              <w:rPr>
                <w:rFonts w:ascii="Arial" w:hAnsi="Arial" w:cs="Arial"/>
                <w:color w:val="000000"/>
                <w:sz w:val="18"/>
                <w:szCs w:val="18"/>
              </w:rPr>
              <w:t>(</w:t>
            </w:r>
            <w:r w:rsidR="00B8194F" w:rsidRPr="00623B74">
              <w:rPr>
                <w:rFonts w:ascii="Arial" w:hAnsi="Arial" w:cs="Arial"/>
                <w:color w:val="000000"/>
                <w:sz w:val="18"/>
                <w:szCs w:val="18"/>
              </w:rPr>
              <w:t>2019)</w:t>
            </w:r>
            <w:r w:rsidR="00B8194F">
              <w:rPr>
                <w:rFonts w:ascii="Arial" w:hAnsi="Arial" w:cs="Arial"/>
                <w:color w:val="000000"/>
                <w:sz w:val="18"/>
                <w:szCs w:val="18"/>
              </w:rPr>
              <w:t>’da verilen denklemlerin bu çalışmada da geçerli olduğu sonucuna varmışlardır.</w:t>
            </w:r>
            <w:r w:rsidR="006064BD">
              <w:rPr>
                <w:rFonts w:ascii="Arial" w:hAnsi="Arial" w:cs="Arial"/>
                <w:color w:val="000000"/>
                <w:sz w:val="18"/>
                <w:szCs w:val="18"/>
              </w:rPr>
              <w:t xml:space="preserve"> </w:t>
            </w:r>
          </w:p>
          <w:p w14:paraId="3DABB16E" w14:textId="77777777" w:rsidR="00BC6934" w:rsidRDefault="00BC6934" w:rsidP="00765048">
            <w:pPr>
              <w:pStyle w:val="WW-NormalWeb1"/>
              <w:contextualSpacing/>
              <w:jc w:val="both"/>
              <w:rPr>
                <w:rFonts w:ascii="Arial" w:hAnsi="Arial" w:cs="Arial"/>
                <w:color w:val="000000"/>
                <w:sz w:val="18"/>
                <w:szCs w:val="18"/>
              </w:rPr>
            </w:pPr>
          </w:p>
          <w:p w14:paraId="16328656" w14:textId="0C3F46AE" w:rsidR="006064BD" w:rsidRDefault="006064BD" w:rsidP="00765048">
            <w:pPr>
              <w:pStyle w:val="WW-NormalWeb1"/>
              <w:contextualSpacing/>
              <w:jc w:val="both"/>
              <w:rPr>
                <w:rFonts w:ascii="Arial" w:hAnsi="Arial" w:cs="Arial"/>
                <w:color w:val="000000"/>
                <w:sz w:val="18"/>
                <w:szCs w:val="18"/>
              </w:rPr>
            </w:pPr>
            <w:r>
              <w:rPr>
                <w:rFonts w:ascii="Arial" w:hAnsi="Arial" w:cs="Arial"/>
                <w:color w:val="000000"/>
                <w:sz w:val="18"/>
                <w:szCs w:val="18"/>
              </w:rPr>
              <w:t xml:space="preserve">Doğada değişime uğramış </w:t>
            </w:r>
            <w:r w:rsidR="00B311AD">
              <w:rPr>
                <w:rFonts w:ascii="Arial" w:hAnsi="Arial" w:cs="Arial"/>
                <w:color w:val="000000"/>
                <w:sz w:val="18"/>
                <w:szCs w:val="18"/>
              </w:rPr>
              <w:t>MP</w:t>
            </w:r>
            <w:r>
              <w:rPr>
                <w:rFonts w:ascii="Arial" w:hAnsi="Arial" w:cs="Arial"/>
                <w:color w:val="000000"/>
                <w:sz w:val="18"/>
                <w:szCs w:val="18"/>
              </w:rPr>
              <w:t xml:space="preserve"> parçacıklar için bir çalışma da </w:t>
            </w:r>
            <w:r w:rsidR="001724E1" w:rsidRPr="00623B74">
              <w:rPr>
                <w:rFonts w:ascii="Arial" w:hAnsi="Arial" w:cs="Arial"/>
                <w:color w:val="000000"/>
                <w:sz w:val="18"/>
                <w:szCs w:val="18"/>
              </w:rPr>
              <w:t>Kaiser v</w:t>
            </w:r>
            <w:r w:rsidR="00A65E49">
              <w:rPr>
                <w:rFonts w:ascii="Arial" w:hAnsi="Arial" w:cs="Arial"/>
                <w:color w:val="000000"/>
                <w:sz w:val="18"/>
                <w:szCs w:val="18"/>
              </w:rPr>
              <w:t>d</w:t>
            </w:r>
            <w:r w:rsidR="00BC6934">
              <w:rPr>
                <w:rFonts w:ascii="Arial" w:hAnsi="Arial" w:cs="Arial"/>
                <w:color w:val="000000"/>
                <w:sz w:val="18"/>
                <w:szCs w:val="18"/>
              </w:rPr>
              <w:t>.</w:t>
            </w:r>
            <w:r w:rsidR="001724E1" w:rsidRPr="00623B74">
              <w:rPr>
                <w:rFonts w:ascii="Arial" w:hAnsi="Arial" w:cs="Arial"/>
                <w:color w:val="000000"/>
                <w:sz w:val="18"/>
                <w:szCs w:val="18"/>
              </w:rPr>
              <w:t xml:space="preserve"> </w:t>
            </w:r>
            <w:r w:rsidR="001724E1">
              <w:rPr>
                <w:rFonts w:ascii="Arial" w:hAnsi="Arial" w:cs="Arial"/>
                <w:color w:val="000000"/>
                <w:sz w:val="18"/>
                <w:szCs w:val="18"/>
              </w:rPr>
              <w:t>(</w:t>
            </w:r>
            <w:r w:rsidR="001724E1" w:rsidRPr="00623B74">
              <w:rPr>
                <w:rFonts w:ascii="Arial" w:hAnsi="Arial" w:cs="Arial"/>
                <w:color w:val="000000"/>
                <w:sz w:val="18"/>
                <w:szCs w:val="18"/>
              </w:rPr>
              <w:t>2019)</w:t>
            </w:r>
            <w:r w:rsidR="00A65E49">
              <w:rPr>
                <w:rFonts w:ascii="Arial" w:hAnsi="Arial" w:cs="Arial"/>
                <w:color w:val="000000"/>
                <w:sz w:val="18"/>
                <w:szCs w:val="18"/>
              </w:rPr>
              <w:t xml:space="preserve"> </w:t>
            </w:r>
            <w:r>
              <w:rPr>
                <w:rFonts w:ascii="Arial" w:hAnsi="Arial" w:cs="Arial"/>
                <w:color w:val="000000"/>
                <w:sz w:val="18"/>
                <w:szCs w:val="18"/>
              </w:rPr>
              <w:t>tarafından yürütülmüştür. Kaiser vd</w:t>
            </w:r>
            <w:r w:rsidR="00BC6934">
              <w:rPr>
                <w:rFonts w:ascii="Arial" w:hAnsi="Arial" w:cs="Arial"/>
                <w:color w:val="000000"/>
                <w:sz w:val="18"/>
                <w:szCs w:val="18"/>
              </w:rPr>
              <w:t>.</w:t>
            </w:r>
            <w:r>
              <w:rPr>
                <w:rFonts w:ascii="Arial" w:hAnsi="Arial" w:cs="Arial"/>
                <w:color w:val="000000"/>
                <w:sz w:val="18"/>
                <w:szCs w:val="18"/>
              </w:rPr>
              <w:t xml:space="preserve"> (2019) </w:t>
            </w:r>
            <w:r w:rsidR="00595D97" w:rsidRPr="00623B74">
              <w:rPr>
                <w:rFonts w:ascii="Arial" w:hAnsi="Arial" w:cs="Arial"/>
                <w:color w:val="000000"/>
                <w:sz w:val="18"/>
                <w:szCs w:val="18"/>
              </w:rPr>
              <w:t xml:space="preserve">biyolojik kirliliğe uğramış </w:t>
            </w:r>
            <w:r w:rsidR="00B311AD">
              <w:rPr>
                <w:rFonts w:ascii="Arial" w:hAnsi="Arial" w:cs="Arial"/>
                <w:color w:val="000000"/>
                <w:sz w:val="18"/>
                <w:szCs w:val="18"/>
              </w:rPr>
              <w:t>MP</w:t>
            </w:r>
            <w:r w:rsidR="001724E1">
              <w:rPr>
                <w:rFonts w:ascii="Arial" w:hAnsi="Arial" w:cs="Arial"/>
                <w:color w:val="000000"/>
                <w:sz w:val="18"/>
                <w:szCs w:val="18"/>
              </w:rPr>
              <w:t xml:space="preserve"> parçacıkların kıyısal sular ve nehir ağızlarındaki çökelme davranış ve hızlarını araştırmışlardır. </w:t>
            </w:r>
            <w:r w:rsidR="003342A2" w:rsidRPr="00623B74">
              <w:rPr>
                <w:rFonts w:ascii="Arial" w:hAnsi="Arial" w:cs="Arial"/>
                <w:color w:val="000000"/>
                <w:sz w:val="18"/>
                <w:szCs w:val="18"/>
              </w:rPr>
              <w:t xml:space="preserve"> </w:t>
            </w:r>
            <w:proofErr w:type="spellStart"/>
            <w:r w:rsidR="002A64E2">
              <w:rPr>
                <w:rFonts w:ascii="Arial" w:hAnsi="Arial" w:cs="Arial"/>
                <w:bCs/>
                <w:color w:val="000000"/>
                <w:sz w:val="18"/>
                <w:szCs w:val="18"/>
                <w:lang w:val="en-US"/>
              </w:rPr>
              <w:t>Parçacık</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şekli</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belirlenirken</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kısa</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orta</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ve</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uzun</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kenarlar</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ve</w:t>
            </w:r>
            <w:proofErr w:type="spellEnd"/>
            <w:r w:rsidR="002A64E2">
              <w:rPr>
                <w:rFonts w:ascii="Arial" w:hAnsi="Arial" w:cs="Arial"/>
                <w:bCs/>
                <w:color w:val="000000"/>
                <w:sz w:val="18"/>
                <w:szCs w:val="18"/>
                <w:lang w:val="en-US"/>
              </w:rPr>
              <w:t xml:space="preserve"> </w:t>
            </w:r>
            <w:proofErr w:type="spellStart"/>
            <w:r w:rsidR="00A85105">
              <w:rPr>
                <w:rFonts w:ascii="Arial" w:hAnsi="Arial" w:cs="Arial"/>
                <w:bCs/>
                <w:color w:val="000000"/>
                <w:sz w:val="18"/>
                <w:szCs w:val="18"/>
                <w:lang w:val="en-US"/>
              </w:rPr>
              <w:t>karakteristik</w:t>
            </w:r>
            <w:proofErr w:type="spellEnd"/>
            <w:r w:rsidR="00A85105">
              <w:rPr>
                <w:rFonts w:ascii="Arial" w:hAnsi="Arial" w:cs="Arial"/>
                <w:bCs/>
                <w:color w:val="000000"/>
                <w:sz w:val="18"/>
                <w:szCs w:val="18"/>
                <w:lang w:val="en-US"/>
              </w:rPr>
              <w:t xml:space="preserve"> </w:t>
            </w:r>
            <w:proofErr w:type="spellStart"/>
            <w:r w:rsidR="00A85105">
              <w:rPr>
                <w:rFonts w:ascii="Arial" w:hAnsi="Arial" w:cs="Arial"/>
                <w:bCs/>
                <w:color w:val="000000"/>
                <w:sz w:val="18"/>
                <w:szCs w:val="18"/>
                <w:lang w:val="en-US"/>
              </w:rPr>
              <w:t>uzunluk</w:t>
            </w:r>
            <w:proofErr w:type="spellEnd"/>
            <w:r w:rsidR="00A85105">
              <w:rPr>
                <w:rFonts w:ascii="Arial" w:hAnsi="Arial" w:cs="Arial"/>
                <w:bCs/>
                <w:color w:val="000000"/>
                <w:sz w:val="18"/>
                <w:szCs w:val="18"/>
                <w:lang w:val="en-US"/>
              </w:rPr>
              <w:t xml:space="preserve"> </w:t>
            </w:r>
            <w:proofErr w:type="spellStart"/>
            <w:r w:rsidR="00A85105">
              <w:rPr>
                <w:rFonts w:ascii="Arial" w:hAnsi="Arial" w:cs="Arial"/>
                <w:bCs/>
                <w:color w:val="000000"/>
                <w:sz w:val="18"/>
                <w:szCs w:val="18"/>
                <w:lang w:val="en-US"/>
              </w:rPr>
              <w:t>olarak</w:t>
            </w:r>
            <w:proofErr w:type="spellEnd"/>
            <w:r w:rsidR="00A85105">
              <w:rPr>
                <w:rFonts w:ascii="Arial" w:hAnsi="Arial" w:cs="Arial"/>
                <w:bCs/>
                <w:color w:val="000000"/>
                <w:sz w:val="18"/>
                <w:szCs w:val="18"/>
                <w:lang w:val="en-US"/>
              </w:rPr>
              <w:t xml:space="preserve"> </w:t>
            </w:r>
            <w:proofErr w:type="spellStart"/>
            <w:r w:rsidR="002A64E2" w:rsidRPr="00937DCB">
              <w:rPr>
                <w:rFonts w:ascii="Arial" w:hAnsi="Arial" w:cs="Arial"/>
                <w:b/>
                <w:color w:val="000000"/>
                <w:sz w:val="18"/>
                <w:szCs w:val="18"/>
                <w:lang w:val="en-US"/>
              </w:rPr>
              <w:t>eşdeğer</w:t>
            </w:r>
            <w:proofErr w:type="spellEnd"/>
            <w:r w:rsidR="002A64E2" w:rsidRPr="00937DCB">
              <w:rPr>
                <w:rFonts w:ascii="Arial" w:hAnsi="Arial" w:cs="Arial"/>
                <w:b/>
                <w:color w:val="000000"/>
                <w:sz w:val="18"/>
                <w:szCs w:val="18"/>
                <w:lang w:val="en-US"/>
              </w:rPr>
              <w:t xml:space="preserve"> </w:t>
            </w:r>
            <w:proofErr w:type="spellStart"/>
            <w:r w:rsidR="002A64E2" w:rsidRPr="00937DCB">
              <w:rPr>
                <w:rFonts w:ascii="Arial" w:hAnsi="Arial" w:cs="Arial"/>
                <w:b/>
                <w:color w:val="000000"/>
                <w:sz w:val="18"/>
                <w:szCs w:val="18"/>
                <w:lang w:val="en-US"/>
              </w:rPr>
              <w:t>küre</w:t>
            </w:r>
            <w:proofErr w:type="spellEnd"/>
            <w:r w:rsidR="002A64E2" w:rsidRPr="00937DCB">
              <w:rPr>
                <w:rFonts w:ascii="Arial" w:hAnsi="Arial" w:cs="Arial"/>
                <w:b/>
                <w:color w:val="000000"/>
                <w:sz w:val="18"/>
                <w:szCs w:val="18"/>
                <w:lang w:val="en-US"/>
              </w:rPr>
              <w:t xml:space="preserve"> </w:t>
            </w:r>
            <w:proofErr w:type="spellStart"/>
            <w:r w:rsidR="002A64E2" w:rsidRPr="00937DCB">
              <w:rPr>
                <w:rFonts w:ascii="Arial" w:hAnsi="Arial" w:cs="Arial"/>
                <w:b/>
                <w:color w:val="000000"/>
                <w:sz w:val="18"/>
                <w:szCs w:val="18"/>
                <w:lang w:val="en-US"/>
              </w:rPr>
              <w:t>çapı</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dikkate</w:t>
            </w:r>
            <w:proofErr w:type="spellEnd"/>
            <w:r w:rsidR="002A64E2">
              <w:rPr>
                <w:rFonts w:ascii="Arial" w:hAnsi="Arial" w:cs="Arial"/>
                <w:bCs/>
                <w:color w:val="000000"/>
                <w:sz w:val="18"/>
                <w:szCs w:val="18"/>
                <w:lang w:val="en-US"/>
              </w:rPr>
              <w:t xml:space="preserve"> </w:t>
            </w:r>
            <w:proofErr w:type="spellStart"/>
            <w:r w:rsidR="002A64E2">
              <w:rPr>
                <w:rFonts w:ascii="Arial" w:hAnsi="Arial" w:cs="Arial"/>
                <w:bCs/>
                <w:color w:val="000000"/>
                <w:sz w:val="18"/>
                <w:szCs w:val="18"/>
                <w:lang w:val="en-US"/>
              </w:rPr>
              <w:t>alınmıştır</w:t>
            </w:r>
            <w:proofErr w:type="spellEnd"/>
            <w:r w:rsidR="002A64E2">
              <w:rPr>
                <w:rFonts w:ascii="Arial" w:hAnsi="Arial" w:cs="Arial"/>
                <w:bCs/>
                <w:color w:val="000000"/>
                <w:sz w:val="18"/>
                <w:szCs w:val="18"/>
                <w:lang w:val="en-US"/>
              </w:rPr>
              <w:t>.</w:t>
            </w:r>
          </w:p>
          <w:p w14:paraId="47830815" w14:textId="77777777" w:rsidR="006064BD" w:rsidRDefault="006064BD" w:rsidP="00765048">
            <w:pPr>
              <w:pStyle w:val="WW-NormalWeb1"/>
              <w:contextualSpacing/>
              <w:jc w:val="both"/>
              <w:rPr>
                <w:rFonts w:ascii="Arial" w:hAnsi="Arial" w:cs="Arial"/>
                <w:color w:val="000000"/>
                <w:sz w:val="18"/>
                <w:szCs w:val="18"/>
              </w:rPr>
            </w:pPr>
          </w:p>
          <w:p w14:paraId="719ACA26" w14:textId="7287271F" w:rsidR="00142692" w:rsidRPr="00487BDE" w:rsidRDefault="001124BF" w:rsidP="00765048">
            <w:pPr>
              <w:pStyle w:val="WW-NormalWeb1"/>
              <w:contextualSpacing/>
              <w:jc w:val="both"/>
              <w:rPr>
                <w:rFonts w:ascii="Arial" w:hAnsi="Arial" w:cs="Arial"/>
                <w:bCs/>
                <w:color w:val="000000"/>
                <w:sz w:val="18"/>
                <w:szCs w:val="18"/>
              </w:rPr>
            </w:pPr>
            <w:r w:rsidRPr="00623B74">
              <w:rPr>
                <w:rFonts w:ascii="Arial" w:hAnsi="Arial" w:cs="Arial"/>
                <w:color w:val="000000"/>
                <w:sz w:val="18"/>
                <w:szCs w:val="18"/>
              </w:rPr>
              <w:t>Ancak</w:t>
            </w:r>
            <w:r w:rsidR="003342A2" w:rsidRPr="00623B74">
              <w:rPr>
                <w:rFonts w:ascii="Arial" w:hAnsi="Arial" w:cs="Arial"/>
                <w:color w:val="000000"/>
                <w:sz w:val="18"/>
                <w:szCs w:val="18"/>
              </w:rPr>
              <w:t xml:space="preserve"> </w:t>
            </w:r>
            <w:r w:rsidR="001724E1">
              <w:rPr>
                <w:rFonts w:ascii="Arial" w:hAnsi="Arial" w:cs="Arial"/>
                <w:color w:val="000000"/>
                <w:sz w:val="18"/>
                <w:szCs w:val="18"/>
              </w:rPr>
              <w:t xml:space="preserve">doğada tespit edilen </w:t>
            </w:r>
            <w:r w:rsidR="003342A2" w:rsidRPr="00623B74">
              <w:rPr>
                <w:rFonts w:ascii="Arial" w:hAnsi="Arial" w:cs="Arial"/>
                <w:color w:val="000000"/>
                <w:sz w:val="18"/>
                <w:szCs w:val="18"/>
              </w:rPr>
              <w:t xml:space="preserve">plastikler </w:t>
            </w:r>
            <w:r w:rsidR="001724E1">
              <w:rPr>
                <w:rFonts w:ascii="Arial" w:hAnsi="Arial" w:cs="Arial"/>
                <w:color w:val="000000"/>
                <w:sz w:val="18"/>
                <w:szCs w:val="18"/>
              </w:rPr>
              <w:t>sadece düzenli şek</w:t>
            </w:r>
            <w:r w:rsidR="003A0760">
              <w:rPr>
                <w:rFonts w:ascii="Arial" w:hAnsi="Arial" w:cs="Arial"/>
                <w:color w:val="000000"/>
                <w:sz w:val="18"/>
                <w:szCs w:val="18"/>
              </w:rPr>
              <w:t>i</w:t>
            </w:r>
            <w:r w:rsidR="001724E1">
              <w:rPr>
                <w:rFonts w:ascii="Arial" w:hAnsi="Arial" w:cs="Arial"/>
                <w:color w:val="000000"/>
                <w:sz w:val="18"/>
                <w:szCs w:val="18"/>
              </w:rPr>
              <w:t xml:space="preserve">lli değil, </w:t>
            </w:r>
            <w:r w:rsidR="003342A2" w:rsidRPr="00623B74">
              <w:rPr>
                <w:rFonts w:ascii="Arial" w:hAnsi="Arial" w:cs="Arial"/>
                <w:color w:val="000000"/>
                <w:sz w:val="18"/>
                <w:szCs w:val="18"/>
              </w:rPr>
              <w:t xml:space="preserve">rastgele ve düzensiz şekillere </w:t>
            </w:r>
            <w:r w:rsidR="001724E1">
              <w:rPr>
                <w:rFonts w:ascii="Arial" w:hAnsi="Arial" w:cs="Arial"/>
                <w:color w:val="000000"/>
                <w:sz w:val="18"/>
                <w:szCs w:val="18"/>
              </w:rPr>
              <w:t xml:space="preserve">de </w:t>
            </w:r>
            <w:r w:rsidR="003342A2" w:rsidRPr="00623B74">
              <w:rPr>
                <w:rFonts w:ascii="Arial" w:hAnsi="Arial" w:cs="Arial"/>
                <w:color w:val="000000"/>
                <w:sz w:val="18"/>
                <w:szCs w:val="18"/>
              </w:rPr>
              <w:t>sahiptir</w:t>
            </w:r>
            <w:r w:rsidR="001724E1">
              <w:rPr>
                <w:rFonts w:ascii="Arial" w:hAnsi="Arial" w:cs="Arial"/>
                <w:color w:val="000000"/>
                <w:sz w:val="18"/>
                <w:szCs w:val="18"/>
              </w:rPr>
              <w:t>ler</w:t>
            </w:r>
            <w:r w:rsidRPr="00623B74">
              <w:rPr>
                <w:rFonts w:ascii="Arial" w:hAnsi="Arial" w:cs="Arial"/>
                <w:color w:val="000000"/>
                <w:sz w:val="18"/>
                <w:szCs w:val="18"/>
              </w:rPr>
              <w:t>.</w:t>
            </w:r>
            <w:r w:rsidR="003342A2" w:rsidRPr="00623B74">
              <w:rPr>
                <w:rFonts w:ascii="Arial" w:hAnsi="Arial" w:cs="Arial"/>
                <w:color w:val="000000"/>
                <w:sz w:val="18"/>
                <w:szCs w:val="18"/>
              </w:rPr>
              <w:t xml:space="preserve"> </w:t>
            </w:r>
            <w:r w:rsidR="00C350A4" w:rsidRPr="00623B74">
              <w:rPr>
                <w:rFonts w:ascii="Arial" w:hAnsi="Arial" w:cs="Arial"/>
                <w:color w:val="000000"/>
                <w:sz w:val="18"/>
                <w:szCs w:val="18"/>
              </w:rPr>
              <w:t>Literatürde düzensiz şekil</w:t>
            </w:r>
            <w:r w:rsidR="001724E1">
              <w:rPr>
                <w:rFonts w:ascii="Arial" w:hAnsi="Arial" w:cs="Arial"/>
                <w:color w:val="000000"/>
                <w:sz w:val="18"/>
                <w:szCs w:val="18"/>
              </w:rPr>
              <w:t>li</w:t>
            </w:r>
            <w:r w:rsidR="00C350A4" w:rsidRPr="00623B74">
              <w:rPr>
                <w:rFonts w:ascii="Arial" w:hAnsi="Arial" w:cs="Arial"/>
                <w:color w:val="000000"/>
                <w:sz w:val="18"/>
                <w:szCs w:val="18"/>
              </w:rPr>
              <w:t xml:space="preserve"> </w:t>
            </w:r>
            <w:r w:rsidR="00B311AD">
              <w:rPr>
                <w:rFonts w:ascii="Arial" w:hAnsi="Arial" w:cs="Arial"/>
                <w:color w:val="000000"/>
                <w:sz w:val="18"/>
                <w:szCs w:val="18"/>
              </w:rPr>
              <w:t>MP</w:t>
            </w:r>
            <w:r w:rsidR="003A0760" w:rsidRPr="00623B74">
              <w:rPr>
                <w:rFonts w:ascii="Arial" w:hAnsi="Arial" w:cs="Arial"/>
                <w:color w:val="000000"/>
                <w:sz w:val="18"/>
                <w:szCs w:val="18"/>
              </w:rPr>
              <w:t xml:space="preserve"> </w:t>
            </w:r>
            <w:r w:rsidR="00C350A4" w:rsidRPr="00623B74">
              <w:rPr>
                <w:rFonts w:ascii="Arial" w:hAnsi="Arial" w:cs="Arial"/>
                <w:color w:val="000000"/>
                <w:sz w:val="18"/>
                <w:szCs w:val="18"/>
              </w:rPr>
              <w:t>parçacıkların şekil faktörü (</w:t>
            </w:r>
            <w:proofErr w:type="spellStart"/>
            <w:r w:rsidR="00C350A4" w:rsidRPr="00623B74">
              <w:rPr>
                <w:rFonts w:ascii="Arial" w:hAnsi="Arial" w:cs="Arial"/>
                <w:color w:val="000000"/>
                <w:sz w:val="18"/>
                <w:szCs w:val="18"/>
              </w:rPr>
              <w:t>shape</w:t>
            </w:r>
            <w:proofErr w:type="spellEnd"/>
            <w:r w:rsidR="00C350A4" w:rsidRPr="00623B74">
              <w:rPr>
                <w:rFonts w:ascii="Arial" w:hAnsi="Arial" w:cs="Arial"/>
                <w:color w:val="000000"/>
                <w:sz w:val="18"/>
                <w:szCs w:val="18"/>
              </w:rPr>
              <w:t xml:space="preserve"> faktör), sürükleme hızı (drag </w:t>
            </w:r>
            <w:proofErr w:type="spellStart"/>
            <w:r w:rsidR="00C350A4" w:rsidRPr="00623B74">
              <w:rPr>
                <w:rFonts w:ascii="Arial" w:hAnsi="Arial" w:cs="Arial"/>
                <w:color w:val="000000"/>
                <w:sz w:val="18"/>
                <w:szCs w:val="18"/>
              </w:rPr>
              <w:t>velocity</w:t>
            </w:r>
            <w:proofErr w:type="spellEnd"/>
            <w:r w:rsidR="00C350A4" w:rsidRPr="00623B74">
              <w:rPr>
                <w:rFonts w:ascii="Arial" w:hAnsi="Arial" w:cs="Arial"/>
                <w:color w:val="000000"/>
                <w:sz w:val="18"/>
                <w:szCs w:val="18"/>
              </w:rPr>
              <w:t>), çökelme hızı (</w:t>
            </w:r>
            <w:proofErr w:type="spellStart"/>
            <w:r w:rsidR="00C350A4" w:rsidRPr="00623B74">
              <w:rPr>
                <w:rFonts w:ascii="Arial" w:hAnsi="Arial" w:cs="Arial"/>
                <w:color w:val="000000"/>
                <w:sz w:val="18"/>
                <w:szCs w:val="18"/>
              </w:rPr>
              <w:t>settling</w:t>
            </w:r>
            <w:proofErr w:type="spellEnd"/>
            <w:r w:rsidR="00C350A4" w:rsidRPr="00623B74">
              <w:rPr>
                <w:rFonts w:ascii="Arial" w:hAnsi="Arial" w:cs="Arial"/>
                <w:color w:val="000000"/>
                <w:sz w:val="18"/>
                <w:szCs w:val="18"/>
              </w:rPr>
              <w:t xml:space="preserve"> </w:t>
            </w:r>
            <w:proofErr w:type="spellStart"/>
            <w:r w:rsidR="00C350A4" w:rsidRPr="00623B74">
              <w:rPr>
                <w:rFonts w:ascii="Arial" w:hAnsi="Arial" w:cs="Arial"/>
                <w:color w:val="000000"/>
                <w:sz w:val="18"/>
                <w:szCs w:val="18"/>
              </w:rPr>
              <w:t>velocity</w:t>
            </w:r>
            <w:proofErr w:type="spellEnd"/>
            <w:r w:rsidR="00C350A4" w:rsidRPr="00623B74">
              <w:rPr>
                <w:rFonts w:ascii="Arial" w:hAnsi="Arial" w:cs="Arial"/>
                <w:color w:val="000000"/>
                <w:sz w:val="18"/>
                <w:szCs w:val="18"/>
              </w:rPr>
              <w:t xml:space="preserve">) </w:t>
            </w:r>
            <w:r w:rsidR="00C2560E">
              <w:rPr>
                <w:rFonts w:ascii="Arial" w:hAnsi="Arial" w:cs="Arial"/>
                <w:color w:val="000000"/>
                <w:sz w:val="18"/>
                <w:szCs w:val="18"/>
              </w:rPr>
              <w:t>ve</w:t>
            </w:r>
            <w:r w:rsidR="00C350A4" w:rsidRPr="00623B74">
              <w:rPr>
                <w:rFonts w:ascii="Arial" w:hAnsi="Arial" w:cs="Arial"/>
                <w:color w:val="000000"/>
                <w:sz w:val="18"/>
                <w:szCs w:val="18"/>
              </w:rPr>
              <w:t xml:space="preserve"> yükselme hızı (</w:t>
            </w:r>
            <w:proofErr w:type="spellStart"/>
            <w:r w:rsidR="00C350A4" w:rsidRPr="00623B74">
              <w:rPr>
                <w:rFonts w:ascii="Arial" w:hAnsi="Arial" w:cs="Arial"/>
                <w:color w:val="000000"/>
                <w:sz w:val="18"/>
                <w:szCs w:val="18"/>
              </w:rPr>
              <w:t>rising</w:t>
            </w:r>
            <w:proofErr w:type="spellEnd"/>
            <w:r w:rsidR="00C350A4" w:rsidRPr="00623B74">
              <w:rPr>
                <w:rFonts w:ascii="Arial" w:hAnsi="Arial" w:cs="Arial"/>
                <w:color w:val="000000"/>
                <w:sz w:val="18"/>
                <w:szCs w:val="18"/>
              </w:rPr>
              <w:t xml:space="preserve"> </w:t>
            </w:r>
            <w:proofErr w:type="spellStart"/>
            <w:r w:rsidR="00C350A4" w:rsidRPr="00623B74">
              <w:rPr>
                <w:rFonts w:ascii="Arial" w:hAnsi="Arial" w:cs="Arial"/>
                <w:color w:val="000000"/>
                <w:sz w:val="18"/>
                <w:szCs w:val="18"/>
              </w:rPr>
              <w:t>velocity</w:t>
            </w:r>
            <w:proofErr w:type="spellEnd"/>
            <w:r w:rsidR="00C350A4" w:rsidRPr="00623B74">
              <w:rPr>
                <w:rFonts w:ascii="Arial" w:hAnsi="Arial" w:cs="Arial"/>
                <w:color w:val="000000"/>
                <w:sz w:val="18"/>
                <w:szCs w:val="18"/>
              </w:rPr>
              <w:t xml:space="preserve">) </w:t>
            </w:r>
            <w:r w:rsidR="00C2560E">
              <w:rPr>
                <w:rFonts w:ascii="Arial" w:hAnsi="Arial" w:cs="Arial"/>
                <w:color w:val="000000"/>
                <w:sz w:val="18"/>
                <w:szCs w:val="18"/>
              </w:rPr>
              <w:t>üzerine y</w:t>
            </w:r>
            <w:r w:rsidR="00064B3E" w:rsidRPr="00623B74">
              <w:rPr>
                <w:rFonts w:ascii="Arial" w:hAnsi="Arial" w:cs="Arial"/>
                <w:color w:val="000000"/>
                <w:sz w:val="18"/>
                <w:szCs w:val="18"/>
              </w:rPr>
              <w:t xml:space="preserve">apılmış çalışmalar </w:t>
            </w:r>
            <w:r w:rsidR="00BC6934">
              <w:rPr>
                <w:rFonts w:ascii="Arial" w:hAnsi="Arial" w:cs="Arial"/>
                <w:color w:val="000000"/>
                <w:sz w:val="18"/>
                <w:szCs w:val="18"/>
              </w:rPr>
              <w:t xml:space="preserve">da </w:t>
            </w:r>
            <w:r w:rsidR="00064B3E" w:rsidRPr="00623B74">
              <w:rPr>
                <w:rFonts w:ascii="Arial" w:hAnsi="Arial" w:cs="Arial"/>
                <w:color w:val="000000"/>
                <w:sz w:val="18"/>
                <w:szCs w:val="18"/>
              </w:rPr>
              <w:t>bulunmaktadır.</w:t>
            </w:r>
            <w:r w:rsidR="00142692" w:rsidRPr="003F7D8C">
              <w:rPr>
                <w:rFonts w:ascii="Arial" w:hAnsi="Arial" w:cs="Arial"/>
                <w:color w:val="000000"/>
                <w:sz w:val="18"/>
                <w:szCs w:val="18"/>
              </w:rPr>
              <w:t xml:space="preserve"> </w:t>
            </w:r>
            <w:proofErr w:type="spellStart"/>
            <w:r w:rsidR="00142692" w:rsidRPr="003F7D8C">
              <w:rPr>
                <w:rFonts w:ascii="Arial" w:hAnsi="Arial" w:cs="Arial"/>
                <w:color w:val="000000"/>
                <w:sz w:val="18"/>
                <w:szCs w:val="18"/>
              </w:rPr>
              <w:t>Govindan</w:t>
            </w:r>
            <w:proofErr w:type="spellEnd"/>
            <w:r w:rsidR="00142692" w:rsidRPr="003F7D8C">
              <w:rPr>
                <w:rFonts w:ascii="Arial" w:hAnsi="Arial" w:cs="Arial"/>
                <w:color w:val="000000"/>
                <w:sz w:val="18"/>
                <w:szCs w:val="18"/>
              </w:rPr>
              <w:t xml:space="preserve"> vd. (2021) </w:t>
            </w:r>
            <w:r w:rsidR="00142692">
              <w:rPr>
                <w:rFonts w:ascii="Arial" w:hAnsi="Arial" w:cs="Arial"/>
                <w:color w:val="000000"/>
                <w:sz w:val="18"/>
                <w:szCs w:val="18"/>
              </w:rPr>
              <w:t>düzensiz parçacıkların çökelme özellikler</w:t>
            </w:r>
            <w:r w:rsidR="00E04AA4">
              <w:rPr>
                <w:rFonts w:ascii="Arial" w:hAnsi="Arial" w:cs="Arial"/>
                <w:color w:val="000000"/>
                <w:sz w:val="18"/>
                <w:szCs w:val="18"/>
              </w:rPr>
              <w:t>i</w:t>
            </w:r>
            <w:r w:rsidR="00142692">
              <w:rPr>
                <w:rFonts w:ascii="Arial" w:hAnsi="Arial" w:cs="Arial"/>
                <w:color w:val="000000"/>
                <w:sz w:val="18"/>
                <w:szCs w:val="18"/>
              </w:rPr>
              <w:t xml:space="preserve">ni inceledikleri </w:t>
            </w:r>
            <w:r w:rsidR="00142692" w:rsidRPr="003F7D8C">
              <w:rPr>
                <w:rFonts w:ascii="Arial" w:hAnsi="Arial" w:cs="Arial"/>
                <w:color w:val="000000"/>
                <w:sz w:val="18"/>
                <w:szCs w:val="18"/>
              </w:rPr>
              <w:t xml:space="preserve">çalışmalarında şekil faktörü </w:t>
            </w:r>
            <w:r w:rsidR="00BC6934">
              <w:rPr>
                <w:rFonts w:ascii="Arial" w:hAnsi="Arial" w:cs="Arial"/>
                <w:color w:val="000000"/>
                <w:sz w:val="18"/>
                <w:szCs w:val="18"/>
              </w:rPr>
              <w:t>etkisini</w:t>
            </w:r>
            <w:r w:rsidR="003604AA">
              <w:rPr>
                <w:rFonts w:ascii="Arial" w:hAnsi="Arial" w:cs="Arial"/>
                <w:color w:val="000000"/>
                <w:sz w:val="18"/>
                <w:szCs w:val="18"/>
              </w:rPr>
              <w:t xml:space="preserve"> </w:t>
            </w:r>
            <w:r w:rsidR="00142692" w:rsidRPr="003F7D8C">
              <w:rPr>
                <w:rFonts w:ascii="Arial" w:hAnsi="Arial" w:cs="Arial"/>
                <w:color w:val="000000"/>
                <w:sz w:val="18"/>
                <w:szCs w:val="18"/>
              </w:rPr>
              <w:t xml:space="preserve">çalışmışlardır. Çalışmalarında iki boyutlu görüntü parametrelerini kullanarak düzensiz parçacıkların şekil tanımlayıcıları arasındaki ilişkiyi derinlemesine araştırmışlardır. </w:t>
            </w:r>
            <w:r w:rsidR="002A64E2">
              <w:rPr>
                <w:rFonts w:ascii="Arial" w:hAnsi="Arial" w:cs="Arial"/>
                <w:color w:val="000000"/>
                <w:sz w:val="18"/>
                <w:szCs w:val="18"/>
              </w:rPr>
              <w:t xml:space="preserve">Düzensiz şekilli parçacıklar için </w:t>
            </w:r>
            <w:r w:rsidR="002A64E2" w:rsidRPr="00937DCB">
              <w:rPr>
                <w:rFonts w:ascii="Arial" w:hAnsi="Arial" w:cs="Arial"/>
                <w:b/>
                <w:bCs/>
                <w:color w:val="000000"/>
                <w:sz w:val="18"/>
                <w:szCs w:val="18"/>
              </w:rPr>
              <w:t>eşdeğer küre çapı</w:t>
            </w:r>
            <w:r w:rsidR="002A64E2">
              <w:rPr>
                <w:rFonts w:ascii="Arial" w:hAnsi="Arial" w:cs="Arial"/>
                <w:color w:val="000000"/>
                <w:sz w:val="18"/>
                <w:szCs w:val="18"/>
              </w:rPr>
              <w:t xml:space="preserve"> kullanmışla</w:t>
            </w:r>
            <w:r w:rsidR="005128F7">
              <w:rPr>
                <w:rFonts w:ascii="Arial" w:hAnsi="Arial" w:cs="Arial"/>
                <w:color w:val="000000"/>
                <w:sz w:val="18"/>
                <w:szCs w:val="18"/>
              </w:rPr>
              <w:t>r</w:t>
            </w:r>
            <w:r w:rsidR="002A64E2">
              <w:rPr>
                <w:rFonts w:ascii="Arial" w:hAnsi="Arial" w:cs="Arial"/>
                <w:color w:val="000000"/>
                <w:sz w:val="18"/>
                <w:szCs w:val="18"/>
              </w:rPr>
              <w:t xml:space="preserve">dır. </w:t>
            </w:r>
            <w:r w:rsidR="00142692" w:rsidRPr="003F7D8C">
              <w:rPr>
                <w:rFonts w:ascii="Arial" w:hAnsi="Arial" w:cs="Arial"/>
                <w:color w:val="000000"/>
                <w:sz w:val="18"/>
                <w:szCs w:val="18"/>
              </w:rPr>
              <w:t>Deneylerinde kum, plastik (yoğunluk 1136 kg/m</w:t>
            </w:r>
            <w:r w:rsidR="00142692" w:rsidRPr="003F7D8C">
              <w:rPr>
                <w:rFonts w:ascii="Arial" w:hAnsi="Arial" w:cs="Arial"/>
                <w:color w:val="000000"/>
                <w:sz w:val="18"/>
                <w:szCs w:val="18"/>
                <w:vertAlign w:val="superscript"/>
              </w:rPr>
              <w:t>3</w:t>
            </w:r>
            <w:r w:rsidR="00142692" w:rsidRPr="003F7D8C">
              <w:rPr>
                <w:rFonts w:ascii="Arial" w:hAnsi="Arial" w:cs="Arial"/>
                <w:color w:val="000000"/>
                <w:sz w:val="18"/>
                <w:szCs w:val="18"/>
              </w:rPr>
              <w:t xml:space="preserve">), </w:t>
            </w:r>
            <w:proofErr w:type="spellStart"/>
            <w:r w:rsidR="00142692" w:rsidRPr="003F7D8C">
              <w:rPr>
                <w:rFonts w:ascii="Arial" w:hAnsi="Arial" w:cs="Arial"/>
                <w:color w:val="000000"/>
                <w:sz w:val="18"/>
                <w:szCs w:val="18"/>
              </w:rPr>
              <w:t>ragi</w:t>
            </w:r>
            <w:proofErr w:type="spellEnd"/>
            <w:r w:rsidR="00142692" w:rsidRPr="003F7D8C">
              <w:rPr>
                <w:rFonts w:ascii="Arial" w:hAnsi="Arial" w:cs="Arial"/>
                <w:color w:val="000000"/>
                <w:sz w:val="18"/>
                <w:szCs w:val="18"/>
              </w:rPr>
              <w:t xml:space="preserve"> ve hardal tohumunun çökelme hızını çalışmışlardır. Çalışmada kullanılan plastik türü belirtilmemiş sadece yoğunluk </w:t>
            </w:r>
            <w:r w:rsidR="00BC6934">
              <w:rPr>
                <w:rFonts w:ascii="Arial" w:hAnsi="Arial" w:cs="Arial"/>
                <w:color w:val="000000"/>
                <w:sz w:val="18"/>
                <w:szCs w:val="18"/>
              </w:rPr>
              <w:t>bilgisi</w:t>
            </w:r>
            <w:r w:rsidR="003604AA">
              <w:rPr>
                <w:rFonts w:ascii="Arial" w:hAnsi="Arial" w:cs="Arial"/>
                <w:color w:val="000000"/>
                <w:sz w:val="18"/>
                <w:szCs w:val="18"/>
              </w:rPr>
              <w:t xml:space="preserve"> </w:t>
            </w:r>
            <w:r w:rsidR="00142692" w:rsidRPr="003F7D8C">
              <w:rPr>
                <w:rFonts w:ascii="Arial" w:hAnsi="Arial" w:cs="Arial"/>
                <w:color w:val="000000"/>
                <w:sz w:val="18"/>
                <w:szCs w:val="18"/>
              </w:rPr>
              <w:t>verilmiştir.</w:t>
            </w:r>
          </w:p>
          <w:p w14:paraId="40D0E8C2" w14:textId="77777777" w:rsidR="00C54CD4" w:rsidRPr="003F7D8C" w:rsidRDefault="00C54CD4" w:rsidP="00765048">
            <w:pPr>
              <w:pStyle w:val="WW-NormalWeb1"/>
              <w:contextualSpacing/>
              <w:jc w:val="both"/>
              <w:rPr>
                <w:rFonts w:ascii="Arial" w:hAnsi="Arial" w:cs="Arial"/>
                <w:color w:val="000000"/>
                <w:sz w:val="18"/>
                <w:szCs w:val="18"/>
              </w:rPr>
            </w:pPr>
          </w:p>
          <w:p w14:paraId="5A4A0459" w14:textId="45F4CD04" w:rsidR="00C10094" w:rsidRDefault="002E11F3" w:rsidP="00765048">
            <w:pPr>
              <w:pStyle w:val="WW-NormalWeb1"/>
              <w:contextualSpacing/>
              <w:jc w:val="both"/>
              <w:rPr>
                <w:rFonts w:ascii="Arial" w:hAnsi="Arial" w:cs="Arial"/>
                <w:sz w:val="18"/>
                <w:szCs w:val="18"/>
                <w:lang w:eastAsia="tr-TR"/>
              </w:rPr>
            </w:pPr>
            <w:r>
              <w:rPr>
                <w:rFonts w:ascii="Arial" w:hAnsi="Arial" w:cs="Arial"/>
                <w:sz w:val="18"/>
                <w:szCs w:val="18"/>
                <w:lang w:eastAsia="tr-TR"/>
              </w:rPr>
              <w:t>Wang vd. (2021) düzensiz şek</w:t>
            </w:r>
            <w:r w:rsidR="002C3CD5">
              <w:rPr>
                <w:rFonts w:ascii="Arial" w:hAnsi="Arial" w:cs="Arial"/>
                <w:sz w:val="18"/>
                <w:szCs w:val="18"/>
                <w:lang w:eastAsia="tr-TR"/>
              </w:rPr>
              <w:t>i</w:t>
            </w:r>
            <w:r>
              <w:rPr>
                <w:rFonts w:ascii="Arial" w:hAnsi="Arial" w:cs="Arial"/>
                <w:sz w:val="18"/>
                <w:szCs w:val="18"/>
                <w:lang w:eastAsia="tr-TR"/>
              </w:rPr>
              <w:t xml:space="preserve">lli </w:t>
            </w:r>
            <w:proofErr w:type="spellStart"/>
            <w:r w:rsidR="00B311AD">
              <w:rPr>
                <w:rFonts w:ascii="Arial" w:hAnsi="Arial" w:cs="Arial"/>
                <w:sz w:val="18"/>
                <w:szCs w:val="18"/>
                <w:lang w:eastAsia="tr-TR"/>
              </w:rPr>
              <w:t>MP</w:t>
            </w:r>
            <w:r>
              <w:rPr>
                <w:rFonts w:ascii="Arial" w:hAnsi="Arial" w:cs="Arial"/>
                <w:sz w:val="18"/>
                <w:szCs w:val="18"/>
                <w:lang w:eastAsia="tr-TR"/>
              </w:rPr>
              <w:t>lerin</w:t>
            </w:r>
            <w:proofErr w:type="spellEnd"/>
            <w:r>
              <w:rPr>
                <w:rFonts w:ascii="Arial" w:hAnsi="Arial" w:cs="Arial"/>
                <w:sz w:val="18"/>
                <w:szCs w:val="18"/>
                <w:lang w:eastAsia="tr-TR"/>
              </w:rPr>
              <w:t xml:space="preserve"> </w:t>
            </w:r>
            <w:r w:rsidR="003F7D8C">
              <w:rPr>
                <w:rFonts w:ascii="Arial" w:hAnsi="Arial" w:cs="Arial"/>
                <w:sz w:val="18"/>
                <w:szCs w:val="18"/>
                <w:lang w:eastAsia="tr-TR"/>
              </w:rPr>
              <w:t>(PS, PA,</w:t>
            </w:r>
            <w:r w:rsidR="0070563F">
              <w:rPr>
                <w:rFonts w:ascii="Arial" w:hAnsi="Arial" w:cs="Arial"/>
                <w:sz w:val="18"/>
                <w:szCs w:val="18"/>
                <w:lang w:eastAsia="tr-TR"/>
              </w:rPr>
              <w:t xml:space="preserve"> </w:t>
            </w:r>
            <w:r w:rsidR="003F7D8C">
              <w:rPr>
                <w:rFonts w:ascii="Arial" w:hAnsi="Arial" w:cs="Arial"/>
                <w:sz w:val="18"/>
                <w:szCs w:val="18"/>
                <w:lang w:eastAsia="tr-TR"/>
              </w:rPr>
              <w:t xml:space="preserve">PET, PVC) </w:t>
            </w:r>
            <w:r>
              <w:rPr>
                <w:rFonts w:ascii="Arial" w:hAnsi="Arial" w:cs="Arial"/>
                <w:sz w:val="18"/>
                <w:szCs w:val="18"/>
                <w:lang w:eastAsia="tr-TR"/>
              </w:rPr>
              <w:t xml:space="preserve">çökelme hızlarını </w:t>
            </w:r>
            <w:r w:rsidR="001A1AD6">
              <w:rPr>
                <w:rFonts w:ascii="Arial" w:hAnsi="Arial" w:cs="Arial"/>
                <w:sz w:val="18"/>
                <w:szCs w:val="18"/>
                <w:lang w:eastAsia="tr-TR"/>
              </w:rPr>
              <w:t xml:space="preserve">kararlı ve dinamik akış </w:t>
            </w:r>
            <w:r w:rsidR="00A85105">
              <w:rPr>
                <w:rFonts w:ascii="Arial" w:hAnsi="Arial" w:cs="Arial"/>
                <w:sz w:val="18"/>
                <w:szCs w:val="18"/>
                <w:lang w:eastAsia="tr-TR"/>
              </w:rPr>
              <w:t xml:space="preserve">şartları </w:t>
            </w:r>
            <w:r w:rsidR="001A1AD6">
              <w:rPr>
                <w:rFonts w:ascii="Arial" w:hAnsi="Arial" w:cs="Arial"/>
                <w:sz w:val="18"/>
                <w:szCs w:val="18"/>
                <w:lang w:eastAsia="tr-TR"/>
              </w:rPr>
              <w:t xml:space="preserve">altında incelemişlerdir. </w:t>
            </w:r>
            <w:r w:rsidR="005128F7">
              <w:rPr>
                <w:rFonts w:ascii="Arial" w:hAnsi="Arial" w:cs="Arial"/>
                <w:color w:val="000000"/>
                <w:sz w:val="18"/>
                <w:szCs w:val="18"/>
              </w:rPr>
              <w:t xml:space="preserve">Düzensiz şekilli parçacıklar için </w:t>
            </w:r>
            <w:proofErr w:type="spellStart"/>
            <w:r w:rsidR="003604AA">
              <w:rPr>
                <w:rFonts w:ascii="Arial" w:hAnsi="Arial" w:cs="Arial"/>
                <w:bCs/>
                <w:color w:val="000000"/>
                <w:sz w:val="18"/>
                <w:szCs w:val="18"/>
                <w:lang w:val="en-US"/>
              </w:rPr>
              <w:t>karakteristik</w:t>
            </w:r>
            <w:proofErr w:type="spellEnd"/>
            <w:r w:rsidR="003604AA">
              <w:rPr>
                <w:rFonts w:ascii="Arial" w:hAnsi="Arial" w:cs="Arial"/>
                <w:bCs/>
                <w:color w:val="000000"/>
                <w:sz w:val="18"/>
                <w:szCs w:val="18"/>
                <w:lang w:val="en-US"/>
              </w:rPr>
              <w:t xml:space="preserve"> </w:t>
            </w:r>
            <w:proofErr w:type="spellStart"/>
            <w:r w:rsidR="003604AA">
              <w:rPr>
                <w:rFonts w:ascii="Arial" w:hAnsi="Arial" w:cs="Arial"/>
                <w:bCs/>
                <w:color w:val="000000"/>
                <w:sz w:val="18"/>
                <w:szCs w:val="18"/>
                <w:lang w:val="en-US"/>
              </w:rPr>
              <w:t>uzunluk</w:t>
            </w:r>
            <w:proofErr w:type="spellEnd"/>
            <w:r w:rsidR="003604AA">
              <w:rPr>
                <w:rFonts w:ascii="Arial" w:hAnsi="Arial" w:cs="Arial"/>
                <w:bCs/>
                <w:color w:val="000000"/>
                <w:sz w:val="18"/>
                <w:szCs w:val="18"/>
                <w:lang w:val="en-US"/>
              </w:rPr>
              <w:t xml:space="preserve"> </w:t>
            </w:r>
            <w:proofErr w:type="spellStart"/>
            <w:r w:rsidR="003604AA">
              <w:rPr>
                <w:rFonts w:ascii="Arial" w:hAnsi="Arial" w:cs="Arial"/>
                <w:bCs/>
                <w:color w:val="000000"/>
                <w:sz w:val="18"/>
                <w:szCs w:val="18"/>
                <w:lang w:val="en-US"/>
              </w:rPr>
              <w:t>olarak</w:t>
            </w:r>
            <w:proofErr w:type="spellEnd"/>
            <w:r w:rsidR="003604AA">
              <w:rPr>
                <w:rFonts w:ascii="Arial" w:hAnsi="Arial" w:cs="Arial"/>
                <w:bCs/>
                <w:color w:val="000000"/>
                <w:sz w:val="18"/>
                <w:szCs w:val="18"/>
                <w:lang w:val="en-US"/>
              </w:rPr>
              <w:t xml:space="preserve"> </w:t>
            </w:r>
            <w:r w:rsidR="005128F7" w:rsidRPr="00937DCB">
              <w:rPr>
                <w:rFonts w:ascii="Arial" w:hAnsi="Arial" w:cs="Arial"/>
                <w:b/>
                <w:bCs/>
                <w:color w:val="000000"/>
                <w:sz w:val="18"/>
                <w:szCs w:val="18"/>
              </w:rPr>
              <w:t>eşdeğer küre çapı</w:t>
            </w:r>
            <w:r w:rsidR="005128F7">
              <w:rPr>
                <w:rFonts w:ascii="Arial" w:hAnsi="Arial" w:cs="Arial"/>
                <w:color w:val="000000"/>
                <w:sz w:val="18"/>
                <w:szCs w:val="18"/>
              </w:rPr>
              <w:t xml:space="preserve"> </w:t>
            </w:r>
            <w:proofErr w:type="spellStart"/>
            <w:proofErr w:type="gramStart"/>
            <w:r w:rsidR="005128F7">
              <w:rPr>
                <w:rFonts w:ascii="Arial" w:hAnsi="Arial" w:cs="Arial"/>
                <w:color w:val="000000"/>
                <w:sz w:val="18"/>
                <w:szCs w:val="18"/>
              </w:rPr>
              <w:t>kullanmışlardır.</w:t>
            </w:r>
            <w:r w:rsidR="001A1AD6">
              <w:rPr>
                <w:rFonts w:ascii="Arial" w:hAnsi="Arial" w:cs="Arial"/>
                <w:sz w:val="18"/>
                <w:szCs w:val="18"/>
                <w:lang w:eastAsia="tr-TR"/>
              </w:rPr>
              <w:t>Dinamik</w:t>
            </w:r>
            <w:proofErr w:type="spellEnd"/>
            <w:proofErr w:type="gramEnd"/>
            <w:r w:rsidR="001A1AD6">
              <w:rPr>
                <w:rFonts w:ascii="Arial" w:hAnsi="Arial" w:cs="Arial"/>
                <w:sz w:val="18"/>
                <w:szCs w:val="18"/>
                <w:lang w:eastAsia="tr-TR"/>
              </w:rPr>
              <w:t xml:space="preserve"> akış koşullarını sarsma </w:t>
            </w:r>
            <w:r w:rsidR="00BC6934">
              <w:rPr>
                <w:rFonts w:ascii="Arial" w:hAnsi="Arial" w:cs="Arial"/>
                <w:sz w:val="18"/>
                <w:szCs w:val="18"/>
                <w:lang w:eastAsia="tr-TR"/>
              </w:rPr>
              <w:t>masası</w:t>
            </w:r>
            <w:r w:rsidR="001A1AD6">
              <w:rPr>
                <w:rFonts w:ascii="Arial" w:hAnsi="Arial" w:cs="Arial"/>
                <w:sz w:val="18"/>
                <w:szCs w:val="18"/>
                <w:lang w:eastAsia="tr-TR"/>
              </w:rPr>
              <w:t xml:space="preserve"> üzerine koydukları su tankı ile elde etmişlerdir. Her iki akım koşulu için çökelme hızını belirgin bir şekilde etkileyen </w:t>
            </w:r>
            <w:r w:rsidR="001A1AD6" w:rsidRPr="00DA72D2">
              <w:rPr>
                <w:rFonts w:ascii="Arial" w:hAnsi="Arial" w:cs="Arial"/>
                <w:b/>
                <w:bCs/>
                <w:sz w:val="18"/>
                <w:szCs w:val="18"/>
                <w:lang w:eastAsia="tr-TR"/>
              </w:rPr>
              <w:t>etken</w:t>
            </w:r>
            <w:r w:rsidR="00B935F5" w:rsidRPr="00DA72D2">
              <w:rPr>
                <w:rFonts w:ascii="Arial" w:hAnsi="Arial" w:cs="Arial"/>
                <w:b/>
                <w:bCs/>
                <w:sz w:val="18"/>
                <w:szCs w:val="18"/>
                <w:lang w:eastAsia="tr-TR"/>
              </w:rPr>
              <w:t>in</w:t>
            </w:r>
            <w:r w:rsidR="001A1AD6" w:rsidRPr="00DA72D2">
              <w:rPr>
                <w:rFonts w:ascii="Arial" w:hAnsi="Arial" w:cs="Arial"/>
                <w:b/>
                <w:bCs/>
                <w:sz w:val="18"/>
                <w:szCs w:val="18"/>
                <w:lang w:eastAsia="tr-TR"/>
              </w:rPr>
              <w:t xml:space="preserve"> </w:t>
            </w:r>
            <w:r w:rsidR="00074A53" w:rsidRPr="00DA72D2">
              <w:rPr>
                <w:rFonts w:ascii="Arial" w:hAnsi="Arial" w:cs="Arial"/>
                <w:b/>
                <w:bCs/>
                <w:sz w:val="18"/>
                <w:szCs w:val="18"/>
                <w:lang w:eastAsia="tr-TR"/>
              </w:rPr>
              <w:t xml:space="preserve">parçacık şekli </w:t>
            </w:r>
            <w:r w:rsidR="00074A53">
              <w:rPr>
                <w:rFonts w:ascii="Arial" w:hAnsi="Arial" w:cs="Arial"/>
                <w:sz w:val="18"/>
                <w:szCs w:val="18"/>
                <w:lang w:eastAsia="tr-TR"/>
              </w:rPr>
              <w:t>olduğu sonucuna varmışla</w:t>
            </w:r>
            <w:r w:rsidR="003F7D8C">
              <w:rPr>
                <w:rFonts w:ascii="Arial" w:hAnsi="Arial" w:cs="Arial"/>
                <w:sz w:val="18"/>
                <w:szCs w:val="18"/>
                <w:lang w:eastAsia="tr-TR"/>
              </w:rPr>
              <w:t>r</w:t>
            </w:r>
            <w:r w:rsidR="00074A53">
              <w:rPr>
                <w:rFonts w:ascii="Arial" w:hAnsi="Arial" w:cs="Arial"/>
                <w:sz w:val="18"/>
                <w:szCs w:val="18"/>
                <w:lang w:eastAsia="tr-TR"/>
              </w:rPr>
              <w:t xml:space="preserve">dır. </w:t>
            </w:r>
          </w:p>
          <w:p w14:paraId="297E3BCF" w14:textId="77777777" w:rsidR="00C54CD4" w:rsidRDefault="00C54CD4" w:rsidP="00765048">
            <w:pPr>
              <w:pStyle w:val="WW-NormalWeb1"/>
              <w:contextualSpacing/>
              <w:jc w:val="both"/>
              <w:rPr>
                <w:rFonts w:ascii="Arial" w:hAnsi="Arial" w:cs="Arial"/>
                <w:sz w:val="18"/>
                <w:szCs w:val="18"/>
                <w:lang w:eastAsia="tr-TR"/>
              </w:rPr>
            </w:pPr>
          </w:p>
          <w:p w14:paraId="5ACB0909" w14:textId="0D1483D5" w:rsidR="0001675D" w:rsidRDefault="001C7491" w:rsidP="00765048">
            <w:pPr>
              <w:pStyle w:val="WW-NormalWeb1"/>
              <w:contextualSpacing/>
              <w:jc w:val="both"/>
              <w:rPr>
                <w:rFonts w:ascii="Arial" w:hAnsi="Arial" w:cs="Arial"/>
                <w:sz w:val="18"/>
                <w:szCs w:val="18"/>
                <w:lang w:eastAsia="tr-TR"/>
              </w:rPr>
            </w:pPr>
            <w:proofErr w:type="spellStart"/>
            <w:r>
              <w:rPr>
                <w:rFonts w:ascii="Arial" w:hAnsi="Arial" w:cs="Arial"/>
                <w:sz w:val="18"/>
                <w:szCs w:val="18"/>
                <w:lang w:eastAsia="tr-TR"/>
              </w:rPr>
              <w:t>Fra</w:t>
            </w:r>
            <w:r w:rsidR="005128F7">
              <w:rPr>
                <w:rFonts w:ascii="Arial" w:hAnsi="Arial" w:cs="Arial"/>
                <w:sz w:val="18"/>
                <w:szCs w:val="18"/>
                <w:lang w:eastAsia="tr-TR"/>
              </w:rPr>
              <w:t>nca</w:t>
            </w:r>
            <w:r>
              <w:rPr>
                <w:rFonts w:ascii="Arial" w:hAnsi="Arial" w:cs="Arial"/>
                <w:sz w:val="18"/>
                <w:szCs w:val="18"/>
                <w:lang w:eastAsia="tr-TR"/>
              </w:rPr>
              <w:t>lanci</w:t>
            </w:r>
            <w:proofErr w:type="spellEnd"/>
            <w:r>
              <w:rPr>
                <w:rFonts w:ascii="Arial" w:hAnsi="Arial" w:cs="Arial"/>
                <w:sz w:val="18"/>
                <w:szCs w:val="18"/>
                <w:lang w:eastAsia="tr-TR"/>
              </w:rPr>
              <w:t xml:space="preserve"> vd. (2021)</w:t>
            </w:r>
            <w:r w:rsidR="008D7004">
              <w:rPr>
                <w:rFonts w:ascii="Arial" w:hAnsi="Arial" w:cs="Arial"/>
                <w:sz w:val="18"/>
                <w:szCs w:val="18"/>
                <w:lang w:eastAsia="tr-TR"/>
              </w:rPr>
              <w:t xml:space="preserve"> farklı plastik türlerinin çökelme hızları üzerine yaptıkları çalışmada üç boyutlu, iki boyutlu ve bir boyutlu şekilleri kapsayacak </w:t>
            </w:r>
            <w:r w:rsidR="008D7004" w:rsidRPr="00937DCB">
              <w:rPr>
                <w:rFonts w:ascii="Arial" w:hAnsi="Arial" w:cs="Arial"/>
                <w:b/>
                <w:bCs/>
                <w:sz w:val="18"/>
                <w:szCs w:val="18"/>
                <w:lang w:eastAsia="tr-TR"/>
              </w:rPr>
              <w:t>referans çap</w:t>
            </w:r>
            <w:r w:rsidR="008D7004">
              <w:rPr>
                <w:rFonts w:ascii="Arial" w:hAnsi="Arial" w:cs="Arial"/>
                <w:sz w:val="18"/>
                <w:szCs w:val="18"/>
                <w:lang w:eastAsia="tr-TR"/>
              </w:rPr>
              <w:t xml:space="preserve"> elde etmişlerdir. </w:t>
            </w:r>
            <w:r w:rsidR="005128F7">
              <w:rPr>
                <w:rFonts w:ascii="Arial" w:hAnsi="Arial" w:cs="Arial"/>
                <w:color w:val="000000"/>
                <w:sz w:val="18"/>
                <w:szCs w:val="18"/>
              </w:rPr>
              <w:t xml:space="preserve">Düzensiz şekilli parçacıklar için </w:t>
            </w:r>
            <w:r w:rsidR="005128F7" w:rsidRPr="00937DCB">
              <w:rPr>
                <w:rFonts w:ascii="Arial" w:hAnsi="Arial" w:cs="Arial"/>
                <w:b/>
                <w:bCs/>
                <w:color w:val="000000"/>
                <w:sz w:val="18"/>
                <w:szCs w:val="18"/>
              </w:rPr>
              <w:t>eşdeğer küre çapı</w:t>
            </w:r>
            <w:r w:rsidR="005128F7">
              <w:rPr>
                <w:rFonts w:ascii="Arial" w:hAnsi="Arial" w:cs="Arial"/>
                <w:color w:val="000000"/>
                <w:sz w:val="18"/>
                <w:szCs w:val="18"/>
              </w:rPr>
              <w:t xml:space="preserve"> kullanmışlardır.</w:t>
            </w:r>
            <w:r w:rsidR="00E27CD1">
              <w:rPr>
                <w:rFonts w:ascii="Arial" w:hAnsi="Arial" w:cs="Arial"/>
                <w:color w:val="000000"/>
                <w:sz w:val="18"/>
                <w:szCs w:val="18"/>
              </w:rPr>
              <w:t xml:space="preserve"> </w:t>
            </w:r>
            <w:r w:rsidR="008D7004">
              <w:rPr>
                <w:rFonts w:ascii="Arial" w:hAnsi="Arial" w:cs="Arial"/>
                <w:sz w:val="18"/>
                <w:szCs w:val="18"/>
                <w:lang w:eastAsia="tr-TR"/>
              </w:rPr>
              <w:t xml:space="preserve">Araştırmalarının sonucunda daha önce doğal parçacıklar için çalışılmış olan çökelme hızı denklemini (Ferguson ve </w:t>
            </w:r>
            <w:proofErr w:type="spellStart"/>
            <w:r w:rsidR="008D7004">
              <w:rPr>
                <w:rFonts w:ascii="Arial" w:hAnsi="Arial" w:cs="Arial"/>
                <w:sz w:val="18"/>
                <w:szCs w:val="18"/>
                <w:lang w:eastAsia="tr-TR"/>
              </w:rPr>
              <w:t>Church</w:t>
            </w:r>
            <w:proofErr w:type="spellEnd"/>
            <w:r w:rsidR="008D7004">
              <w:rPr>
                <w:rFonts w:ascii="Arial" w:hAnsi="Arial" w:cs="Arial"/>
                <w:sz w:val="18"/>
                <w:szCs w:val="18"/>
                <w:lang w:eastAsia="tr-TR"/>
              </w:rPr>
              <w:t xml:space="preserve">, 2004) farklı hidrolik rejimler için (düşük Reynolds hızından yüksek Reynolds hızına kadar) ve </w:t>
            </w:r>
            <w:r w:rsidR="005128F7">
              <w:rPr>
                <w:rFonts w:ascii="Arial" w:hAnsi="Arial" w:cs="Arial"/>
                <w:sz w:val="18"/>
                <w:szCs w:val="18"/>
                <w:lang w:eastAsia="tr-TR"/>
              </w:rPr>
              <w:t xml:space="preserve">küre, disk ve fiber şekilli </w:t>
            </w:r>
            <w:r w:rsidR="008D7004">
              <w:rPr>
                <w:rFonts w:ascii="Arial" w:hAnsi="Arial" w:cs="Arial"/>
                <w:sz w:val="18"/>
                <w:szCs w:val="18"/>
                <w:lang w:eastAsia="tr-TR"/>
              </w:rPr>
              <w:t xml:space="preserve"> parçacık</w:t>
            </w:r>
            <w:r w:rsidR="00A37D24">
              <w:rPr>
                <w:rFonts w:ascii="Arial" w:hAnsi="Arial" w:cs="Arial"/>
                <w:sz w:val="18"/>
                <w:szCs w:val="18"/>
                <w:lang w:eastAsia="tr-TR"/>
              </w:rPr>
              <w:t>lar</w:t>
            </w:r>
            <w:r w:rsidR="008D7004">
              <w:rPr>
                <w:rFonts w:ascii="Arial" w:hAnsi="Arial" w:cs="Arial"/>
                <w:sz w:val="18"/>
                <w:szCs w:val="18"/>
                <w:lang w:eastAsia="tr-TR"/>
              </w:rPr>
              <w:t xml:space="preserve"> için geçerli olacak şekilde geliştirmişlerdir. </w:t>
            </w:r>
          </w:p>
          <w:p w14:paraId="5DC332F0" w14:textId="28B64088" w:rsidR="00A721EE" w:rsidRDefault="00A721EE" w:rsidP="00765048">
            <w:pPr>
              <w:pStyle w:val="WW-NormalWeb1"/>
              <w:contextualSpacing/>
              <w:jc w:val="both"/>
              <w:rPr>
                <w:rFonts w:ascii="Arial" w:hAnsi="Arial" w:cs="Arial"/>
                <w:sz w:val="18"/>
                <w:szCs w:val="18"/>
                <w:lang w:eastAsia="tr-TR"/>
              </w:rPr>
            </w:pPr>
          </w:p>
          <w:p w14:paraId="6CAA6247" w14:textId="3F5BC59B" w:rsidR="002A086E" w:rsidRPr="00040743" w:rsidRDefault="002A086E" w:rsidP="002A086E">
            <w:pPr>
              <w:pStyle w:val="WW-NormalWeb1"/>
              <w:contextualSpacing/>
              <w:jc w:val="both"/>
              <w:rPr>
                <w:rFonts w:ascii="Arial" w:hAnsi="Arial" w:cs="Arial"/>
                <w:sz w:val="18"/>
                <w:szCs w:val="18"/>
                <w:lang w:eastAsia="tr-TR"/>
              </w:rPr>
            </w:pPr>
            <w:proofErr w:type="spellStart"/>
            <w:r>
              <w:rPr>
                <w:rFonts w:ascii="Arial" w:hAnsi="Arial" w:cs="Arial"/>
                <w:sz w:val="18"/>
                <w:szCs w:val="18"/>
                <w:lang w:val="en-US" w:eastAsia="tr-TR"/>
              </w:rPr>
              <w:t>Yukarıda</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sunulan</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l</w:t>
            </w:r>
            <w:r w:rsidRPr="00FB54CF">
              <w:rPr>
                <w:rFonts w:ascii="Arial" w:hAnsi="Arial" w:cs="Arial"/>
                <w:sz w:val="18"/>
                <w:szCs w:val="18"/>
                <w:lang w:val="en-US" w:eastAsia="tr-TR"/>
              </w:rPr>
              <w:t>iteratür</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çalışmalar</w:t>
            </w:r>
            <w:r>
              <w:rPr>
                <w:rFonts w:ascii="Arial" w:hAnsi="Arial" w:cs="Arial"/>
                <w:sz w:val="18"/>
                <w:szCs w:val="18"/>
                <w:lang w:val="en-US" w:eastAsia="tr-TR"/>
              </w:rPr>
              <w:t>ın</w:t>
            </w:r>
            <w:r w:rsidRPr="00FB54CF">
              <w:rPr>
                <w:rFonts w:ascii="Arial" w:hAnsi="Arial" w:cs="Arial"/>
                <w:sz w:val="18"/>
                <w:szCs w:val="18"/>
                <w:lang w:val="en-US" w:eastAsia="tr-TR"/>
              </w:rPr>
              <w:t>da</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k</w:t>
            </w:r>
            <w:r w:rsidRPr="00FB54CF">
              <w:rPr>
                <w:rFonts w:ascii="Arial" w:hAnsi="Arial" w:cs="Arial"/>
                <w:sz w:val="18"/>
                <w:szCs w:val="18"/>
                <w:lang w:val="en-US" w:eastAsia="tr-TR"/>
              </w:rPr>
              <w:t>üre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dışındaki</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parçacıklar</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için</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çap</w:t>
            </w:r>
            <w:proofErr w:type="spellEnd"/>
            <w:r>
              <w:rPr>
                <w:rFonts w:ascii="Arial" w:hAnsi="Arial" w:cs="Arial"/>
                <w:sz w:val="18"/>
                <w:szCs w:val="18"/>
                <w:lang w:val="en-US" w:eastAsia="tr-TR"/>
              </w:rPr>
              <w:t>,</w:t>
            </w:r>
            <w:r w:rsidRPr="00FB54CF">
              <w:rPr>
                <w:rFonts w:ascii="Arial" w:hAnsi="Arial" w:cs="Arial"/>
                <w:sz w:val="18"/>
                <w:szCs w:val="18"/>
                <w:lang w:val="en-US" w:eastAsia="tr-TR"/>
              </w:rPr>
              <w:t xml:space="preserve"> D </w:t>
            </w:r>
            <w:proofErr w:type="spellStart"/>
            <w:r w:rsidRPr="00FB54CF">
              <w:rPr>
                <w:rFonts w:ascii="Arial" w:hAnsi="Arial" w:cs="Arial"/>
                <w:sz w:val="18"/>
                <w:szCs w:val="18"/>
                <w:lang w:val="en-US" w:eastAsia="tr-TR"/>
              </w:rPr>
              <w:t>yerine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parçacığın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hacmine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eşit</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kürenin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çapı</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olan</w:t>
            </w:r>
            <w:proofErr w:type="spellEnd"/>
            <w:r w:rsidRPr="00FB54CF">
              <w:rPr>
                <w:rFonts w:ascii="Arial" w:hAnsi="Arial" w:cs="Arial"/>
                <w:sz w:val="18"/>
                <w:szCs w:val="18"/>
                <w:lang w:val="en-US" w:eastAsia="tr-TR"/>
              </w:rPr>
              <w:t xml:space="preserve"> </w:t>
            </w:r>
            <w:r w:rsidRPr="00937DCB">
              <w:rPr>
                <w:rFonts w:ascii="Arial" w:hAnsi="Arial" w:cs="Arial"/>
                <w:b/>
                <w:bCs/>
                <w:sz w:val="18"/>
                <w:szCs w:val="18"/>
                <w:lang w:val="en-US" w:eastAsia="tr-TR"/>
              </w:rPr>
              <w:t xml:space="preserve">nominal </w:t>
            </w:r>
            <w:proofErr w:type="spellStart"/>
            <w:r w:rsidRPr="00937DCB">
              <w:rPr>
                <w:rFonts w:ascii="Arial" w:hAnsi="Arial" w:cs="Arial"/>
                <w:b/>
                <w:bCs/>
                <w:sz w:val="18"/>
                <w:szCs w:val="18"/>
                <w:lang w:val="en-US" w:eastAsia="tr-TR"/>
              </w:rPr>
              <w:t>çap</w:t>
            </w:r>
            <w:proofErr w:type="spellEnd"/>
            <w:r w:rsidRPr="00937DCB">
              <w:rPr>
                <w:rFonts w:ascii="Arial" w:hAnsi="Arial" w:cs="Arial"/>
                <w:b/>
                <w:bCs/>
                <w:sz w:val="18"/>
                <w:szCs w:val="18"/>
                <w:lang w:val="en-US" w:eastAsia="tr-TR"/>
              </w:rPr>
              <w:t xml:space="preserve">, </w:t>
            </w:r>
            <w:proofErr w:type="spellStart"/>
            <w:r w:rsidRPr="00937DCB">
              <w:rPr>
                <w:rFonts w:ascii="Arial" w:hAnsi="Arial" w:cs="Arial"/>
                <w:b/>
                <w:bCs/>
                <w:sz w:val="18"/>
                <w:szCs w:val="18"/>
                <w:lang w:val="en-US" w:eastAsia="tr-TR"/>
              </w:rPr>
              <w:t>D</w:t>
            </w:r>
            <w:r w:rsidRPr="00937DCB">
              <w:rPr>
                <w:rFonts w:ascii="Arial" w:hAnsi="Arial" w:cs="Arial"/>
                <w:b/>
                <w:bCs/>
                <w:sz w:val="18"/>
                <w:szCs w:val="18"/>
                <w:vertAlign w:val="subscript"/>
                <w:lang w:val="en-US" w:eastAsia="tr-TR"/>
              </w:rPr>
              <w:t>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karakteristik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uzunluk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olarak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alınmıştır</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Buradaki</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temel</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yaklaşım</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şekli</w:t>
            </w:r>
            <w:proofErr w:type="spellEnd"/>
            <w:r w:rsidRPr="00FB54CF">
              <w:rPr>
                <w:rFonts w:ascii="Arial" w:hAnsi="Arial" w:cs="Arial"/>
                <w:sz w:val="18"/>
                <w:szCs w:val="18"/>
                <w:lang w:val="en-US" w:eastAsia="tr-TR"/>
              </w:rPr>
              <w:t xml:space="preserve"> ne </w:t>
            </w:r>
            <w:proofErr w:type="spellStart"/>
            <w:r w:rsidRPr="00FB54CF">
              <w:rPr>
                <w:rFonts w:ascii="Arial" w:hAnsi="Arial" w:cs="Arial"/>
                <w:sz w:val="18"/>
                <w:szCs w:val="18"/>
                <w:lang w:val="en-US" w:eastAsia="tr-TR"/>
              </w:rPr>
              <w:t>olursa</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olsun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tüm</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parçacıkların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küreselliğe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evrilmesine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çalışılmasıdır</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Önerilen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bu</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proje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kapsamında</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ise</w:t>
            </w:r>
            <w:proofErr w:type="spellEnd"/>
            <w:r w:rsidRPr="00FB54CF">
              <w:rPr>
                <w:rFonts w:ascii="Arial" w:hAnsi="Arial" w:cs="Arial"/>
                <w:sz w:val="18"/>
                <w:szCs w:val="18"/>
                <w:lang w:val="en-US" w:eastAsia="tr-TR"/>
              </w:rPr>
              <w:t xml:space="preserve"> </w:t>
            </w:r>
            <w:proofErr w:type="spellStart"/>
            <w:r w:rsidRPr="00FB54CF">
              <w:rPr>
                <w:rFonts w:ascii="Arial" w:hAnsi="Arial" w:cs="Arial"/>
                <w:b/>
                <w:bCs/>
                <w:sz w:val="18"/>
                <w:szCs w:val="18"/>
                <w:u w:val="single"/>
                <w:lang w:val="en-US" w:eastAsia="tr-TR"/>
              </w:rPr>
              <w:t>küresellikten</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ziyade</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dikdörtgen</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prizmatik</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bir</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şekle</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dönüştürülmesi</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çalışmaya</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özgünlük</w:t>
            </w:r>
            <w:proofErr w:type="spellEnd"/>
            <w:r w:rsidRPr="00FB54CF">
              <w:rPr>
                <w:rFonts w:ascii="Arial" w:hAnsi="Arial" w:cs="Arial"/>
                <w:b/>
                <w:bCs/>
                <w:sz w:val="18"/>
                <w:szCs w:val="18"/>
                <w:u w:val="single"/>
                <w:lang w:val="en-US" w:eastAsia="tr-TR"/>
              </w:rPr>
              <w:t xml:space="preserve"> </w:t>
            </w:r>
            <w:proofErr w:type="spellStart"/>
            <w:r w:rsidRPr="00FB54CF">
              <w:rPr>
                <w:rFonts w:ascii="Arial" w:hAnsi="Arial" w:cs="Arial"/>
                <w:b/>
                <w:bCs/>
                <w:sz w:val="18"/>
                <w:szCs w:val="18"/>
                <w:u w:val="single"/>
                <w:lang w:val="en-US" w:eastAsia="tr-TR"/>
              </w:rPr>
              <w:t>katacaktır</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dikdörtgen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prizması</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içine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alınarak</w:t>
            </w:r>
            <w:proofErr w:type="spellEnd"/>
            <w:r w:rsidR="00E27CD1">
              <w:rPr>
                <w:rFonts w:ascii="Arial" w:hAnsi="Arial" w:cs="Arial"/>
                <w:sz w:val="18"/>
                <w:szCs w:val="18"/>
                <w:lang w:val="en-US" w:eastAsia="tr-TR"/>
              </w:rPr>
              <w:t xml:space="preserve"> </w:t>
            </w:r>
            <w:proofErr w:type="spellStart"/>
            <w:r w:rsidR="00E27CD1">
              <w:rPr>
                <w:rFonts w:ascii="Arial" w:hAnsi="Arial" w:cs="Arial"/>
                <w:sz w:val="18"/>
                <w:szCs w:val="18"/>
                <w:lang w:val="en-US" w:eastAsia="tr-TR"/>
              </w:rPr>
              <w:t>ve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prizmanın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geometrisi</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kullanılarak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karakteristik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uzunluk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ve</w:t>
            </w:r>
            <w:proofErr w:type="spellEnd"/>
            <w:r w:rsidRPr="00FB54CF">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maksimum</w:t>
            </w:r>
            <w:proofErr w:type="spellEnd"/>
            <w:r w:rsidR="00937DCB">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izdüşüm</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alanları</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sürükleme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katsayısı</w:t>
            </w:r>
            <w:proofErr w:type="spellEnd"/>
            <w:r w:rsidRPr="00FB54CF">
              <w:rPr>
                <w:rFonts w:ascii="Arial" w:hAnsi="Arial" w:cs="Arial"/>
                <w:sz w:val="18"/>
                <w:szCs w:val="18"/>
                <w:lang w:val="en-US" w:eastAsia="tr-TR"/>
              </w:rPr>
              <w:t xml:space="preserve"> C</w:t>
            </w:r>
            <w:r w:rsidRPr="00FB54CF">
              <w:rPr>
                <w:rFonts w:ascii="Arial" w:hAnsi="Arial" w:cs="Arial"/>
                <w:sz w:val="18"/>
                <w:szCs w:val="18"/>
                <w:vertAlign w:val="subscript"/>
                <w:lang w:val="en-US" w:eastAsia="tr-TR"/>
              </w:rPr>
              <w:t>D</w:t>
            </w:r>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ve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parçacık</w:t>
            </w:r>
            <w:proofErr w:type="spellEnd"/>
            <w:r w:rsidRPr="00FB54CF">
              <w:rPr>
                <w:rFonts w:ascii="Arial" w:hAnsi="Arial" w:cs="Arial"/>
                <w:sz w:val="18"/>
                <w:szCs w:val="18"/>
                <w:lang w:val="en-US" w:eastAsia="tr-TR"/>
              </w:rPr>
              <w:t xml:space="preserve"> Reynolds </w:t>
            </w:r>
            <w:proofErr w:type="spellStart"/>
            <w:r w:rsidRPr="00FB54CF">
              <w:rPr>
                <w:rFonts w:ascii="Arial" w:hAnsi="Arial" w:cs="Arial"/>
                <w:sz w:val="18"/>
                <w:szCs w:val="18"/>
                <w:lang w:val="en-US" w:eastAsia="tr-TR"/>
              </w:rPr>
              <w:t>sayısı</w:t>
            </w:r>
            <w:proofErr w:type="spellEnd"/>
            <w:r w:rsidRPr="00FB54CF">
              <w:rPr>
                <w:rFonts w:ascii="Arial" w:hAnsi="Arial" w:cs="Arial"/>
                <w:sz w:val="18"/>
                <w:szCs w:val="18"/>
                <w:lang w:val="en-US" w:eastAsia="tr-TR"/>
              </w:rPr>
              <w:t xml:space="preserve"> R</w:t>
            </w:r>
            <w:r w:rsidRPr="00FB54CF">
              <w:rPr>
                <w:rFonts w:ascii="Arial" w:hAnsi="Arial" w:cs="Arial"/>
                <w:sz w:val="18"/>
                <w:szCs w:val="18"/>
                <w:vertAlign w:val="subscript"/>
                <w:lang w:val="en-US" w:eastAsia="tr-TR"/>
              </w:rPr>
              <w:t>e</w:t>
            </w:r>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bağıntılarında</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kullanılacaktır</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Gerçek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ile</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dönüştürülen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arasındaki</w:t>
            </w:r>
            <w:proofErr w:type="spellEnd"/>
            <w:r w:rsidRPr="00FB54CF">
              <w:rPr>
                <w:rFonts w:ascii="Arial" w:hAnsi="Arial" w:cs="Arial"/>
                <w:sz w:val="18"/>
                <w:szCs w:val="18"/>
                <w:lang w:val="en-US" w:eastAsia="tr-TR"/>
              </w:rPr>
              <w:t xml:space="preserve"> </w:t>
            </w:r>
            <w:proofErr w:type="spellStart"/>
            <w:r w:rsidR="001038D0">
              <w:rPr>
                <w:rFonts w:ascii="Arial" w:hAnsi="Arial" w:cs="Arial"/>
                <w:sz w:val="18"/>
                <w:szCs w:val="18"/>
                <w:lang w:val="en-US" w:eastAsia="tr-TR"/>
              </w:rPr>
              <w:t>şekilsel</w:t>
            </w:r>
            <w:proofErr w:type="spellEnd"/>
            <w:r w:rsidR="001038D0">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ilişki</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ise</w:t>
            </w:r>
            <w:proofErr w:type="spellEnd"/>
            <w:r w:rsidRPr="00FB54CF">
              <w:rPr>
                <w:rFonts w:ascii="Arial" w:hAnsi="Arial" w:cs="Arial"/>
                <w:sz w:val="18"/>
                <w:szCs w:val="18"/>
                <w:lang w:val="en-US" w:eastAsia="tr-TR"/>
              </w:rPr>
              <w:t xml:space="preserve"> </w:t>
            </w:r>
            <w:r w:rsidRPr="00937DCB">
              <w:rPr>
                <w:rFonts w:ascii="Arial" w:hAnsi="Arial" w:cs="Arial"/>
                <w:b/>
                <w:bCs/>
                <w:sz w:val="18"/>
                <w:szCs w:val="18"/>
                <w:lang w:val="en-US" w:eastAsia="tr-TR"/>
              </w:rPr>
              <w:t xml:space="preserve">yeni </w:t>
            </w:r>
            <w:proofErr w:type="spellStart"/>
            <w:r w:rsidRPr="00937DCB">
              <w:rPr>
                <w:rFonts w:ascii="Arial" w:hAnsi="Arial" w:cs="Arial"/>
                <w:b/>
                <w:bCs/>
                <w:sz w:val="18"/>
                <w:szCs w:val="18"/>
                <w:lang w:val="en-US" w:eastAsia="tr-TR"/>
              </w:rPr>
              <w:t>geliştirilecek</w:t>
            </w:r>
            <w:proofErr w:type="spellEnd"/>
            <w:r w:rsidRPr="00937DCB">
              <w:rPr>
                <w:rFonts w:ascii="Arial" w:hAnsi="Arial" w:cs="Arial"/>
                <w:b/>
                <w:bCs/>
                <w:sz w:val="18"/>
                <w:szCs w:val="18"/>
                <w:lang w:val="en-US" w:eastAsia="tr-TR"/>
              </w:rPr>
              <w:t xml:space="preserve"> </w:t>
            </w:r>
            <w:proofErr w:type="spellStart"/>
            <w:r w:rsidRPr="00937DCB">
              <w:rPr>
                <w:rFonts w:ascii="Arial" w:hAnsi="Arial" w:cs="Arial"/>
                <w:b/>
                <w:bCs/>
                <w:sz w:val="18"/>
                <w:szCs w:val="18"/>
                <w:lang w:val="en-US" w:eastAsia="tr-TR"/>
              </w:rPr>
              <w:t>şekil</w:t>
            </w:r>
            <w:proofErr w:type="spellEnd"/>
            <w:r w:rsidRPr="00937DCB">
              <w:rPr>
                <w:rFonts w:ascii="Arial" w:hAnsi="Arial" w:cs="Arial"/>
                <w:b/>
                <w:bCs/>
                <w:sz w:val="18"/>
                <w:szCs w:val="18"/>
                <w:lang w:val="en-US" w:eastAsia="tr-TR"/>
              </w:rPr>
              <w:t xml:space="preserve"> </w:t>
            </w:r>
            <w:proofErr w:type="spellStart"/>
            <w:r w:rsidRPr="00937DCB">
              <w:rPr>
                <w:rFonts w:ascii="Arial" w:hAnsi="Arial" w:cs="Arial"/>
                <w:b/>
                <w:bCs/>
                <w:sz w:val="18"/>
                <w:szCs w:val="18"/>
                <w:lang w:val="en-US" w:eastAsia="tr-TR"/>
              </w:rPr>
              <w:t>faktörü</w:t>
            </w:r>
            <w:proofErr w:type="spellEnd"/>
            <w:r w:rsidRPr="00937DCB">
              <w:rPr>
                <w:rFonts w:ascii="Arial" w:hAnsi="Arial" w:cs="Arial"/>
                <w:b/>
                <w:bCs/>
                <w:sz w:val="18"/>
                <w:szCs w:val="18"/>
                <w:lang w:val="en-US" w:eastAsia="tr-TR"/>
              </w:rPr>
              <w:t xml:space="preserve"> </w:t>
            </w:r>
            <w:r w:rsidRPr="00937DCB">
              <w:rPr>
                <w:rFonts w:ascii="Arial" w:hAnsi="Arial" w:cs="Arial"/>
                <w:b/>
                <w:bCs/>
                <w:sz w:val="18"/>
                <w:szCs w:val="18"/>
                <w:lang w:val="en-US" w:eastAsia="tr-TR"/>
              </w:rPr>
              <w:sym w:font="Symbol" w:char="F079"/>
            </w:r>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üzerinden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yapılacaktır</w:t>
            </w:r>
            <w:proofErr w:type="spellEnd"/>
            <w:r w:rsidRPr="00FB54CF">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Ş</w:t>
            </w:r>
            <w:r w:rsidRPr="00FB54CF">
              <w:rPr>
                <w:rFonts w:ascii="Arial" w:hAnsi="Arial" w:cs="Arial"/>
                <w:sz w:val="18"/>
                <w:szCs w:val="18"/>
                <w:lang w:val="en-US" w:eastAsia="tr-TR"/>
              </w:rPr>
              <w:t>ekil</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lastRenderedPageBreak/>
              <w:t>faktörü</w:t>
            </w:r>
            <w:proofErr w:type="spellEnd"/>
            <w:r w:rsidR="00937DCB">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dikdörtgen</w:t>
            </w:r>
            <w:proofErr w:type="spellEnd"/>
            <w:r w:rsidR="00937DCB">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prizmatik</w:t>
            </w:r>
            <w:proofErr w:type="spellEnd"/>
            <w:r w:rsidR="00937DCB">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şekle</w:t>
            </w:r>
            <w:proofErr w:type="spellEnd"/>
            <w:r w:rsidR="00937DCB">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dönüşümü</w:t>
            </w:r>
            <w:proofErr w:type="spellEnd"/>
            <w:r w:rsidRPr="00FB54CF">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yapılan</w:t>
            </w:r>
            <w:proofErr w:type="spellEnd"/>
            <w:r w:rsidR="00937DCB">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parçacığın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boyutsuz</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yassılık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oranı</w:t>
            </w:r>
            <w:proofErr w:type="spellEnd"/>
            <w:r w:rsidRPr="00FB54CF">
              <w:rPr>
                <w:rFonts w:ascii="Arial" w:hAnsi="Arial" w:cs="Arial"/>
                <w:sz w:val="18"/>
                <w:szCs w:val="18"/>
                <w:lang w:val="en-US" w:eastAsia="tr-TR"/>
              </w:rPr>
              <w:t xml:space="preserve"> </w:t>
            </w:r>
            <w:proofErr w:type="spellStart"/>
            <w:r w:rsidR="001038D0">
              <w:rPr>
                <w:rFonts w:ascii="Arial" w:hAnsi="Arial" w:cs="Arial"/>
                <w:sz w:val="18"/>
                <w:szCs w:val="18"/>
                <w:lang w:val="en-US" w:eastAsia="tr-TR"/>
              </w:rPr>
              <w:t>ve</w:t>
            </w:r>
            <w:proofErr w:type="spellEnd"/>
            <w:r w:rsidR="001038D0">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gerçek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parçacık</w:t>
            </w:r>
            <w:proofErr w:type="spellEnd"/>
            <w:r w:rsidRPr="00FB54CF">
              <w:rPr>
                <w:rFonts w:ascii="Arial" w:hAnsi="Arial" w:cs="Arial"/>
                <w:sz w:val="18"/>
                <w:szCs w:val="18"/>
                <w:lang w:val="en-US" w:eastAsia="tr-TR"/>
              </w:rPr>
              <w:t xml:space="preserve"> </w:t>
            </w:r>
            <w:proofErr w:type="spellStart"/>
            <w:r w:rsidR="001038D0">
              <w:rPr>
                <w:rFonts w:ascii="Arial" w:hAnsi="Arial" w:cs="Arial"/>
                <w:sz w:val="18"/>
                <w:szCs w:val="18"/>
                <w:lang w:val="en-US" w:eastAsia="tr-TR"/>
              </w:rPr>
              <w:t>ile</w:t>
            </w:r>
            <w:proofErr w:type="spellEnd"/>
            <w:r w:rsidR="001038D0" w:rsidRPr="00FB54CF">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dikdörtgen</w:t>
            </w:r>
            <w:proofErr w:type="spellEnd"/>
            <w:r w:rsidR="00937DCB">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prizmatik</w:t>
            </w:r>
            <w:proofErr w:type="spellEnd"/>
            <w:r w:rsidR="00937DCB">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şekle</w:t>
            </w:r>
            <w:proofErr w:type="spellEnd"/>
            <w:r w:rsidR="00937DCB">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dönüşümü</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yapılan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parçacığın</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hacimsel</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oranının</w:t>
            </w:r>
            <w:proofErr w:type="spellEnd"/>
            <w:r w:rsidRPr="00FB54CF">
              <w:rPr>
                <w:rFonts w:ascii="Arial" w:hAnsi="Arial" w:cs="Arial"/>
                <w:sz w:val="18"/>
                <w:szCs w:val="18"/>
                <w:lang w:val="en-US" w:eastAsia="tr-TR"/>
              </w:rPr>
              <w:t xml:space="preserve"> </w:t>
            </w:r>
            <w:proofErr w:type="spellStart"/>
            <w:r w:rsidR="00937DCB">
              <w:rPr>
                <w:rFonts w:ascii="Arial" w:hAnsi="Arial" w:cs="Arial"/>
                <w:sz w:val="18"/>
                <w:szCs w:val="18"/>
                <w:lang w:val="en-US" w:eastAsia="tr-TR"/>
              </w:rPr>
              <w:t>bir</w:t>
            </w:r>
            <w:proofErr w:type="spellEnd"/>
            <w:r w:rsidR="00937DCB">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fonksiyonu</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olarak</w:t>
            </w:r>
            <w:proofErr w:type="spellEnd"/>
            <w:r w:rsidRPr="00FB54CF">
              <w:rPr>
                <w:rFonts w:ascii="Arial" w:hAnsi="Arial" w:cs="Arial"/>
                <w:sz w:val="18"/>
                <w:szCs w:val="18"/>
                <w:lang w:val="en-US" w:eastAsia="tr-TR"/>
              </w:rPr>
              <w:t xml:space="preserve"> </w:t>
            </w:r>
            <w:proofErr w:type="spellStart"/>
            <w:r w:rsidRPr="00FB54CF">
              <w:rPr>
                <w:rFonts w:ascii="Arial" w:hAnsi="Arial" w:cs="Arial"/>
                <w:sz w:val="18"/>
                <w:szCs w:val="18"/>
                <w:lang w:val="en-US" w:eastAsia="tr-TR"/>
              </w:rPr>
              <w:t>tanımlanacaktır</w:t>
            </w:r>
            <w:proofErr w:type="spellEnd"/>
            <w:r w:rsidRPr="00FB54CF">
              <w:rPr>
                <w:rFonts w:ascii="Arial" w:hAnsi="Arial" w:cs="Arial"/>
                <w:sz w:val="18"/>
                <w:szCs w:val="18"/>
                <w:lang w:val="en-US" w:eastAsia="tr-TR"/>
              </w:rPr>
              <w:t>.</w:t>
            </w:r>
          </w:p>
          <w:p w14:paraId="72D6783F" w14:textId="77777777" w:rsidR="002A086E" w:rsidRDefault="002A086E" w:rsidP="00765048">
            <w:pPr>
              <w:pStyle w:val="WW-NormalWeb1"/>
              <w:contextualSpacing/>
              <w:jc w:val="both"/>
              <w:rPr>
                <w:rFonts w:ascii="Arial" w:hAnsi="Arial" w:cs="Arial"/>
                <w:sz w:val="18"/>
                <w:szCs w:val="18"/>
                <w:lang w:eastAsia="tr-TR"/>
              </w:rPr>
            </w:pPr>
          </w:p>
          <w:p w14:paraId="08D0F79C" w14:textId="77777777" w:rsidR="00293572" w:rsidRPr="000C2240" w:rsidRDefault="00293572" w:rsidP="00DA72D2">
            <w:pPr>
              <w:pStyle w:val="WW-NormalWeb1"/>
              <w:jc w:val="both"/>
              <w:rPr>
                <w:rFonts w:ascii="Arial" w:hAnsi="Arial" w:cs="Arial"/>
                <w:b/>
                <w:bCs/>
                <w:sz w:val="18"/>
                <w:szCs w:val="18"/>
                <w:lang w:eastAsia="tr-TR"/>
              </w:rPr>
            </w:pPr>
            <w:r w:rsidRPr="000C2240">
              <w:rPr>
                <w:rFonts w:ascii="Arial" w:hAnsi="Arial" w:cs="Arial"/>
                <w:b/>
                <w:bCs/>
                <w:sz w:val="18"/>
                <w:szCs w:val="18"/>
                <w:lang w:eastAsia="tr-TR"/>
              </w:rPr>
              <w:t>D.2 Sayısal Modelleme Çalışmaları</w:t>
            </w:r>
          </w:p>
          <w:p w14:paraId="244F60E3" w14:textId="01D7FE15" w:rsidR="00A721EE" w:rsidRPr="00DA72D2" w:rsidRDefault="00A721EE" w:rsidP="00DA72D2">
            <w:pPr>
              <w:pStyle w:val="WW-NormalWeb1"/>
              <w:jc w:val="both"/>
              <w:rPr>
                <w:rFonts w:ascii="Arial" w:hAnsi="Arial" w:cs="Arial"/>
                <w:sz w:val="18"/>
                <w:szCs w:val="18"/>
                <w:lang w:eastAsia="tr-TR"/>
              </w:rPr>
            </w:pPr>
            <w:r>
              <w:rPr>
                <w:rFonts w:ascii="Arial" w:hAnsi="Arial" w:cs="Arial"/>
                <w:sz w:val="18"/>
                <w:szCs w:val="18"/>
                <w:lang w:eastAsia="tr-TR"/>
              </w:rPr>
              <w:t>Deneysel çalışmanın yanı sıra, l</w:t>
            </w:r>
            <w:r w:rsidRPr="00A721EE">
              <w:rPr>
                <w:rFonts w:ascii="Arial" w:hAnsi="Arial" w:cs="Arial"/>
                <w:sz w:val="18"/>
                <w:szCs w:val="18"/>
                <w:lang w:eastAsia="tr-TR"/>
              </w:rPr>
              <w:t xml:space="preserve">iteratürde </w:t>
            </w:r>
            <w:r w:rsidR="00B7571A">
              <w:rPr>
                <w:rFonts w:ascii="Arial" w:hAnsi="Arial" w:cs="Arial"/>
                <w:sz w:val="18"/>
                <w:szCs w:val="18"/>
                <w:lang w:eastAsia="tr-TR"/>
              </w:rPr>
              <w:t xml:space="preserve">sadece </w:t>
            </w:r>
            <w:r w:rsidRPr="00A721EE">
              <w:rPr>
                <w:rFonts w:ascii="Arial" w:hAnsi="Arial" w:cs="Arial"/>
                <w:sz w:val="18"/>
                <w:szCs w:val="18"/>
                <w:lang w:eastAsia="tr-TR"/>
              </w:rPr>
              <w:t>çökelme hız</w:t>
            </w:r>
            <w:r w:rsidR="00B7571A">
              <w:rPr>
                <w:rFonts w:ascii="Arial" w:hAnsi="Arial" w:cs="Arial"/>
                <w:sz w:val="18"/>
                <w:szCs w:val="18"/>
                <w:lang w:eastAsia="tr-TR"/>
              </w:rPr>
              <w:t xml:space="preserve">ının belirlenmesinin dışında, çökelme esansındaki düşme yörüngeleri ve eksenel hareketleri üzerine </w:t>
            </w:r>
            <w:r w:rsidRPr="00A721EE">
              <w:rPr>
                <w:rFonts w:ascii="Arial" w:hAnsi="Arial" w:cs="Arial"/>
                <w:sz w:val="18"/>
                <w:szCs w:val="18"/>
                <w:lang w:eastAsia="tr-TR"/>
              </w:rPr>
              <w:t xml:space="preserve">sayısal modelleme çalışması yapılması gerekliliği </w:t>
            </w:r>
            <w:r w:rsidR="00E676C8">
              <w:rPr>
                <w:rFonts w:ascii="Arial" w:hAnsi="Arial" w:cs="Arial"/>
                <w:sz w:val="18"/>
                <w:szCs w:val="18"/>
                <w:lang w:eastAsia="tr-TR"/>
              </w:rPr>
              <w:t xml:space="preserve">de </w:t>
            </w:r>
            <w:r w:rsidRPr="00A721EE">
              <w:rPr>
                <w:rFonts w:ascii="Arial" w:hAnsi="Arial" w:cs="Arial"/>
                <w:sz w:val="18"/>
                <w:szCs w:val="18"/>
                <w:lang w:eastAsia="tr-TR"/>
              </w:rPr>
              <w:t>vurgulanmaktadır (</w:t>
            </w:r>
            <w:r w:rsidRPr="00A721EE">
              <w:rPr>
                <w:rFonts w:ascii="Arial" w:hAnsi="Arial" w:cs="Arial"/>
                <w:sz w:val="18"/>
                <w:szCs w:val="18"/>
                <w:lang w:val="en-US" w:eastAsia="tr-TR"/>
              </w:rPr>
              <w:t xml:space="preserve">de </w:t>
            </w:r>
            <w:proofErr w:type="spellStart"/>
            <w:r w:rsidRPr="00A721EE">
              <w:rPr>
                <w:rFonts w:ascii="Arial" w:hAnsi="Arial" w:cs="Arial"/>
                <w:sz w:val="18"/>
                <w:szCs w:val="18"/>
                <w:lang w:val="en-US" w:eastAsia="tr-TR"/>
              </w:rPr>
              <w:t>Kruijf</w:t>
            </w:r>
            <w:proofErr w:type="spellEnd"/>
            <w:r w:rsidRPr="00A721EE">
              <w:rPr>
                <w:rFonts w:ascii="Arial" w:hAnsi="Arial" w:cs="Arial"/>
                <w:sz w:val="18"/>
                <w:szCs w:val="18"/>
                <w:lang w:val="en-US" w:eastAsia="tr-TR"/>
              </w:rPr>
              <w:t xml:space="preserve"> </w:t>
            </w:r>
            <w:proofErr w:type="spellStart"/>
            <w:r w:rsidRPr="00A721EE">
              <w:rPr>
                <w:rFonts w:ascii="Arial" w:hAnsi="Arial" w:cs="Arial"/>
                <w:sz w:val="18"/>
                <w:szCs w:val="18"/>
                <w:lang w:val="en-US" w:eastAsia="tr-TR"/>
              </w:rPr>
              <w:t>vd</w:t>
            </w:r>
            <w:proofErr w:type="spellEnd"/>
            <w:r w:rsidR="00E676C8">
              <w:rPr>
                <w:rFonts w:ascii="Arial" w:hAnsi="Arial" w:cs="Arial"/>
                <w:sz w:val="18"/>
                <w:szCs w:val="18"/>
                <w:lang w:val="en-US" w:eastAsia="tr-TR"/>
              </w:rPr>
              <w:t>.</w:t>
            </w:r>
            <w:r w:rsidRPr="00A721EE">
              <w:rPr>
                <w:rFonts w:ascii="Arial" w:hAnsi="Arial" w:cs="Arial"/>
                <w:sz w:val="18"/>
                <w:szCs w:val="18"/>
                <w:lang w:val="en-US" w:eastAsia="tr-TR"/>
              </w:rPr>
              <w:t>, 2021).</w:t>
            </w:r>
            <w:r w:rsidRPr="00A721EE">
              <w:rPr>
                <w:rFonts w:ascii="Arial" w:hAnsi="Arial" w:cs="Arial"/>
                <w:sz w:val="18"/>
                <w:szCs w:val="18"/>
                <w:lang w:eastAsia="tr-TR"/>
              </w:rPr>
              <w:t xml:space="preserve"> </w:t>
            </w:r>
            <w:r>
              <w:rPr>
                <w:rFonts w:ascii="Arial" w:hAnsi="Arial" w:cs="Arial"/>
                <w:sz w:val="18"/>
                <w:szCs w:val="18"/>
                <w:lang w:eastAsia="tr-TR"/>
              </w:rPr>
              <w:t>D</w:t>
            </w:r>
            <w:r w:rsidRPr="00A721EE">
              <w:rPr>
                <w:rFonts w:ascii="Arial" w:hAnsi="Arial" w:cs="Arial"/>
                <w:sz w:val="18"/>
                <w:szCs w:val="18"/>
                <w:lang w:eastAsia="tr-TR"/>
              </w:rPr>
              <w:t xml:space="preserve">eneysel </w:t>
            </w:r>
            <w:r>
              <w:rPr>
                <w:rFonts w:ascii="Arial" w:hAnsi="Arial" w:cs="Arial"/>
                <w:sz w:val="18"/>
                <w:szCs w:val="18"/>
                <w:lang w:eastAsia="tr-TR"/>
              </w:rPr>
              <w:t>ve</w:t>
            </w:r>
            <w:r w:rsidRPr="00A721EE">
              <w:rPr>
                <w:rFonts w:ascii="Arial" w:hAnsi="Arial" w:cs="Arial"/>
                <w:sz w:val="18"/>
                <w:szCs w:val="18"/>
                <w:lang w:eastAsia="tr-TR"/>
              </w:rPr>
              <w:t xml:space="preserve"> sayısal çalışma</w:t>
            </w:r>
            <w:r>
              <w:rPr>
                <w:rFonts w:ascii="Arial" w:hAnsi="Arial" w:cs="Arial"/>
                <w:sz w:val="18"/>
                <w:szCs w:val="18"/>
                <w:lang w:eastAsia="tr-TR"/>
              </w:rPr>
              <w:t>nın bir arada</w:t>
            </w:r>
            <w:r w:rsidRPr="00A721EE">
              <w:rPr>
                <w:rFonts w:ascii="Arial" w:hAnsi="Arial" w:cs="Arial"/>
                <w:sz w:val="18"/>
                <w:szCs w:val="18"/>
                <w:lang w:eastAsia="tr-TR"/>
              </w:rPr>
              <w:t xml:space="preserve"> yapılması </w:t>
            </w:r>
            <w:r w:rsidR="00E676C8">
              <w:rPr>
                <w:rFonts w:ascii="Arial" w:hAnsi="Arial" w:cs="Arial"/>
                <w:sz w:val="18"/>
                <w:szCs w:val="18"/>
                <w:lang w:eastAsia="tr-TR"/>
              </w:rPr>
              <w:t xml:space="preserve">probleme bütüncül yaklaşım için gerekli olup her biri diğerini tamamlayan çalışmaları içerir. </w:t>
            </w:r>
            <w:r w:rsidR="00EE584D">
              <w:rPr>
                <w:rFonts w:ascii="Arial" w:hAnsi="Arial" w:cs="Arial"/>
                <w:bCs/>
                <w:sz w:val="18"/>
                <w:szCs w:val="18"/>
                <w:lang w:eastAsia="tr-TR"/>
              </w:rPr>
              <w:t>P</w:t>
            </w:r>
            <w:r w:rsidR="00EE584D" w:rsidRPr="00963A91">
              <w:rPr>
                <w:rFonts w:ascii="Arial" w:hAnsi="Arial" w:cs="Arial"/>
                <w:bCs/>
                <w:sz w:val="18"/>
                <w:szCs w:val="18"/>
                <w:lang w:eastAsia="tr-TR"/>
              </w:rPr>
              <w:t>rojenin önerildiği tarih itibarıyla</w:t>
            </w:r>
            <w:r w:rsidR="00EE584D">
              <w:rPr>
                <w:rFonts w:ascii="Arial" w:hAnsi="Arial" w:cs="Arial"/>
                <w:sz w:val="18"/>
                <w:szCs w:val="18"/>
                <w:lang w:eastAsia="tr-TR"/>
              </w:rPr>
              <w:t xml:space="preserve"> </w:t>
            </w:r>
            <w:proofErr w:type="spellStart"/>
            <w:r w:rsidR="00B311AD">
              <w:rPr>
                <w:rFonts w:ascii="Arial" w:hAnsi="Arial" w:cs="Arial"/>
                <w:sz w:val="18"/>
                <w:szCs w:val="18"/>
                <w:lang w:eastAsia="tr-TR"/>
              </w:rPr>
              <w:t>MP</w:t>
            </w:r>
            <w:r w:rsidR="001038D0">
              <w:rPr>
                <w:rFonts w:ascii="Arial" w:hAnsi="Arial" w:cs="Arial"/>
                <w:sz w:val="18"/>
                <w:szCs w:val="18"/>
                <w:lang w:eastAsia="tr-TR"/>
              </w:rPr>
              <w:t>ler</w:t>
            </w:r>
            <w:proofErr w:type="spellEnd"/>
            <w:r w:rsidR="001038D0">
              <w:rPr>
                <w:rFonts w:ascii="Arial" w:hAnsi="Arial" w:cs="Arial"/>
                <w:sz w:val="18"/>
                <w:szCs w:val="18"/>
                <w:lang w:eastAsia="tr-TR"/>
              </w:rPr>
              <w:t xml:space="preserve"> için y</w:t>
            </w:r>
            <w:r w:rsidR="00E676C8">
              <w:rPr>
                <w:rFonts w:ascii="Arial" w:hAnsi="Arial" w:cs="Arial"/>
                <w:sz w:val="18"/>
                <w:szCs w:val="18"/>
                <w:lang w:eastAsia="tr-TR"/>
              </w:rPr>
              <w:t xml:space="preserve">apılan </w:t>
            </w:r>
            <w:r w:rsidR="001038D0">
              <w:rPr>
                <w:rFonts w:ascii="Arial" w:hAnsi="Arial" w:cs="Arial"/>
                <w:sz w:val="18"/>
                <w:szCs w:val="18"/>
                <w:lang w:eastAsia="tr-TR"/>
              </w:rPr>
              <w:t xml:space="preserve">tek </w:t>
            </w:r>
            <w:proofErr w:type="spellStart"/>
            <w:r w:rsidR="00E676C8">
              <w:rPr>
                <w:rFonts w:ascii="Arial" w:hAnsi="Arial" w:cs="Arial"/>
                <w:sz w:val="18"/>
                <w:szCs w:val="18"/>
                <w:lang w:eastAsia="tr-TR"/>
              </w:rPr>
              <w:t>çalışma</w:t>
            </w:r>
            <w:r w:rsidR="001038D0">
              <w:rPr>
                <w:rFonts w:ascii="Arial" w:hAnsi="Arial" w:cs="Arial"/>
                <w:sz w:val="18"/>
                <w:szCs w:val="18"/>
                <w:lang w:eastAsia="tr-TR"/>
              </w:rPr>
              <w:t>olan</w:t>
            </w:r>
            <w:proofErr w:type="spellEnd"/>
            <w:r w:rsidR="001038D0">
              <w:rPr>
                <w:rFonts w:ascii="Arial" w:hAnsi="Arial" w:cs="Arial"/>
                <w:sz w:val="18"/>
                <w:szCs w:val="18"/>
                <w:lang w:eastAsia="tr-TR"/>
              </w:rPr>
              <w:t xml:space="preserve"> </w:t>
            </w:r>
            <w:proofErr w:type="spellStart"/>
            <w:r w:rsidRPr="00DA72D2">
              <w:rPr>
                <w:rFonts w:ascii="Arial" w:hAnsi="Arial" w:cs="Arial"/>
                <w:sz w:val="18"/>
                <w:szCs w:val="18"/>
                <w:lang w:eastAsia="tr-TR"/>
              </w:rPr>
              <w:t>Ahmadi</w:t>
            </w:r>
            <w:proofErr w:type="spellEnd"/>
            <w:r w:rsidRPr="00DA72D2">
              <w:rPr>
                <w:rFonts w:ascii="Arial" w:hAnsi="Arial" w:cs="Arial"/>
                <w:sz w:val="18"/>
                <w:szCs w:val="18"/>
                <w:lang w:eastAsia="tr-TR"/>
              </w:rPr>
              <w:t xml:space="preserve"> vd</w:t>
            </w:r>
            <w:r w:rsidR="00E229C1">
              <w:rPr>
                <w:rFonts w:ascii="Arial" w:hAnsi="Arial" w:cs="Arial"/>
                <w:sz w:val="18"/>
                <w:szCs w:val="18"/>
                <w:lang w:eastAsia="tr-TR"/>
              </w:rPr>
              <w:t>.</w:t>
            </w:r>
            <w:r w:rsidRPr="00DA72D2">
              <w:rPr>
                <w:rFonts w:ascii="Arial" w:hAnsi="Arial" w:cs="Arial"/>
                <w:sz w:val="18"/>
                <w:szCs w:val="18"/>
                <w:lang w:eastAsia="tr-TR"/>
              </w:rPr>
              <w:t xml:space="preserve"> (2022) </w:t>
            </w:r>
            <w:r w:rsidR="00E676C8">
              <w:rPr>
                <w:rFonts w:ascii="Arial" w:hAnsi="Arial" w:cs="Arial"/>
                <w:sz w:val="18"/>
                <w:szCs w:val="18"/>
                <w:lang w:eastAsia="tr-TR"/>
              </w:rPr>
              <w:t xml:space="preserve">tarafından </w:t>
            </w:r>
            <w:r w:rsidR="00B311AD">
              <w:rPr>
                <w:rFonts w:ascii="Arial" w:hAnsi="Arial" w:cs="Arial"/>
                <w:sz w:val="18"/>
                <w:szCs w:val="18"/>
                <w:lang w:eastAsia="tr-TR"/>
              </w:rPr>
              <w:t>MP</w:t>
            </w:r>
            <w:r w:rsidR="003C6B3A">
              <w:rPr>
                <w:rFonts w:ascii="Arial" w:hAnsi="Arial" w:cs="Arial"/>
                <w:sz w:val="18"/>
                <w:szCs w:val="18"/>
                <w:lang w:eastAsia="tr-TR"/>
              </w:rPr>
              <w:t xml:space="preserve"> parçacıkların fiziksel parametrelerinin çökelme hızı üzerine etkisi Hesaplamalı Akışkanlar Dinamiği </w:t>
            </w:r>
            <w:r w:rsidR="00E676C8">
              <w:rPr>
                <w:rFonts w:ascii="Arial" w:hAnsi="Arial" w:cs="Arial"/>
                <w:sz w:val="18"/>
                <w:szCs w:val="18"/>
                <w:lang w:eastAsia="tr-TR"/>
              </w:rPr>
              <w:t>(</w:t>
            </w:r>
            <w:proofErr w:type="spellStart"/>
            <w:r w:rsidR="003C6B3A">
              <w:rPr>
                <w:rFonts w:ascii="Arial" w:hAnsi="Arial" w:cs="Arial"/>
                <w:sz w:val="18"/>
                <w:szCs w:val="18"/>
                <w:lang w:eastAsia="tr-TR"/>
              </w:rPr>
              <w:t>Computational</w:t>
            </w:r>
            <w:proofErr w:type="spellEnd"/>
            <w:r w:rsidR="003C6B3A">
              <w:rPr>
                <w:rFonts w:ascii="Arial" w:hAnsi="Arial" w:cs="Arial"/>
                <w:sz w:val="18"/>
                <w:szCs w:val="18"/>
                <w:lang w:eastAsia="tr-TR"/>
              </w:rPr>
              <w:t xml:space="preserve"> </w:t>
            </w:r>
            <w:proofErr w:type="spellStart"/>
            <w:r w:rsidR="003C6B3A">
              <w:rPr>
                <w:rFonts w:ascii="Arial" w:hAnsi="Arial" w:cs="Arial"/>
                <w:sz w:val="18"/>
                <w:szCs w:val="18"/>
                <w:lang w:eastAsia="tr-TR"/>
              </w:rPr>
              <w:t>Fluid</w:t>
            </w:r>
            <w:proofErr w:type="spellEnd"/>
            <w:r w:rsidR="003C6B3A">
              <w:rPr>
                <w:rFonts w:ascii="Arial" w:hAnsi="Arial" w:cs="Arial"/>
                <w:sz w:val="18"/>
                <w:szCs w:val="18"/>
                <w:lang w:eastAsia="tr-TR"/>
              </w:rPr>
              <w:t xml:space="preserve"> Dynamics (CFD)</w:t>
            </w:r>
            <w:r w:rsidR="00E676C8">
              <w:rPr>
                <w:rFonts w:ascii="Arial" w:hAnsi="Arial" w:cs="Arial"/>
                <w:sz w:val="18"/>
                <w:szCs w:val="18"/>
                <w:lang w:eastAsia="tr-TR"/>
              </w:rPr>
              <w:t>)</w:t>
            </w:r>
            <w:r w:rsidR="003C6B3A">
              <w:rPr>
                <w:rFonts w:ascii="Arial" w:hAnsi="Arial" w:cs="Arial"/>
                <w:sz w:val="18"/>
                <w:szCs w:val="18"/>
                <w:lang w:eastAsia="tr-TR"/>
              </w:rPr>
              <w:t xml:space="preserve"> simülasyonu</w:t>
            </w:r>
            <w:r w:rsidR="001038D0">
              <w:rPr>
                <w:rFonts w:ascii="Arial" w:hAnsi="Arial" w:cs="Arial"/>
                <w:sz w:val="18"/>
                <w:szCs w:val="18"/>
                <w:lang w:eastAsia="tr-TR"/>
              </w:rPr>
              <w:t>nun</w:t>
            </w:r>
            <w:r w:rsidR="003C6B3A">
              <w:rPr>
                <w:rFonts w:ascii="Arial" w:hAnsi="Arial" w:cs="Arial"/>
                <w:sz w:val="18"/>
                <w:szCs w:val="18"/>
                <w:lang w:eastAsia="tr-TR"/>
              </w:rPr>
              <w:t xml:space="preserve"> </w:t>
            </w:r>
            <w:r w:rsidR="001038D0">
              <w:rPr>
                <w:rFonts w:ascii="Arial" w:hAnsi="Arial" w:cs="Arial"/>
                <w:sz w:val="18"/>
                <w:szCs w:val="18"/>
                <w:lang w:eastAsia="tr-TR"/>
              </w:rPr>
              <w:t>kullanılmasıyla gerçekleştirilmiştir</w:t>
            </w:r>
            <w:r w:rsidR="003C6B3A">
              <w:rPr>
                <w:rFonts w:ascii="Arial" w:hAnsi="Arial" w:cs="Arial"/>
                <w:sz w:val="18"/>
                <w:szCs w:val="18"/>
                <w:lang w:eastAsia="tr-TR"/>
              </w:rPr>
              <w:t xml:space="preserve">. </w:t>
            </w:r>
            <w:r w:rsidR="000126C4">
              <w:rPr>
                <w:rFonts w:ascii="Arial" w:hAnsi="Arial" w:cs="Arial"/>
                <w:sz w:val="18"/>
                <w:szCs w:val="18"/>
                <w:lang w:eastAsia="tr-TR"/>
              </w:rPr>
              <w:t xml:space="preserve">Bu çalışmada </w:t>
            </w:r>
            <w:r w:rsidR="003C6B3A">
              <w:rPr>
                <w:rFonts w:ascii="Arial" w:hAnsi="Arial" w:cs="Arial"/>
                <w:sz w:val="18"/>
                <w:szCs w:val="18"/>
                <w:lang w:eastAsia="tr-TR"/>
              </w:rPr>
              <w:t xml:space="preserve">düzenli ve düzensiz şekilli </w:t>
            </w:r>
            <w:r w:rsidR="00B311AD">
              <w:rPr>
                <w:rFonts w:ascii="Arial" w:hAnsi="Arial" w:cs="Arial"/>
                <w:sz w:val="18"/>
                <w:szCs w:val="18"/>
                <w:lang w:eastAsia="tr-TR"/>
              </w:rPr>
              <w:t>MP</w:t>
            </w:r>
            <w:r w:rsidR="003C6B3A">
              <w:rPr>
                <w:rFonts w:ascii="Arial" w:hAnsi="Arial" w:cs="Arial"/>
                <w:sz w:val="18"/>
                <w:szCs w:val="18"/>
                <w:lang w:eastAsia="tr-TR"/>
              </w:rPr>
              <w:t xml:space="preserve"> parçacıklar (PS, PA66, PBAT, PVC, PCL, PLA, PLLA) kullanmışlardır. CFD simülasyonlarında parçacıkların düşme yörüngesi modellenmiş </w:t>
            </w:r>
            <w:r w:rsidR="000C2240">
              <w:rPr>
                <w:rFonts w:ascii="Arial" w:hAnsi="Arial" w:cs="Arial"/>
                <w:sz w:val="18"/>
                <w:szCs w:val="18"/>
                <w:lang w:eastAsia="tr-TR"/>
              </w:rPr>
              <w:t xml:space="preserve">ancak </w:t>
            </w:r>
            <w:r w:rsidR="003C6B3A">
              <w:rPr>
                <w:rFonts w:ascii="Arial" w:hAnsi="Arial" w:cs="Arial"/>
                <w:sz w:val="18"/>
                <w:szCs w:val="18"/>
                <w:lang w:eastAsia="tr-TR"/>
              </w:rPr>
              <w:t xml:space="preserve">yatay düzlem hareketleri çalışılmamıştır. Kullandıkları yöntem, </w:t>
            </w:r>
            <w:r w:rsidR="000C2240">
              <w:rPr>
                <w:rFonts w:ascii="Arial" w:hAnsi="Arial" w:cs="Arial"/>
                <w:sz w:val="18"/>
                <w:szCs w:val="18"/>
                <w:lang w:eastAsia="tr-TR"/>
              </w:rPr>
              <w:t>“</w:t>
            </w:r>
            <w:proofErr w:type="spellStart"/>
            <w:r w:rsidR="003C6B3A">
              <w:rPr>
                <w:rFonts w:ascii="Arial" w:hAnsi="Arial" w:cs="Arial"/>
                <w:sz w:val="18"/>
                <w:szCs w:val="18"/>
                <w:lang w:eastAsia="tr-TR"/>
              </w:rPr>
              <w:t>o</w:t>
            </w:r>
            <w:r w:rsidRPr="00DA72D2">
              <w:rPr>
                <w:rFonts w:ascii="Arial" w:hAnsi="Arial" w:cs="Arial"/>
                <w:sz w:val="18"/>
                <w:szCs w:val="18"/>
                <w:lang w:eastAsia="tr-TR"/>
              </w:rPr>
              <w:t>verset</w:t>
            </w:r>
            <w:proofErr w:type="spellEnd"/>
            <w:r w:rsidR="000C2240">
              <w:rPr>
                <w:rFonts w:ascii="Arial" w:hAnsi="Arial" w:cs="Arial"/>
                <w:sz w:val="18"/>
                <w:szCs w:val="18"/>
                <w:lang w:eastAsia="tr-TR"/>
              </w:rPr>
              <w:t>”</w:t>
            </w:r>
            <w:r w:rsidRPr="00DA72D2">
              <w:rPr>
                <w:rFonts w:ascii="Arial" w:hAnsi="Arial" w:cs="Arial"/>
                <w:sz w:val="18"/>
                <w:szCs w:val="18"/>
                <w:lang w:eastAsia="tr-TR"/>
              </w:rPr>
              <w:t xml:space="preserve"> yaklaşımı ile parçacık çevresindeki bölgede ayrı bir hacim olarak çözüm ağı oluşturulması ve su kolonu içindeki hareketinin zamana bağlı olarak çözülmesidir. Bu yaklaşım mümkün olan en detaylı yaklaşımlardan biri olmakla birlikte sistematik bir doğrulama ve geçerleme çalışması gerektirmektedir. </w:t>
            </w:r>
            <w:proofErr w:type="spellStart"/>
            <w:r w:rsidRPr="00DA72D2">
              <w:rPr>
                <w:rFonts w:ascii="Arial" w:hAnsi="Arial" w:cs="Arial"/>
                <w:sz w:val="18"/>
                <w:szCs w:val="18"/>
                <w:lang w:eastAsia="tr-TR"/>
              </w:rPr>
              <w:t>Ahmadi</w:t>
            </w:r>
            <w:proofErr w:type="spellEnd"/>
            <w:r w:rsidRPr="00DA72D2">
              <w:rPr>
                <w:rFonts w:ascii="Arial" w:hAnsi="Arial" w:cs="Arial"/>
                <w:sz w:val="18"/>
                <w:szCs w:val="18"/>
                <w:lang w:eastAsia="tr-TR"/>
              </w:rPr>
              <w:t xml:space="preserve"> </w:t>
            </w:r>
            <w:proofErr w:type="spellStart"/>
            <w:r w:rsidR="003C6B3A">
              <w:rPr>
                <w:rFonts w:ascii="Arial" w:hAnsi="Arial" w:cs="Arial"/>
                <w:sz w:val="18"/>
                <w:szCs w:val="18"/>
                <w:lang w:eastAsia="tr-TR"/>
              </w:rPr>
              <w:t>vd</w:t>
            </w:r>
            <w:proofErr w:type="spellEnd"/>
            <w:r w:rsidR="003C6B3A">
              <w:rPr>
                <w:rFonts w:ascii="Arial" w:hAnsi="Arial" w:cs="Arial"/>
                <w:sz w:val="18"/>
                <w:szCs w:val="18"/>
                <w:lang w:eastAsia="tr-TR"/>
              </w:rPr>
              <w:t xml:space="preserve"> (2022) </w:t>
            </w:r>
            <w:r w:rsidRPr="00DA72D2">
              <w:rPr>
                <w:rFonts w:ascii="Arial" w:hAnsi="Arial" w:cs="Arial"/>
                <w:sz w:val="18"/>
                <w:szCs w:val="18"/>
                <w:lang w:eastAsia="tr-TR"/>
              </w:rPr>
              <w:t>tarafından yayınlanan çalışmada çözüm ağı ve zaman adımı hassasiyeti detaylı incelenmemiş olup sonuçların </w:t>
            </w:r>
            <w:r w:rsidR="000C2240">
              <w:rPr>
                <w:rFonts w:ascii="Arial" w:hAnsi="Arial" w:cs="Arial"/>
                <w:sz w:val="18"/>
                <w:szCs w:val="18"/>
                <w:lang w:eastAsia="tr-TR"/>
              </w:rPr>
              <w:t>a</w:t>
            </w:r>
            <w:r w:rsidRPr="00DA72D2">
              <w:rPr>
                <w:rFonts w:ascii="Arial" w:hAnsi="Arial" w:cs="Arial"/>
                <w:sz w:val="18"/>
                <w:szCs w:val="18"/>
                <w:lang w:eastAsia="tr-TR"/>
              </w:rPr>
              <w:t xml:space="preserve">mpirik </w:t>
            </w:r>
            <w:r w:rsidR="000C2240">
              <w:rPr>
                <w:rFonts w:ascii="Arial" w:hAnsi="Arial" w:cs="Arial"/>
                <w:sz w:val="18"/>
                <w:szCs w:val="18"/>
                <w:lang w:eastAsia="tr-TR"/>
              </w:rPr>
              <w:t xml:space="preserve">bağıntılar </w:t>
            </w:r>
            <w:r w:rsidRPr="00DA72D2">
              <w:rPr>
                <w:rFonts w:ascii="Arial" w:hAnsi="Arial" w:cs="Arial"/>
                <w:sz w:val="18"/>
                <w:szCs w:val="18"/>
                <w:lang w:eastAsia="tr-TR"/>
              </w:rPr>
              <w:t xml:space="preserve">ve deneysel veri ile doğrulanması da oldukça zayıftır. </w:t>
            </w:r>
            <w:r w:rsidRPr="000C2240">
              <w:rPr>
                <w:rFonts w:ascii="Arial" w:hAnsi="Arial" w:cs="Arial"/>
                <w:b/>
                <w:bCs/>
                <w:sz w:val="18"/>
                <w:szCs w:val="18"/>
                <w:lang w:eastAsia="tr-TR"/>
              </w:rPr>
              <w:t xml:space="preserve">Önerilen proje kapsamında </w:t>
            </w:r>
            <w:r w:rsidR="003C6B3A" w:rsidRPr="000C2240">
              <w:rPr>
                <w:rFonts w:ascii="Arial" w:hAnsi="Arial" w:cs="Arial"/>
                <w:b/>
                <w:bCs/>
                <w:sz w:val="18"/>
                <w:szCs w:val="18"/>
                <w:lang w:eastAsia="tr-TR"/>
              </w:rPr>
              <w:t>yapılacak sayısal modelleme</w:t>
            </w:r>
            <w:r w:rsidR="000C2240">
              <w:rPr>
                <w:rFonts w:ascii="Arial" w:hAnsi="Arial" w:cs="Arial"/>
                <w:b/>
                <w:bCs/>
                <w:sz w:val="18"/>
                <w:szCs w:val="18"/>
                <w:lang w:eastAsia="tr-TR"/>
              </w:rPr>
              <w:t>de</w:t>
            </w:r>
            <w:r w:rsidR="003C6B3A" w:rsidRPr="000C2240">
              <w:rPr>
                <w:rFonts w:ascii="Arial" w:hAnsi="Arial" w:cs="Arial"/>
                <w:b/>
                <w:bCs/>
                <w:sz w:val="18"/>
                <w:szCs w:val="18"/>
                <w:lang w:eastAsia="tr-TR"/>
              </w:rPr>
              <w:t xml:space="preserve"> (CFD) </w:t>
            </w:r>
            <w:r w:rsidRPr="000C2240">
              <w:rPr>
                <w:rFonts w:ascii="Arial" w:hAnsi="Arial" w:cs="Arial"/>
                <w:b/>
                <w:bCs/>
                <w:sz w:val="18"/>
                <w:szCs w:val="18"/>
                <w:lang w:eastAsia="tr-TR"/>
              </w:rPr>
              <w:t xml:space="preserve">daha detaylı ve bilimsel yönteme uygun bir çalışma </w:t>
            </w:r>
            <w:r w:rsidR="003C6B3A" w:rsidRPr="000C2240">
              <w:rPr>
                <w:rFonts w:ascii="Arial" w:hAnsi="Arial" w:cs="Arial"/>
                <w:b/>
                <w:bCs/>
                <w:sz w:val="18"/>
                <w:szCs w:val="18"/>
                <w:lang w:eastAsia="tr-TR"/>
              </w:rPr>
              <w:t xml:space="preserve">olarak </w:t>
            </w:r>
            <w:r w:rsidRPr="000C2240">
              <w:rPr>
                <w:rFonts w:ascii="Arial" w:hAnsi="Arial" w:cs="Arial"/>
                <w:b/>
                <w:bCs/>
                <w:sz w:val="18"/>
                <w:szCs w:val="18"/>
                <w:lang w:eastAsia="tr-TR"/>
              </w:rPr>
              <w:t>gerçekleştirilecek</w:t>
            </w:r>
            <w:r w:rsidR="000C2240">
              <w:rPr>
                <w:rFonts w:ascii="Arial" w:hAnsi="Arial" w:cs="Arial"/>
                <w:b/>
                <w:bCs/>
                <w:sz w:val="18"/>
                <w:szCs w:val="18"/>
                <w:lang w:eastAsia="tr-TR"/>
              </w:rPr>
              <w:t xml:space="preserve"> ve literatürdeki bu belirtilen eksiklikleri giderecektir</w:t>
            </w:r>
            <w:r w:rsidRPr="000C2240">
              <w:rPr>
                <w:rFonts w:ascii="Arial" w:hAnsi="Arial" w:cs="Arial"/>
                <w:b/>
                <w:bCs/>
                <w:sz w:val="18"/>
                <w:szCs w:val="18"/>
                <w:lang w:eastAsia="tr-TR"/>
              </w:rPr>
              <w:t>.</w:t>
            </w:r>
            <w:r w:rsidRPr="00DA72D2">
              <w:rPr>
                <w:rFonts w:ascii="Arial" w:hAnsi="Arial" w:cs="Arial"/>
                <w:sz w:val="18"/>
                <w:szCs w:val="18"/>
                <w:lang w:eastAsia="tr-TR"/>
              </w:rPr>
              <w:t xml:space="preserve"> </w:t>
            </w:r>
          </w:p>
          <w:p w14:paraId="0A13FC2F" w14:textId="77777777" w:rsidR="00A721EE" w:rsidRDefault="00A721EE" w:rsidP="00765048">
            <w:pPr>
              <w:pStyle w:val="WW-NormalWeb1"/>
              <w:contextualSpacing/>
              <w:jc w:val="both"/>
              <w:rPr>
                <w:rFonts w:ascii="Arial" w:hAnsi="Arial" w:cs="Arial"/>
                <w:sz w:val="18"/>
                <w:szCs w:val="18"/>
                <w:lang w:eastAsia="tr-TR"/>
              </w:rPr>
            </w:pPr>
          </w:p>
          <w:p w14:paraId="4F9DB527" w14:textId="39365697" w:rsidR="00293572" w:rsidRDefault="00293572" w:rsidP="00765048">
            <w:pPr>
              <w:pStyle w:val="WW-NormalWeb1"/>
              <w:contextualSpacing/>
              <w:jc w:val="both"/>
              <w:rPr>
                <w:rFonts w:ascii="Arial" w:hAnsi="Arial" w:cs="Arial"/>
                <w:b/>
                <w:bCs/>
                <w:sz w:val="18"/>
                <w:szCs w:val="18"/>
                <w:lang w:eastAsia="tr-TR"/>
              </w:rPr>
            </w:pPr>
            <w:r w:rsidRPr="00895DA1">
              <w:rPr>
                <w:rFonts w:ascii="Arial" w:hAnsi="Arial" w:cs="Arial"/>
                <w:b/>
                <w:bCs/>
                <w:sz w:val="18"/>
                <w:szCs w:val="18"/>
                <w:lang w:eastAsia="tr-TR"/>
              </w:rPr>
              <w:t>D.3 Yapay Zeka Uygulamaları</w:t>
            </w:r>
          </w:p>
          <w:p w14:paraId="74A4B552" w14:textId="77777777" w:rsidR="00895DA1" w:rsidRPr="00895DA1" w:rsidRDefault="00895DA1" w:rsidP="00765048">
            <w:pPr>
              <w:pStyle w:val="WW-NormalWeb1"/>
              <w:contextualSpacing/>
              <w:jc w:val="both"/>
              <w:rPr>
                <w:rFonts w:ascii="Arial" w:hAnsi="Arial" w:cs="Arial"/>
                <w:b/>
                <w:bCs/>
                <w:sz w:val="18"/>
                <w:szCs w:val="18"/>
                <w:lang w:eastAsia="tr-TR"/>
              </w:rPr>
            </w:pPr>
          </w:p>
          <w:p w14:paraId="7CFB73A0" w14:textId="563B28D8" w:rsidR="002C20F3" w:rsidRPr="00E5337A" w:rsidRDefault="00026486" w:rsidP="00765048">
            <w:pPr>
              <w:pStyle w:val="WW-NormalWeb1"/>
              <w:contextualSpacing/>
              <w:jc w:val="both"/>
              <w:rPr>
                <w:rFonts w:ascii="Arial" w:hAnsi="Arial" w:cs="Arial"/>
                <w:b/>
                <w:bCs/>
                <w:sz w:val="18"/>
                <w:szCs w:val="18"/>
                <w:lang w:eastAsia="tr-TR"/>
              </w:rPr>
            </w:pPr>
            <w:r>
              <w:rPr>
                <w:rFonts w:ascii="Arial" w:hAnsi="Arial" w:cs="Arial"/>
                <w:sz w:val="18"/>
                <w:szCs w:val="18"/>
                <w:lang w:eastAsia="tr-TR"/>
              </w:rPr>
              <w:t xml:space="preserve">Deneysel çalışmaların </w:t>
            </w:r>
            <w:r w:rsidR="00A721EE">
              <w:rPr>
                <w:rFonts w:ascii="Arial" w:hAnsi="Arial" w:cs="Arial"/>
                <w:sz w:val="18"/>
                <w:szCs w:val="18"/>
                <w:lang w:eastAsia="tr-TR"/>
              </w:rPr>
              <w:t>uygulama genişliğinin sınırlı olması</w:t>
            </w:r>
            <w:r w:rsidR="00F254C4">
              <w:rPr>
                <w:rFonts w:ascii="Arial" w:hAnsi="Arial" w:cs="Arial"/>
                <w:sz w:val="18"/>
                <w:szCs w:val="18"/>
                <w:lang w:eastAsia="tr-TR"/>
              </w:rPr>
              <w:t xml:space="preserve"> ve sayısal modellerde kullanılan matematiksel modellerin karmaşıklığı parçacık çökelme hızı çalışmalarının zorluklarındandır</w:t>
            </w:r>
            <w:r w:rsidR="00A42144">
              <w:rPr>
                <w:rFonts w:ascii="Arial" w:hAnsi="Arial" w:cs="Arial"/>
                <w:sz w:val="18"/>
                <w:szCs w:val="18"/>
                <w:lang w:eastAsia="tr-TR"/>
              </w:rPr>
              <w:t xml:space="preserve"> (</w:t>
            </w:r>
            <w:proofErr w:type="spellStart"/>
            <w:r w:rsidR="00A42144">
              <w:rPr>
                <w:rFonts w:ascii="Arial" w:hAnsi="Arial" w:cs="Arial"/>
                <w:sz w:val="18"/>
                <w:szCs w:val="18"/>
                <w:lang w:eastAsia="tr-TR"/>
              </w:rPr>
              <w:t>Agwu</w:t>
            </w:r>
            <w:proofErr w:type="spellEnd"/>
            <w:r w:rsidR="00A42144">
              <w:rPr>
                <w:rFonts w:ascii="Arial" w:hAnsi="Arial" w:cs="Arial"/>
                <w:sz w:val="18"/>
                <w:szCs w:val="18"/>
                <w:lang w:eastAsia="tr-TR"/>
              </w:rPr>
              <w:t xml:space="preserve"> vd., 2020</w:t>
            </w:r>
            <w:r w:rsidR="00B24628">
              <w:rPr>
                <w:rFonts w:ascii="Arial" w:hAnsi="Arial" w:cs="Arial"/>
                <w:sz w:val="18"/>
                <w:szCs w:val="18"/>
                <w:lang w:eastAsia="tr-TR"/>
              </w:rPr>
              <w:t xml:space="preserve">; </w:t>
            </w:r>
            <w:proofErr w:type="spellStart"/>
            <w:r w:rsidR="00B24628">
              <w:rPr>
                <w:rFonts w:ascii="Arial" w:hAnsi="Arial" w:cs="Arial"/>
                <w:sz w:val="18"/>
                <w:szCs w:val="18"/>
                <w:lang w:eastAsia="tr-TR"/>
              </w:rPr>
              <w:t>Cao</w:t>
            </w:r>
            <w:proofErr w:type="spellEnd"/>
            <w:r w:rsidR="00B24628">
              <w:rPr>
                <w:rFonts w:ascii="Arial" w:hAnsi="Arial" w:cs="Arial"/>
                <w:sz w:val="18"/>
                <w:szCs w:val="18"/>
                <w:lang w:eastAsia="tr-TR"/>
              </w:rPr>
              <w:t xml:space="preserve"> vd., 2020</w:t>
            </w:r>
            <w:r w:rsidR="00A42144">
              <w:rPr>
                <w:rFonts w:ascii="Arial" w:hAnsi="Arial" w:cs="Arial"/>
                <w:sz w:val="18"/>
                <w:szCs w:val="18"/>
                <w:lang w:eastAsia="tr-TR"/>
              </w:rPr>
              <w:t>)</w:t>
            </w:r>
            <w:r w:rsidR="00F254C4">
              <w:rPr>
                <w:rFonts w:ascii="Arial" w:hAnsi="Arial" w:cs="Arial"/>
                <w:sz w:val="18"/>
                <w:szCs w:val="18"/>
                <w:lang w:eastAsia="tr-TR"/>
              </w:rPr>
              <w:t xml:space="preserve">. Bu zorluklar, son yıllarda </w:t>
            </w:r>
            <w:r w:rsidR="00076C35">
              <w:rPr>
                <w:rFonts w:ascii="Arial" w:hAnsi="Arial" w:cs="Arial"/>
                <w:sz w:val="18"/>
                <w:szCs w:val="18"/>
                <w:lang w:eastAsia="tr-TR"/>
              </w:rPr>
              <w:t xml:space="preserve">makine öğrenmesi ve </w:t>
            </w:r>
            <w:r w:rsidR="00F254C4">
              <w:rPr>
                <w:rFonts w:ascii="Arial" w:hAnsi="Arial" w:cs="Arial"/>
                <w:sz w:val="18"/>
                <w:szCs w:val="18"/>
                <w:lang w:eastAsia="tr-TR"/>
              </w:rPr>
              <w:t>yapay zeka algoritmalarının çökelme hızı araştırmalarında uygulanması sonucunu doğurmuştur. Bu konudaki ilk çalışma</w:t>
            </w:r>
            <w:r w:rsidR="00E17FFE">
              <w:rPr>
                <w:rFonts w:ascii="Arial" w:hAnsi="Arial" w:cs="Arial"/>
                <w:sz w:val="18"/>
                <w:szCs w:val="18"/>
                <w:lang w:eastAsia="tr-TR"/>
              </w:rPr>
              <w:t>lardan bir tanesi</w:t>
            </w:r>
            <w:r w:rsidR="00F254C4">
              <w:rPr>
                <w:rFonts w:ascii="Arial" w:hAnsi="Arial" w:cs="Arial"/>
                <w:sz w:val="18"/>
                <w:szCs w:val="18"/>
                <w:lang w:eastAsia="tr-TR"/>
              </w:rPr>
              <w:t xml:space="preserve"> </w:t>
            </w:r>
            <w:proofErr w:type="spellStart"/>
            <w:r w:rsidR="007930E4">
              <w:rPr>
                <w:rFonts w:ascii="Arial" w:hAnsi="Arial" w:cs="Arial"/>
                <w:sz w:val="18"/>
                <w:szCs w:val="18"/>
                <w:lang w:eastAsia="tr-TR"/>
              </w:rPr>
              <w:t>Rooki</w:t>
            </w:r>
            <w:proofErr w:type="spellEnd"/>
            <w:r w:rsidR="007930E4">
              <w:rPr>
                <w:rFonts w:ascii="Arial" w:hAnsi="Arial" w:cs="Arial"/>
                <w:sz w:val="18"/>
                <w:szCs w:val="18"/>
                <w:lang w:eastAsia="tr-TR"/>
              </w:rPr>
              <w:t xml:space="preserve"> vd. (2012) tarafından yapılan çalışma</w:t>
            </w:r>
            <w:r w:rsidR="00E17FFE">
              <w:rPr>
                <w:rFonts w:ascii="Arial" w:hAnsi="Arial" w:cs="Arial"/>
                <w:sz w:val="18"/>
                <w:szCs w:val="18"/>
                <w:lang w:eastAsia="tr-TR"/>
              </w:rPr>
              <w:t>dır</w:t>
            </w:r>
            <w:r w:rsidR="007930E4">
              <w:rPr>
                <w:rFonts w:ascii="Arial" w:hAnsi="Arial" w:cs="Arial"/>
                <w:sz w:val="18"/>
                <w:szCs w:val="18"/>
                <w:lang w:eastAsia="tr-TR"/>
              </w:rPr>
              <w:t xml:space="preserve">. </w:t>
            </w:r>
            <w:proofErr w:type="spellStart"/>
            <w:r w:rsidR="000A7495">
              <w:rPr>
                <w:rFonts w:ascii="Arial" w:hAnsi="Arial" w:cs="Arial"/>
                <w:sz w:val="18"/>
                <w:szCs w:val="18"/>
                <w:lang w:eastAsia="tr-TR"/>
              </w:rPr>
              <w:t>Rooki</w:t>
            </w:r>
            <w:proofErr w:type="spellEnd"/>
            <w:r w:rsidR="000A7495">
              <w:rPr>
                <w:rFonts w:ascii="Arial" w:hAnsi="Arial" w:cs="Arial"/>
                <w:sz w:val="18"/>
                <w:szCs w:val="18"/>
                <w:lang w:eastAsia="tr-TR"/>
              </w:rPr>
              <w:t xml:space="preserve"> vd. (2012) çalışmalarında, literatürden topladıkları deneysel verileri kullanarak, küresel şekilli katı parçacıkların “</w:t>
            </w:r>
            <w:proofErr w:type="spellStart"/>
            <w:r w:rsidR="000A7495">
              <w:rPr>
                <w:rFonts w:ascii="Arial" w:hAnsi="Arial" w:cs="Arial"/>
                <w:sz w:val="18"/>
                <w:szCs w:val="18"/>
                <w:lang w:eastAsia="tr-TR"/>
              </w:rPr>
              <w:t>Newtonian</w:t>
            </w:r>
            <w:proofErr w:type="spellEnd"/>
            <w:r w:rsidR="000A7495">
              <w:rPr>
                <w:rFonts w:ascii="Arial" w:hAnsi="Arial" w:cs="Arial"/>
                <w:sz w:val="18"/>
                <w:szCs w:val="18"/>
                <w:lang w:eastAsia="tr-TR"/>
              </w:rPr>
              <w:t>” ve “</w:t>
            </w:r>
            <w:proofErr w:type="spellStart"/>
            <w:r w:rsidR="000A7495">
              <w:rPr>
                <w:rFonts w:ascii="Arial" w:hAnsi="Arial" w:cs="Arial"/>
                <w:sz w:val="18"/>
                <w:szCs w:val="18"/>
                <w:lang w:eastAsia="tr-TR"/>
              </w:rPr>
              <w:t>Newtonian</w:t>
            </w:r>
            <w:proofErr w:type="spellEnd"/>
            <w:r w:rsidR="000761B8">
              <w:rPr>
                <w:rFonts w:ascii="Arial" w:hAnsi="Arial" w:cs="Arial"/>
                <w:sz w:val="18"/>
                <w:szCs w:val="18"/>
                <w:lang w:eastAsia="tr-TR"/>
              </w:rPr>
              <w:t xml:space="preserve"> olmayan</w:t>
            </w:r>
            <w:r w:rsidR="000A7495">
              <w:rPr>
                <w:rFonts w:ascii="Arial" w:hAnsi="Arial" w:cs="Arial"/>
                <w:sz w:val="18"/>
                <w:szCs w:val="18"/>
                <w:lang w:eastAsia="tr-TR"/>
              </w:rPr>
              <w:t xml:space="preserve">” akışlardaki düşme hızlarını yapay </w:t>
            </w:r>
            <w:proofErr w:type="gramStart"/>
            <w:r w:rsidR="000A7495">
              <w:rPr>
                <w:rFonts w:ascii="Arial" w:hAnsi="Arial" w:cs="Arial"/>
                <w:sz w:val="18"/>
                <w:szCs w:val="18"/>
                <w:lang w:eastAsia="tr-TR"/>
              </w:rPr>
              <w:t>zeka</w:t>
            </w:r>
            <w:proofErr w:type="gramEnd"/>
            <w:r w:rsidR="000A7495">
              <w:rPr>
                <w:rFonts w:ascii="Arial" w:hAnsi="Arial" w:cs="Arial"/>
                <w:sz w:val="18"/>
                <w:szCs w:val="18"/>
                <w:lang w:eastAsia="tr-TR"/>
              </w:rPr>
              <w:t xml:space="preserve"> ağı ile analiz etmişlerdir. Analiz sonuçları </w:t>
            </w:r>
            <w:r w:rsidR="000A7495">
              <w:rPr>
                <w:rFonts w:ascii="Arial" w:hAnsi="Arial" w:cs="Arial"/>
                <w:b/>
                <w:bCs/>
                <w:sz w:val="18"/>
                <w:szCs w:val="18"/>
                <w:lang w:eastAsia="tr-TR"/>
              </w:rPr>
              <w:t xml:space="preserve">yapay zeka ağlarının katı küresel parçacıkların son çökelme hızlarını doğrudan tahmin etmede kullanılabileceğini göstermiştir. </w:t>
            </w:r>
            <w:proofErr w:type="spellStart"/>
            <w:r w:rsidR="00343A0D">
              <w:rPr>
                <w:rFonts w:ascii="Arial" w:hAnsi="Arial" w:cs="Arial"/>
                <w:sz w:val="18"/>
                <w:szCs w:val="18"/>
                <w:lang w:eastAsia="tr-TR"/>
              </w:rPr>
              <w:t>Li</w:t>
            </w:r>
            <w:proofErr w:type="spellEnd"/>
            <w:r w:rsidR="00E17FFE">
              <w:rPr>
                <w:rFonts w:ascii="Arial" w:hAnsi="Arial" w:cs="Arial"/>
                <w:sz w:val="18"/>
                <w:szCs w:val="18"/>
                <w:lang w:eastAsia="tr-TR"/>
              </w:rPr>
              <w:t xml:space="preserve"> </w:t>
            </w:r>
            <w:r w:rsidR="00343A0D">
              <w:rPr>
                <w:rFonts w:ascii="Arial" w:hAnsi="Arial" w:cs="Arial"/>
                <w:sz w:val="18"/>
                <w:szCs w:val="18"/>
                <w:lang w:eastAsia="tr-TR"/>
              </w:rPr>
              <w:t xml:space="preserve">vd. (2014) </w:t>
            </w:r>
            <w:r w:rsidR="00E17FFE" w:rsidRPr="00E17FFE">
              <w:rPr>
                <w:rFonts w:ascii="Arial" w:hAnsi="Arial" w:cs="Arial"/>
                <w:sz w:val="18"/>
                <w:szCs w:val="18"/>
                <w:lang w:eastAsia="tr-TR"/>
              </w:rPr>
              <w:t>çök</w:t>
            </w:r>
            <w:r w:rsidR="00E17FFE">
              <w:rPr>
                <w:rFonts w:ascii="Arial" w:hAnsi="Arial" w:cs="Arial"/>
                <w:sz w:val="18"/>
                <w:szCs w:val="18"/>
                <w:lang w:eastAsia="tr-TR"/>
              </w:rPr>
              <w:t xml:space="preserve">elen </w:t>
            </w:r>
            <w:r w:rsidR="000761B8">
              <w:rPr>
                <w:rFonts w:ascii="Arial" w:hAnsi="Arial" w:cs="Arial"/>
                <w:sz w:val="18"/>
                <w:szCs w:val="18"/>
                <w:lang w:eastAsia="tr-TR"/>
              </w:rPr>
              <w:t xml:space="preserve">bir </w:t>
            </w:r>
            <w:r w:rsidR="00E17FFE">
              <w:rPr>
                <w:rFonts w:ascii="Arial" w:hAnsi="Arial" w:cs="Arial"/>
                <w:sz w:val="18"/>
                <w:szCs w:val="18"/>
                <w:lang w:eastAsia="tr-TR"/>
              </w:rPr>
              <w:t xml:space="preserve">parçacık için duvar etkisi </w:t>
            </w:r>
            <w:r w:rsidR="003169BD">
              <w:rPr>
                <w:rFonts w:ascii="Arial" w:hAnsi="Arial" w:cs="Arial"/>
                <w:sz w:val="18"/>
                <w:szCs w:val="18"/>
                <w:lang w:eastAsia="tr-TR"/>
              </w:rPr>
              <w:t>üzerine yaptıkları çalışmada</w:t>
            </w:r>
            <w:r w:rsidR="00E17FFE">
              <w:rPr>
                <w:rFonts w:ascii="Arial" w:hAnsi="Arial" w:cs="Arial"/>
                <w:sz w:val="18"/>
                <w:szCs w:val="18"/>
                <w:lang w:eastAsia="tr-TR"/>
              </w:rPr>
              <w:t xml:space="preserve"> </w:t>
            </w:r>
            <w:r w:rsidR="003169BD">
              <w:rPr>
                <w:rFonts w:ascii="Arial" w:hAnsi="Arial" w:cs="Arial"/>
                <w:sz w:val="18"/>
                <w:szCs w:val="18"/>
                <w:lang w:eastAsia="tr-TR"/>
              </w:rPr>
              <w:t>l</w:t>
            </w:r>
            <w:r w:rsidR="00E17FFE">
              <w:rPr>
                <w:rFonts w:ascii="Arial" w:hAnsi="Arial" w:cs="Arial"/>
                <w:sz w:val="18"/>
                <w:szCs w:val="18"/>
                <w:lang w:eastAsia="tr-TR"/>
              </w:rPr>
              <w:t>iteratürden topladıkları küre, silindir ve dikdörtgenler prizma</w:t>
            </w:r>
            <w:r w:rsidR="0046430B">
              <w:rPr>
                <w:rFonts w:ascii="Arial" w:hAnsi="Arial" w:cs="Arial"/>
                <w:sz w:val="18"/>
                <w:szCs w:val="18"/>
                <w:lang w:eastAsia="tr-TR"/>
              </w:rPr>
              <w:t>sı</w:t>
            </w:r>
            <w:r w:rsidR="00E17FFE">
              <w:rPr>
                <w:rFonts w:ascii="Arial" w:hAnsi="Arial" w:cs="Arial"/>
                <w:sz w:val="18"/>
                <w:szCs w:val="18"/>
                <w:lang w:eastAsia="tr-TR"/>
              </w:rPr>
              <w:t xml:space="preserve"> şekilli parçacıkların deneysel verilerini </w:t>
            </w:r>
            <w:r w:rsidR="00E17FFE" w:rsidRPr="00E17FFE">
              <w:rPr>
                <w:rFonts w:ascii="Arial" w:hAnsi="Arial" w:cs="Arial"/>
                <w:sz w:val="18"/>
                <w:szCs w:val="18"/>
                <w:lang w:eastAsia="tr-TR"/>
              </w:rPr>
              <w:t xml:space="preserve">iki </w:t>
            </w:r>
            <w:r w:rsidR="003169BD">
              <w:rPr>
                <w:rFonts w:ascii="Arial" w:hAnsi="Arial" w:cs="Arial"/>
                <w:sz w:val="18"/>
                <w:szCs w:val="18"/>
                <w:lang w:eastAsia="tr-TR"/>
              </w:rPr>
              <w:t xml:space="preserve">farklı </w:t>
            </w:r>
            <w:r w:rsidR="00E17FFE" w:rsidRPr="00E17FFE">
              <w:rPr>
                <w:rFonts w:ascii="Arial" w:hAnsi="Arial" w:cs="Arial"/>
                <w:sz w:val="18"/>
                <w:szCs w:val="18"/>
                <w:lang w:eastAsia="tr-TR"/>
              </w:rPr>
              <w:t>yapay zeka yöntemi (Yapay Sinir Ağı ve Destek Vektör Makinesi) kullan</w:t>
            </w:r>
            <w:r w:rsidR="00372F67">
              <w:rPr>
                <w:rFonts w:ascii="Arial" w:hAnsi="Arial" w:cs="Arial"/>
                <w:sz w:val="18"/>
                <w:szCs w:val="18"/>
                <w:lang w:eastAsia="tr-TR"/>
              </w:rPr>
              <w:t>arak</w:t>
            </w:r>
            <w:r w:rsidR="00E17FFE">
              <w:rPr>
                <w:rFonts w:ascii="Arial" w:hAnsi="Arial" w:cs="Arial"/>
                <w:sz w:val="18"/>
                <w:szCs w:val="18"/>
                <w:lang w:eastAsia="tr-TR"/>
              </w:rPr>
              <w:t xml:space="preserve"> </w:t>
            </w:r>
            <w:r w:rsidR="0046430B">
              <w:rPr>
                <w:rFonts w:ascii="Arial" w:hAnsi="Arial" w:cs="Arial"/>
                <w:sz w:val="18"/>
                <w:szCs w:val="18"/>
                <w:lang w:eastAsia="tr-TR"/>
              </w:rPr>
              <w:t xml:space="preserve">analiz etmişler ve küre, silindir ve dikdörtgenler prizmasından farklı şekiller için duvar etkisini tahmin eden bir model geliştirmişlerdir. </w:t>
            </w:r>
            <w:proofErr w:type="spellStart"/>
            <w:r w:rsidR="00E5337A">
              <w:rPr>
                <w:rFonts w:ascii="Arial" w:hAnsi="Arial" w:cs="Arial"/>
                <w:sz w:val="18"/>
                <w:szCs w:val="18"/>
                <w:lang w:eastAsia="tr-TR"/>
              </w:rPr>
              <w:t>Cao</w:t>
            </w:r>
            <w:proofErr w:type="spellEnd"/>
            <w:r w:rsidR="00E5337A">
              <w:rPr>
                <w:rFonts w:ascii="Arial" w:hAnsi="Arial" w:cs="Arial"/>
                <w:sz w:val="18"/>
                <w:szCs w:val="18"/>
                <w:lang w:eastAsia="tr-TR"/>
              </w:rPr>
              <w:t xml:space="preserve"> vd. (2020) literatürden topladıkları </w:t>
            </w:r>
            <w:proofErr w:type="spellStart"/>
            <w:r w:rsidR="00E5337A">
              <w:rPr>
                <w:rFonts w:ascii="Arial" w:hAnsi="Arial" w:cs="Arial"/>
                <w:sz w:val="18"/>
                <w:szCs w:val="18"/>
                <w:lang w:eastAsia="tr-TR"/>
              </w:rPr>
              <w:t>sediman</w:t>
            </w:r>
            <w:proofErr w:type="spellEnd"/>
            <w:r w:rsidR="00E5337A">
              <w:rPr>
                <w:rFonts w:ascii="Arial" w:hAnsi="Arial" w:cs="Arial"/>
                <w:sz w:val="18"/>
                <w:szCs w:val="18"/>
                <w:lang w:eastAsia="tr-TR"/>
              </w:rPr>
              <w:t xml:space="preserve"> çökelme hızı verisini kullanarak geliştirdikleri makine öğrenmesi algoritması ile kohezyonsuz </w:t>
            </w:r>
            <w:proofErr w:type="spellStart"/>
            <w:r w:rsidR="00E5337A">
              <w:rPr>
                <w:rFonts w:ascii="Arial" w:hAnsi="Arial" w:cs="Arial"/>
                <w:sz w:val="18"/>
                <w:szCs w:val="18"/>
                <w:lang w:eastAsia="tr-TR"/>
              </w:rPr>
              <w:t>sedimanın</w:t>
            </w:r>
            <w:proofErr w:type="spellEnd"/>
            <w:r w:rsidR="00E5337A">
              <w:rPr>
                <w:rFonts w:ascii="Arial" w:hAnsi="Arial" w:cs="Arial"/>
                <w:sz w:val="18"/>
                <w:szCs w:val="18"/>
                <w:lang w:eastAsia="tr-TR"/>
              </w:rPr>
              <w:t xml:space="preserve"> suda çökelme hızını tahmin eden bir model geliştirmişlerdir. </w:t>
            </w:r>
            <w:r w:rsidR="00E5337A">
              <w:rPr>
                <w:rFonts w:ascii="Arial" w:hAnsi="Arial" w:cs="Arial"/>
                <w:b/>
                <w:bCs/>
                <w:sz w:val="18"/>
                <w:szCs w:val="18"/>
                <w:lang w:eastAsia="tr-TR"/>
              </w:rPr>
              <w:t xml:space="preserve">Çalışmaları </w:t>
            </w:r>
            <w:proofErr w:type="spellStart"/>
            <w:r w:rsidR="00E5337A">
              <w:rPr>
                <w:rFonts w:ascii="Arial" w:hAnsi="Arial" w:cs="Arial"/>
                <w:b/>
                <w:bCs/>
                <w:sz w:val="18"/>
                <w:szCs w:val="18"/>
                <w:lang w:eastAsia="tr-TR"/>
              </w:rPr>
              <w:t>sediman</w:t>
            </w:r>
            <w:proofErr w:type="spellEnd"/>
            <w:r w:rsidR="00E5337A">
              <w:rPr>
                <w:rFonts w:ascii="Arial" w:hAnsi="Arial" w:cs="Arial"/>
                <w:b/>
                <w:bCs/>
                <w:sz w:val="18"/>
                <w:szCs w:val="18"/>
                <w:lang w:eastAsia="tr-TR"/>
              </w:rPr>
              <w:t xml:space="preserve"> taşınımı çalışmalarında makine öğrenmesinin etkili bir şekilde kullanılabil</w:t>
            </w:r>
            <w:r w:rsidR="001236CC">
              <w:rPr>
                <w:rFonts w:ascii="Arial" w:hAnsi="Arial" w:cs="Arial"/>
                <w:b/>
                <w:bCs/>
                <w:sz w:val="18"/>
                <w:szCs w:val="18"/>
                <w:lang w:eastAsia="tr-TR"/>
              </w:rPr>
              <w:t>e</w:t>
            </w:r>
            <w:r w:rsidR="00E5337A">
              <w:rPr>
                <w:rFonts w:ascii="Arial" w:hAnsi="Arial" w:cs="Arial"/>
                <w:b/>
                <w:bCs/>
                <w:sz w:val="18"/>
                <w:szCs w:val="18"/>
                <w:lang w:eastAsia="tr-TR"/>
              </w:rPr>
              <w:t>ceğini göstermiştir.</w:t>
            </w:r>
            <w:r w:rsidR="00076C35">
              <w:rPr>
                <w:rFonts w:ascii="Arial" w:hAnsi="Arial" w:cs="Arial"/>
                <w:b/>
                <w:bCs/>
                <w:sz w:val="18"/>
                <w:szCs w:val="18"/>
                <w:lang w:eastAsia="tr-TR"/>
              </w:rPr>
              <w:t xml:space="preserve"> </w:t>
            </w:r>
            <w:proofErr w:type="spellStart"/>
            <w:r w:rsidR="0046430B">
              <w:rPr>
                <w:rFonts w:ascii="Arial" w:hAnsi="Arial" w:cs="Arial"/>
                <w:sz w:val="18"/>
                <w:szCs w:val="18"/>
                <w:lang w:eastAsia="tr-TR"/>
              </w:rPr>
              <w:t>Loh</w:t>
            </w:r>
            <w:proofErr w:type="spellEnd"/>
            <w:r w:rsidR="0046430B">
              <w:rPr>
                <w:rFonts w:ascii="Arial" w:hAnsi="Arial" w:cs="Arial"/>
                <w:sz w:val="18"/>
                <w:szCs w:val="18"/>
                <w:lang w:eastAsia="tr-TR"/>
              </w:rPr>
              <w:t xml:space="preserve"> vd. (2021) su kaynaklarındaki sedimentasyon probleminde önemli bir etken olan çökelme hızını ince </w:t>
            </w:r>
            <w:r w:rsidR="00076C35">
              <w:rPr>
                <w:rFonts w:ascii="Arial" w:hAnsi="Arial" w:cs="Arial"/>
                <w:sz w:val="18"/>
                <w:szCs w:val="18"/>
                <w:lang w:eastAsia="tr-TR"/>
              </w:rPr>
              <w:t xml:space="preserve">taneli </w:t>
            </w:r>
            <w:proofErr w:type="spellStart"/>
            <w:r w:rsidR="0046430B">
              <w:rPr>
                <w:rFonts w:ascii="Arial" w:hAnsi="Arial" w:cs="Arial"/>
                <w:sz w:val="18"/>
                <w:szCs w:val="18"/>
                <w:lang w:eastAsia="tr-TR"/>
              </w:rPr>
              <w:t>sedim</w:t>
            </w:r>
            <w:r w:rsidR="0013620D">
              <w:rPr>
                <w:rFonts w:ascii="Arial" w:hAnsi="Arial" w:cs="Arial"/>
                <w:sz w:val="18"/>
                <w:szCs w:val="18"/>
                <w:lang w:eastAsia="tr-TR"/>
              </w:rPr>
              <w:t>a</w:t>
            </w:r>
            <w:r w:rsidR="0046430B">
              <w:rPr>
                <w:rFonts w:ascii="Arial" w:hAnsi="Arial" w:cs="Arial"/>
                <w:sz w:val="18"/>
                <w:szCs w:val="18"/>
                <w:lang w:eastAsia="tr-TR"/>
              </w:rPr>
              <w:t>nlar</w:t>
            </w:r>
            <w:proofErr w:type="spellEnd"/>
            <w:r w:rsidR="0046430B">
              <w:rPr>
                <w:rFonts w:ascii="Arial" w:hAnsi="Arial" w:cs="Arial"/>
                <w:sz w:val="18"/>
                <w:szCs w:val="18"/>
                <w:lang w:eastAsia="tr-TR"/>
              </w:rPr>
              <w:t xml:space="preserve"> için </w:t>
            </w:r>
            <w:r w:rsidR="0013620D">
              <w:rPr>
                <w:rFonts w:ascii="Arial" w:hAnsi="Arial" w:cs="Arial"/>
                <w:sz w:val="18"/>
                <w:szCs w:val="18"/>
                <w:lang w:eastAsia="tr-TR"/>
              </w:rPr>
              <w:t xml:space="preserve">geliştirdikleri üç farklı makine öğrenmesi modelini karşılaştırmalı kullanarak </w:t>
            </w:r>
            <w:r w:rsidR="0046430B">
              <w:rPr>
                <w:rFonts w:ascii="Arial" w:hAnsi="Arial" w:cs="Arial"/>
                <w:sz w:val="18"/>
                <w:szCs w:val="18"/>
                <w:lang w:eastAsia="tr-TR"/>
              </w:rPr>
              <w:t>çalışmışlardır.</w:t>
            </w:r>
            <w:r w:rsidR="0013620D">
              <w:rPr>
                <w:rFonts w:ascii="Arial" w:hAnsi="Arial" w:cs="Arial"/>
                <w:sz w:val="18"/>
                <w:szCs w:val="18"/>
                <w:lang w:eastAsia="tr-TR"/>
              </w:rPr>
              <w:t xml:space="preserve"> </w:t>
            </w:r>
            <w:proofErr w:type="spellStart"/>
            <w:r w:rsidR="00670BE7">
              <w:rPr>
                <w:rFonts w:ascii="Arial" w:hAnsi="Arial" w:cs="Arial"/>
                <w:sz w:val="18"/>
                <w:szCs w:val="18"/>
                <w:lang w:eastAsia="tr-TR"/>
              </w:rPr>
              <w:t>Rush</w:t>
            </w:r>
            <w:proofErr w:type="spellEnd"/>
            <w:r w:rsidR="00670BE7">
              <w:rPr>
                <w:rFonts w:ascii="Arial" w:hAnsi="Arial" w:cs="Arial"/>
                <w:sz w:val="18"/>
                <w:szCs w:val="18"/>
                <w:lang w:eastAsia="tr-TR"/>
              </w:rPr>
              <w:t xml:space="preserve"> </w:t>
            </w:r>
            <w:proofErr w:type="spellStart"/>
            <w:r w:rsidR="00670BE7">
              <w:rPr>
                <w:rFonts w:ascii="Arial" w:hAnsi="Arial" w:cs="Arial"/>
                <w:sz w:val="18"/>
                <w:szCs w:val="18"/>
                <w:lang w:eastAsia="tr-TR"/>
              </w:rPr>
              <w:t>vd</w:t>
            </w:r>
            <w:proofErr w:type="spellEnd"/>
            <w:r w:rsidR="00670BE7">
              <w:rPr>
                <w:rFonts w:ascii="Arial" w:hAnsi="Arial" w:cs="Arial"/>
                <w:sz w:val="18"/>
                <w:szCs w:val="18"/>
                <w:lang w:eastAsia="tr-TR"/>
              </w:rPr>
              <w:t xml:space="preserve"> (2021</w:t>
            </w:r>
            <w:r w:rsidR="00FE6468">
              <w:rPr>
                <w:rFonts w:ascii="Arial" w:hAnsi="Arial" w:cs="Arial"/>
                <w:sz w:val="18"/>
                <w:szCs w:val="18"/>
                <w:lang w:eastAsia="tr-TR"/>
              </w:rPr>
              <w:t>-a</w:t>
            </w:r>
            <w:r w:rsidR="00670BE7">
              <w:rPr>
                <w:rFonts w:ascii="Arial" w:hAnsi="Arial" w:cs="Arial"/>
                <w:sz w:val="18"/>
                <w:szCs w:val="18"/>
                <w:lang w:eastAsia="tr-TR"/>
              </w:rPr>
              <w:t xml:space="preserve">) son çökelme hızı için optimal bir makine öğrenmesi modeli geliştirmeyi amaçladıkları çalışmalarında 33 farklı </w:t>
            </w:r>
            <w:r w:rsidR="000761B8">
              <w:rPr>
                <w:rFonts w:ascii="Arial" w:hAnsi="Arial" w:cs="Arial"/>
                <w:sz w:val="18"/>
                <w:szCs w:val="18"/>
                <w:lang w:eastAsia="tr-TR"/>
              </w:rPr>
              <w:t xml:space="preserve">makaleden </w:t>
            </w:r>
            <w:r w:rsidR="00670BE7">
              <w:rPr>
                <w:rFonts w:ascii="Arial" w:hAnsi="Arial" w:cs="Arial"/>
                <w:sz w:val="18"/>
                <w:szCs w:val="18"/>
                <w:lang w:eastAsia="tr-TR"/>
              </w:rPr>
              <w:t>topladıkları deney verisini kullanmışlardır. Kullandıkları veri düzenli şekilli (silindir, küp, dikdörtgenler prizması vb.) parçacıklar ve düzensiz şekilli kum parçacıklarını içermektedir.</w:t>
            </w:r>
            <w:r w:rsidR="00920812">
              <w:rPr>
                <w:rFonts w:ascii="Arial" w:hAnsi="Arial" w:cs="Arial"/>
                <w:sz w:val="18"/>
                <w:szCs w:val="18"/>
                <w:lang w:eastAsia="tr-TR"/>
              </w:rPr>
              <w:t xml:space="preserve"> </w:t>
            </w:r>
            <w:proofErr w:type="spellStart"/>
            <w:r w:rsidR="00920812">
              <w:rPr>
                <w:rFonts w:ascii="Arial" w:hAnsi="Arial" w:cs="Arial"/>
                <w:sz w:val="18"/>
                <w:szCs w:val="18"/>
                <w:lang w:eastAsia="tr-TR"/>
              </w:rPr>
              <w:t>Cahyono</w:t>
            </w:r>
            <w:proofErr w:type="spellEnd"/>
            <w:r w:rsidR="00920812">
              <w:rPr>
                <w:rFonts w:ascii="Arial" w:hAnsi="Arial" w:cs="Arial"/>
                <w:sz w:val="18"/>
                <w:szCs w:val="18"/>
                <w:lang w:eastAsia="tr-TR"/>
              </w:rPr>
              <w:t xml:space="preserve"> (2022) yapay zeka ağı prosedürü kullanarak farklı boyut, şekil faktörü ve su sıcaklıkları için 7 farklı </w:t>
            </w:r>
            <w:r w:rsidR="00C15750">
              <w:rPr>
                <w:rFonts w:ascii="Arial" w:hAnsi="Arial" w:cs="Arial"/>
                <w:sz w:val="18"/>
                <w:szCs w:val="18"/>
                <w:lang w:eastAsia="tr-TR"/>
              </w:rPr>
              <w:t>çökelme hızı denklem</w:t>
            </w:r>
            <w:r w:rsidR="001236CC">
              <w:rPr>
                <w:rFonts w:ascii="Arial" w:hAnsi="Arial" w:cs="Arial"/>
                <w:sz w:val="18"/>
                <w:szCs w:val="18"/>
                <w:lang w:eastAsia="tr-TR"/>
              </w:rPr>
              <w:t>i</w:t>
            </w:r>
            <w:r w:rsidR="00C15750">
              <w:rPr>
                <w:rFonts w:ascii="Arial" w:hAnsi="Arial" w:cs="Arial"/>
                <w:sz w:val="18"/>
                <w:szCs w:val="18"/>
                <w:lang w:eastAsia="tr-TR"/>
              </w:rPr>
              <w:t xml:space="preserve"> geliştirmiştir. Geliştir</w:t>
            </w:r>
            <w:r w:rsidR="000761B8">
              <w:rPr>
                <w:rFonts w:ascii="Arial" w:hAnsi="Arial" w:cs="Arial"/>
                <w:sz w:val="18"/>
                <w:szCs w:val="18"/>
                <w:lang w:eastAsia="tr-TR"/>
              </w:rPr>
              <w:t>ilen</w:t>
            </w:r>
            <w:r w:rsidR="00C15750">
              <w:rPr>
                <w:rFonts w:ascii="Arial" w:hAnsi="Arial" w:cs="Arial"/>
                <w:sz w:val="18"/>
                <w:szCs w:val="18"/>
                <w:lang w:eastAsia="tr-TR"/>
              </w:rPr>
              <w:t xml:space="preserve"> denklemler literatürdeki üç farklı çökelme hızı denklemi ile karşılaştırmıştır. Çalışmanın sonunda önerilen denklemlerin çapı 0.05 mm-10 mm arasında değişen </w:t>
            </w:r>
            <w:proofErr w:type="spellStart"/>
            <w:r w:rsidR="00C15750">
              <w:rPr>
                <w:rFonts w:ascii="Arial" w:hAnsi="Arial" w:cs="Arial"/>
                <w:sz w:val="18"/>
                <w:szCs w:val="18"/>
                <w:lang w:eastAsia="tr-TR"/>
              </w:rPr>
              <w:t>sediman</w:t>
            </w:r>
            <w:proofErr w:type="spellEnd"/>
            <w:r w:rsidR="00C15750">
              <w:rPr>
                <w:rFonts w:ascii="Arial" w:hAnsi="Arial" w:cs="Arial"/>
                <w:sz w:val="18"/>
                <w:szCs w:val="18"/>
                <w:lang w:eastAsia="tr-TR"/>
              </w:rPr>
              <w:t xml:space="preserve"> parçacıkları için kullanılabileceği gösterilmiştir. </w:t>
            </w:r>
            <w:r w:rsidR="00E5337A">
              <w:rPr>
                <w:rFonts w:ascii="Arial" w:hAnsi="Arial" w:cs="Arial"/>
                <w:sz w:val="18"/>
                <w:szCs w:val="18"/>
                <w:lang w:eastAsia="tr-TR"/>
              </w:rPr>
              <w:t xml:space="preserve"> </w:t>
            </w:r>
            <w:r w:rsidR="00E5337A">
              <w:rPr>
                <w:rFonts w:ascii="Arial" w:hAnsi="Arial" w:cs="Arial"/>
                <w:b/>
                <w:bCs/>
                <w:sz w:val="18"/>
                <w:szCs w:val="18"/>
                <w:lang w:eastAsia="tr-TR"/>
              </w:rPr>
              <w:t xml:space="preserve">Özet olarak, çökelme hızı araştırmalarında makine öğrenmesi </w:t>
            </w:r>
            <w:r w:rsidR="00076C35">
              <w:rPr>
                <w:rFonts w:ascii="Arial" w:hAnsi="Arial" w:cs="Arial"/>
                <w:b/>
                <w:bCs/>
                <w:sz w:val="18"/>
                <w:szCs w:val="18"/>
                <w:lang w:eastAsia="tr-TR"/>
              </w:rPr>
              <w:t xml:space="preserve">ve yapay zeka algoritmaları </w:t>
            </w:r>
            <w:r w:rsidR="00E5337A">
              <w:rPr>
                <w:rFonts w:ascii="Arial" w:hAnsi="Arial" w:cs="Arial"/>
                <w:b/>
                <w:bCs/>
                <w:sz w:val="18"/>
                <w:szCs w:val="18"/>
                <w:lang w:eastAsia="tr-TR"/>
              </w:rPr>
              <w:t xml:space="preserve">son 10 yılda çalışılan bir </w:t>
            </w:r>
            <w:r w:rsidR="00076C35">
              <w:rPr>
                <w:rFonts w:ascii="Arial" w:hAnsi="Arial" w:cs="Arial"/>
                <w:b/>
                <w:bCs/>
                <w:sz w:val="18"/>
                <w:szCs w:val="18"/>
                <w:lang w:eastAsia="tr-TR"/>
              </w:rPr>
              <w:t>yaklaşım olarak karşımıza çıkmaktadır</w:t>
            </w:r>
            <w:r w:rsidR="00E5337A">
              <w:rPr>
                <w:rFonts w:ascii="Arial" w:hAnsi="Arial" w:cs="Arial"/>
                <w:b/>
                <w:bCs/>
                <w:sz w:val="18"/>
                <w:szCs w:val="18"/>
                <w:lang w:eastAsia="tr-TR"/>
              </w:rPr>
              <w:t xml:space="preserve">. Literatürde bulunan makalelerin çoğunluğu daha önce çalışılmış </w:t>
            </w:r>
            <w:r w:rsidR="00076C35">
              <w:rPr>
                <w:rFonts w:ascii="Arial" w:hAnsi="Arial" w:cs="Arial"/>
                <w:b/>
                <w:bCs/>
                <w:sz w:val="18"/>
                <w:szCs w:val="18"/>
                <w:lang w:eastAsia="tr-TR"/>
              </w:rPr>
              <w:t xml:space="preserve">deneysel </w:t>
            </w:r>
            <w:r w:rsidR="00E5337A">
              <w:rPr>
                <w:rFonts w:ascii="Arial" w:hAnsi="Arial" w:cs="Arial"/>
                <w:b/>
                <w:bCs/>
                <w:sz w:val="18"/>
                <w:szCs w:val="18"/>
                <w:lang w:eastAsia="tr-TR"/>
              </w:rPr>
              <w:t>veriler kullan</w:t>
            </w:r>
            <w:r w:rsidR="00076C35">
              <w:rPr>
                <w:rFonts w:ascii="Arial" w:hAnsi="Arial" w:cs="Arial"/>
                <w:b/>
                <w:bCs/>
                <w:sz w:val="18"/>
                <w:szCs w:val="18"/>
                <w:lang w:eastAsia="tr-TR"/>
              </w:rPr>
              <w:t>ıl</w:t>
            </w:r>
            <w:r w:rsidR="00E5337A">
              <w:rPr>
                <w:rFonts w:ascii="Arial" w:hAnsi="Arial" w:cs="Arial"/>
                <w:b/>
                <w:bCs/>
                <w:sz w:val="18"/>
                <w:szCs w:val="18"/>
                <w:lang w:eastAsia="tr-TR"/>
              </w:rPr>
              <w:t>arak yapılmıştır</w:t>
            </w:r>
            <w:r w:rsidR="00CB54D7">
              <w:rPr>
                <w:rFonts w:ascii="Arial" w:hAnsi="Arial" w:cs="Arial"/>
                <w:b/>
                <w:bCs/>
                <w:sz w:val="18"/>
                <w:szCs w:val="18"/>
                <w:lang w:eastAsia="tr-TR"/>
              </w:rPr>
              <w:t xml:space="preserve">, </w:t>
            </w:r>
            <w:r w:rsidR="00CB54D7" w:rsidRPr="000761B8">
              <w:rPr>
                <w:rFonts w:ascii="Arial" w:hAnsi="Arial" w:cs="Arial"/>
                <w:b/>
                <w:bCs/>
                <w:sz w:val="18"/>
                <w:szCs w:val="18"/>
                <w:lang w:eastAsia="tr-TR"/>
              </w:rPr>
              <w:t xml:space="preserve">küçük bir kısmında ise deneyler </w:t>
            </w:r>
            <w:r w:rsidR="000761B8">
              <w:rPr>
                <w:rFonts w:ascii="Arial" w:hAnsi="Arial" w:cs="Arial"/>
                <w:b/>
                <w:bCs/>
                <w:sz w:val="18"/>
                <w:szCs w:val="18"/>
                <w:lang w:eastAsia="tr-TR"/>
              </w:rPr>
              <w:t>(</w:t>
            </w:r>
            <w:proofErr w:type="spellStart"/>
            <w:r w:rsidR="000761B8">
              <w:rPr>
                <w:rFonts w:ascii="Arial" w:hAnsi="Arial" w:cs="Arial"/>
                <w:b/>
                <w:bCs/>
                <w:sz w:val="18"/>
                <w:szCs w:val="18"/>
                <w:lang w:eastAsia="tr-TR"/>
              </w:rPr>
              <w:t>Li</w:t>
            </w:r>
            <w:proofErr w:type="spellEnd"/>
            <w:r w:rsidR="000761B8">
              <w:rPr>
                <w:rFonts w:ascii="Arial" w:hAnsi="Arial" w:cs="Arial"/>
                <w:b/>
                <w:bCs/>
                <w:sz w:val="18"/>
                <w:szCs w:val="18"/>
                <w:lang w:eastAsia="tr-TR"/>
              </w:rPr>
              <w:t xml:space="preserve"> vd., 2014) </w:t>
            </w:r>
            <w:r w:rsidR="00CB54D7" w:rsidRPr="000761B8">
              <w:rPr>
                <w:rFonts w:ascii="Arial" w:hAnsi="Arial" w:cs="Arial"/>
                <w:b/>
                <w:bCs/>
                <w:sz w:val="18"/>
                <w:szCs w:val="18"/>
                <w:lang w:eastAsia="tr-TR"/>
              </w:rPr>
              <w:t xml:space="preserve">yürütülmüş ve literatür verileri ile birlikte analiz edilmiştir. </w:t>
            </w:r>
            <w:proofErr w:type="spellStart"/>
            <w:r w:rsidR="00B311AD">
              <w:rPr>
                <w:rFonts w:ascii="Arial" w:hAnsi="Arial" w:cs="Arial"/>
                <w:b/>
                <w:bCs/>
                <w:sz w:val="18"/>
                <w:szCs w:val="18"/>
                <w:lang w:eastAsia="tr-TR"/>
              </w:rPr>
              <w:t>MP</w:t>
            </w:r>
            <w:r w:rsidR="00E5337A">
              <w:rPr>
                <w:rFonts w:ascii="Arial" w:hAnsi="Arial" w:cs="Arial"/>
                <w:b/>
                <w:bCs/>
                <w:sz w:val="18"/>
                <w:szCs w:val="18"/>
                <w:lang w:eastAsia="tr-TR"/>
              </w:rPr>
              <w:t>ler</w:t>
            </w:r>
            <w:r w:rsidR="00710ED1">
              <w:rPr>
                <w:rFonts w:ascii="Arial" w:hAnsi="Arial" w:cs="Arial"/>
                <w:b/>
                <w:bCs/>
                <w:sz w:val="18"/>
                <w:szCs w:val="18"/>
                <w:lang w:eastAsia="tr-TR"/>
              </w:rPr>
              <w:t>in</w:t>
            </w:r>
            <w:proofErr w:type="spellEnd"/>
            <w:r w:rsidR="00710ED1">
              <w:rPr>
                <w:rFonts w:ascii="Arial" w:hAnsi="Arial" w:cs="Arial"/>
                <w:b/>
                <w:bCs/>
                <w:sz w:val="18"/>
                <w:szCs w:val="18"/>
                <w:lang w:eastAsia="tr-TR"/>
              </w:rPr>
              <w:t xml:space="preserve"> çökelme hızı</w:t>
            </w:r>
            <w:r w:rsidR="00E5337A">
              <w:rPr>
                <w:rFonts w:ascii="Arial" w:hAnsi="Arial" w:cs="Arial"/>
                <w:b/>
                <w:bCs/>
                <w:sz w:val="18"/>
                <w:szCs w:val="18"/>
                <w:lang w:eastAsia="tr-TR"/>
              </w:rPr>
              <w:t xml:space="preserve"> için </w:t>
            </w:r>
            <w:r w:rsidR="00A760E7">
              <w:rPr>
                <w:rFonts w:ascii="Arial" w:hAnsi="Arial" w:cs="Arial"/>
                <w:b/>
                <w:bCs/>
                <w:sz w:val="18"/>
                <w:szCs w:val="18"/>
                <w:lang w:eastAsia="tr-TR"/>
              </w:rPr>
              <w:t xml:space="preserve">bütünleşik bir </w:t>
            </w:r>
            <w:r w:rsidR="00710ED1">
              <w:rPr>
                <w:rFonts w:ascii="Arial" w:hAnsi="Arial" w:cs="Arial"/>
                <w:b/>
                <w:bCs/>
                <w:sz w:val="18"/>
                <w:szCs w:val="18"/>
                <w:lang w:eastAsia="tr-TR"/>
              </w:rPr>
              <w:t xml:space="preserve">deneysel çalışmanın yapılıp yapay </w:t>
            </w:r>
            <w:proofErr w:type="gramStart"/>
            <w:r w:rsidR="00710ED1">
              <w:rPr>
                <w:rFonts w:ascii="Arial" w:hAnsi="Arial" w:cs="Arial"/>
                <w:b/>
                <w:bCs/>
                <w:sz w:val="18"/>
                <w:szCs w:val="18"/>
                <w:lang w:eastAsia="tr-TR"/>
              </w:rPr>
              <w:t>zeka</w:t>
            </w:r>
            <w:proofErr w:type="gramEnd"/>
            <w:r w:rsidR="00710ED1">
              <w:rPr>
                <w:rFonts w:ascii="Arial" w:hAnsi="Arial" w:cs="Arial"/>
                <w:b/>
                <w:bCs/>
                <w:sz w:val="18"/>
                <w:szCs w:val="18"/>
                <w:lang w:eastAsia="tr-TR"/>
              </w:rPr>
              <w:t xml:space="preserve"> algoritmalarının uygulandığı bir </w:t>
            </w:r>
            <w:r w:rsidR="00E5337A">
              <w:rPr>
                <w:rFonts w:ascii="Arial" w:hAnsi="Arial" w:cs="Arial"/>
                <w:b/>
                <w:bCs/>
                <w:sz w:val="18"/>
                <w:szCs w:val="18"/>
                <w:lang w:eastAsia="tr-TR"/>
              </w:rPr>
              <w:t>çalışma</w:t>
            </w:r>
            <w:r w:rsidR="00710ED1">
              <w:rPr>
                <w:rFonts w:ascii="Arial" w:hAnsi="Arial" w:cs="Arial"/>
                <w:b/>
                <w:bCs/>
                <w:sz w:val="18"/>
                <w:szCs w:val="18"/>
                <w:lang w:eastAsia="tr-TR"/>
              </w:rPr>
              <w:t>ya</w:t>
            </w:r>
            <w:r w:rsidR="00E5337A">
              <w:rPr>
                <w:rFonts w:ascii="Arial" w:hAnsi="Arial" w:cs="Arial"/>
                <w:b/>
                <w:bCs/>
                <w:sz w:val="18"/>
                <w:szCs w:val="18"/>
                <w:lang w:eastAsia="tr-TR"/>
              </w:rPr>
              <w:t>,</w:t>
            </w:r>
            <w:r w:rsidR="00710ED1">
              <w:rPr>
                <w:rFonts w:ascii="Arial" w:hAnsi="Arial" w:cs="Arial"/>
                <w:b/>
                <w:bCs/>
                <w:sz w:val="18"/>
                <w:szCs w:val="18"/>
                <w:lang w:eastAsia="tr-TR"/>
              </w:rPr>
              <w:t xml:space="preserve"> projenin önerildiği tarih itibarıyla</w:t>
            </w:r>
            <w:r w:rsidR="00E5337A">
              <w:rPr>
                <w:rFonts w:ascii="Arial" w:hAnsi="Arial" w:cs="Arial"/>
                <w:b/>
                <w:bCs/>
                <w:sz w:val="18"/>
                <w:szCs w:val="18"/>
                <w:lang w:eastAsia="tr-TR"/>
              </w:rPr>
              <w:t xml:space="preserve">, </w:t>
            </w:r>
            <w:r w:rsidR="00710ED1">
              <w:rPr>
                <w:rFonts w:ascii="Arial" w:hAnsi="Arial" w:cs="Arial"/>
                <w:b/>
                <w:bCs/>
                <w:sz w:val="18"/>
                <w:szCs w:val="18"/>
                <w:lang w:eastAsia="tr-TR"/>
              </w:rPr>
              <w:t>ulaşılamamıştır</w:t>
            </w:r>
            <w:r w:rsidR="00E5337A">
              <w:rPr>
                <w:rFonts w:ascii="Arial" w:hAnsi="Arial" w:cs="Arial"/>
                <w:b/>
                <w:bCs/>
                <w:sz w:val="18"/>
                <w:szCs w:val="18"/>
                <w:lang w:eastAsia="tr-TR"/>
              </w:rPr>
              <w:t>.</w:t>
            </w:r>
            <w:r w:rsidR="00710ED1">
              <w:rPr>
                <w:rFonts w:ascii="Arial" w:hAnsi="Arial" w:cs="Arial"/>
                <w:b/>
                <w:bCs/>
                <w:sz w:val="18"/>
                <w:szCs w:val="18"/>
                <w:lang w:eastAsia="tr-TR"/>
              </w:rPr>
              <w:t xml:space="preserve"> Bu yönüyle önerilen çalışma bir ilktir.</w:t>
            </w:r>
            <w:r w:rsidR="00E5337A">
              <w:rPr>
                <w:rFonts w:ascii="Arial" w:hAnsi="Arial" w:cs="Arial"/>
                <w:b/>
                <w:bCs/>
                <w:sz w:val="18"/>
                <w:szCs w:val="18"/>
                <w:lang w:eastAsia="tr-TR"/>
              </w:rPr>
              <w:t xml:space="preserve"> </w:t>
            </w:r>
            <w:r w:rsidR="00D15AD9">
              <w:rPr>
                <w:rFonts w:ascii="Arial" w:hAnsi="Arial" w:cs="Arial"/>
                <w:b/>
                <w:bCs/>
                <w:sz w:val="18"/>
                <w:szCs w:val="18"/>
                <w:lang w:eastAsia="tr-TR"/>
              </w:rPr>
              <w:t>Ayrıca makine öğrenmesi ve yapay zeka algoritmaları gelişmekte olan teknolojiler olarak kabul edilmekte olup, önerilen proje bu teknolojilerin farklı alanlarda entegrasyonuna da  zemin oluşturacaktır.</w:t>
            </w:r>
          </w:p>
          <w:p w14:paraId="7E0174EB" w14:textId="75C9C594" w:rsidR="002A086E" w:rsidRDefault="002A086E" w:rsidP="00765048">
            <w:pPr>
              <w:pStyle w:val="WW-NormalWeb1"/>
              <w:contextualSpacing/>
              <w:jc w:val="both"/>
              <w:rPr>
                <w:rFonts w:ascii="Arial" w:hAnsi="Arial" w:cs="Arial"/>
                <w:sz w:val="18"/>
                <w:szCs w:val="18"/>
                <w:lang w:eastAsia="tr-TR"/>
              </w:rPr>
            </w:pPr>
          </w:p>
          <w:p w14:paraId="16531EA3" w14:textId="77777777" w:rsidR="00040743" w:rsidRPr="0033776A" w:rsidRDefault="00040743" w:rsidP="00407D1D">
            <w:pPr>
              <w:pStyle w:val="WW-NormalWeb1"/>
              <w:contextualSpacing/>
              <w:rPr>
                <w:rFonts w:ascii="Arial" w:hAnsi="Arial" w:cs="Arial"/>
                <w:bCs/>
                <w:color w:val="000000"/>
                <w:sz w:val="18"/>
                <w:szCs w:val="18"/>
              </w:rPr>
            </w:pPr>
          </w:p>
          <w:p w14:paraId="21C721A9" w14:textId="06E2B39C" w:rsidR="003C592C" w:rsidRPr="00333E4C" w:rsidRDefault="00212032" w:rsidP="00333E4C">
            <w:pPr>
              <w:pStyle w:val="WW-NormalWeb1"/>
              <w:contextualSpacing/>
              <w:jc w:val="both"/>
              <w:rPr>
                <w:rFonts w:ascii="Arial" w:hAnsi="Arial" w:cs="Arial"/>
                <w:b/>
                <w:bCs/>
                <w:color w:val="000000"/>
                <w:sz w:val="18"/>
                <w:szCs w:val="18"/>
              </w:rPr>
            </w:pPr>
            <w:r w:rsidRPr="00333E4C">
              <w:rPr>
                <w:rFonts w:ascii="Arial" w:hAnsi="Arial" w:cs="Arial"/>
                <w:b/>
                <w:bCs/>
                <w:color w:val="000000"/>
                <w:sz w:val="18"/>
                <w:szCs w:val="18"/>
              </w:rPr>
              <w:t xml:space="preserve">E. </w:t>
            </w:r>
            <w:r w:rsidR="003C592C" w:rsidRPr="00333E4C">
              <w:rPr>
                <w:rFonts w:ascii="Arial" w:hAnsi="Arial" w:cs="Arial"/>
                <w:b/>
                <w:bCs/>
                <w:color w:val="000000"/>
                <w:sz w:val="18"/>
                <w:szCs w:val="18"/>
              </w:rPr>
              <w:t xml:space="preserve">Önerilen </w:t>
            </w:r>
            <w:r w:rsidR="00293572" w:rsidRPr="00333E4C">
              <w:rPr>
                <w:rFonts w:ascii="Arial" w:hAnsi="Arial" w:cs="Arial"/>
                <w:b/>
                <w:bCs/>
                <w:color w:val="000000"/>
                <w:sz w:val="18"/>
                <w:szCs w:val="18"/>
              </w:rPr>
              <w:t>P</w:t>
            </w:r>
            <w:r w:rsidR="003C592C" w:rsidRPr="00333E4C">
              <w:rPr>
                <w:rFonts w:ascii="Arial" w:hAnsi="Arial" w:cs="Arial"/>
                <w:b/>
                <w:bCs/>
                <w:color w:val="000000"/>
                <w:sz w:val="18"/>
                <w:szCs w:val="18"/>
              </w:rPr>
              <w:t xml:space="preserve">rojenin </w:t>
            </w:r>
            <w:r w:rsidR="00293572" w:rsidRPr="00333E4C">
              <w:rPr>
                <w:rFonts w:ascii="Arial" w:hAnsi="Arial" w:cs="Arial"/>
                <w:b/>
                <w:bCs/>
                <w:color w:val="000000"/>
                <w:sz w:val="18"/>
                <w:szCs w:val="18"/>
              </w:rPr>
              <w:t>M</w:t>
            </w:r>
            <w:r w:rsidR="003C592C" w:rsidRPr="00333E4C">
              <w:rPr>
                <w:rFonts w:ascii="Arial" w:hAnsi="Arial" w:cs="Arial"/>
                <w:b/>
                <w:bCs/>
                <w:color w:val="000000"/>
                <w:sz w:val="18"/>
                <w:szCs w:val="18"/>
              </w:rPr>
              <w:t xml:space="preserve">evcut </w:t>
            </w:r>
            <w:r w:rsidR="00293572" w:rsidRPr="00333E4C">
              <w:rPr>
                <w:rFonts w:ascii="Arial" w:hAnsi="Arial" w:cs="Arial"/>
                <w:b/>
                <w:bCs/>
                <w:color w:val="000000"/>
                <w:sz w:val="18"/>
                <w:szCs w:val="18"/>
              </w:rPr>
              <w:t>B</w:t>
            </w:r>
            <w:r w:rsidR="003C592C" w:rsidRPr="00333E4C">
              <w:rPr>
                <w:rFonts w:ascii="Arial" w:hAnsi="Arial" w:cs="Arial"/>
                <w:b/>
                <w:bCs/>
                <w:color w:val="000000"/>
                <w:sz w:val="18"/>
                <w:szCs w:val="18"/>
              </w:rPr>
              <w:t xml:space="preserve">ilgi </w:t>
            </w:r>
            <w:r w:rsidR="00293572" w:rsidRPr="00333E4C">
              <w:rPr>
                <w:rFonts w:ascii="Arial" w:hAnsi="Arial" w:cs="Arial"/>
                <w:b/>
                <w:bCs/>
                <w:color w:val="000000"/>
                <w:sz w:val="18"/>
                <w:szCs w:val="18"/>
              </w:rPr>
              <w:t>B</w:t>
            </w:r>
            <w:r w:rsidR="003C592C" w:rsidRPr="00333E4C">
              <w:rPr>
                <w:rFonts w:ascii="Arial" w:hAnsi="Arial" w:cs="Arial"/>
                <w:b/>
                <w:bCs/>
                <w:color w:val="000000"/>
                <w:sz w:val="18"/>
                <w:szCs w:val="18"/>
              </w:rPr>
              <w:t xml:space="preserve">irikimine </w:t>
            </w:r>
            <w:r w:rsidR="00293572" w:rsidRPr="00333E4C">
              <w:rPr>
                <w:rFonts w:ascii="Arial" w:hAnsi="Arial" w:cs="Arial"/>
                <w:b/>
                <w:bCs/>
                <w:color w:val="000000"/>
                <w:sz w:val="18"/>
                <w:szCs w:val="18"/>
              </w:rPr>
              <w:t>G</w:t>
            </w:r>
            <w:r w:rsidR="003C592C" w:rsidRPr="00333E4C">
              <w:rPr>
                <w:rFonts w:ascii="Arial" w:hAnsi="Arial" w:cs="Arial"/>
                <w:b/>
                <w:bCs/>
                <w:color w:val="000000"/>
                <w:sz w:val="18"/>
                <w:szCs w:val="18"/>
              </w:rPr>
              <w:t xml:space="preserve">etireceği </w:t>
            </w:r>
            <w:r w:rsidR="00293572" w:rsidRPr="00333E4C">
              <w:rPr>
                <w:rFonts w:ascii="Arial" w:hAnsi="Arial" w:cs="Arial"/>
                <w:b/>
                <w:bCs/>
                <w:color w:val="000000"/>
                <w:sz w:val="18"/>
                <w:szCs w:val="18"/>
              </w:rPr>
              <w:t>Ö</w:t>
            </w:r>
            <w:r w:rsidR="003C592C" w:rsidRPr="00333E4C">
              <w:rPr>
                <w:rFonts w:ascii="Arial" w:hAnsi="Arial" w:cs="Arial"/>
                <w:b/>
                <w:bCs/>
                <w:color w:val="000000"/>
                <w:sz w:val="18"/>
                <w:szCs w:val="18"/>
              </w:rPr>
              <w:t xml:space="preserve">zgün </w:t>
            </w:r>
            <w:r w:rsidR="00293572" w:rsidRPr="00333E4C">
              <w:rPr>
                <w:rFonts w:ascii="Arial" w:hAnsi="Arial" w:cs="Arial"/>
                <w:b/>
                <w:bCs/>
                <w:color w:val="000000"/>
                <w:sz w:val="18"/>
                <w:szCs w:val="18"/>
              </w:rPr>
              <w:t>D</w:t>
            </w:r>
            <w:r w:rsidR="003C592C" w:rsidRPr="00333E4C">
              <w:rPr>
                <w:rFonts w:ascii="Arial" w:hAnsi="Arial" w:cs="Arial"/>
                <w:b/>
                <w:bCs/>
                <w:color w:val="000000"/>
                <w:sz w:val="18"/>
                <w:szCs w:val="18"/>
              </w:rPr>
              <w:t>eğer</w:t>
            </w:r>
          </w:p>
          <w:p w14:paraId="6C5520D0" w14:textId="77777777" w:rsidR="00A94ECF" w:rsidRDefault="00A94ECF" w:rsidP="00765048">
            <w:pPr>
              <w:pStyle w:val="WW-NormalWeb1"/>
              <w:contextualSpacing/>
              <w:jc w:val="both"/>
              <w:rPr>
                <w:rFonts w:ascii="Arial" w:hAnsi="Arial" w:cs="Arial"/>
                <w:color w:val="000000"/>
                <w:sz w:val="18"/>
                <w:szCs w:val="18"/>
              </w:rPr>
            </w:pPr>
          </w:p>
          <w:p w14:paraId="0491BF03" w14:textId="4AB70E04" w:rsidR="00143001" w:rsidRPr="00067FDB" w:rsidRDefault="0012600C" w:rsidP="00765048">
            <w:pPr>
              <w:pStyle w:val="WW-NormalWeb1"/>
              <w:contextualSpacing/>
              <w:jc w:val="both"/>
              <w:rPr>
                <w:rFonts w:ascii="Arial" w:hAnsi="Arial" w:cs="Arial"/>
                <w:color w:val="000000"/>
                <w:sz w:val="18"/>
                <w:szCs w:val="18"/>
              </w:rPr>
            </w:pPr>
            <w:r w:rsidRPr="00067FDB">
              <w:rPr>
                <w:rFonts w:ascii="Arial" w:hAnsi="Arial" w:cs="Arial"/>
                <w:color w:val="000000"/>
                <w:sz w:val="18"/>
                <w:szCs w:val="18"/>
              </w:rPr>
              <w:t xml:space="preserve">Yukarıda verilen </w:t>
            </w:r>
            <w:r w:rsidR="00E5337A" w:rsidRPr="00067FDB">
              <w:rPr>
                <w:rFonts w:ascii="Arial" w:hAnsi="Arial" w:cs="Arial"/>
                <w:b/>
                <w:bCs/>
                <w:color w:val="000000"/>
                <w:sz w:val="18"/>
                <w:szCs w:val="18"/>
              </w:rPr>
              <w:t xml:space="preserve">deneysel </w:t>
            </w:r>
            <w:r w:rsidR="00143001" w:rsidRPr="00067FDB">
              <w:rPr>
                <w:rFonts w:ascii="Arial" w:hAnsi="Arial" w:cs="Arial"/>
                <w:b/>
                <w:bCs/>
                <w:color w:val="000000"/>
                <w:sz w:val="18"/>
                <w:szCs w:val="18"/>
              </w:rPr>
              <w:t xml:space="preserve">ve sayısal </w:t>
            </w:r>
            <w:r w:rsidRPr="00067FDB">
              <w:rPr>
                <w:rFonts w:ascii="Arial" w:hAnsi="Arial" w:cs="Arial"/>
                <w:color w:val="000000"/>
                <w:sz w:val="18"/>
                <w:szCs w:val="18"/>
              </w:rPr>
              <w:t xml:space="preserve">çalışmaların ortak yönü </w:t>
            </w:r>
            <w:r w:rsidR="00B311AD">
              <w:rPr>
                <w:rFonts w:ascii="Arial" w:hAnsi="Arial" w:cs="Arial"/>
                <w:color w:val="000000"/>
                <w:sz w:val="18"/>
                <w:szCs w:val="18"/>
              </w:rPr>
              <w:t>MP</w:t>
            </w:r>
            <w:r w:rsidR="00293572">
              <w:rPr>
                <w:rFonts w:ascii="Arial" w:hAnsi="Arial" w:cs="Arial"/>
                <w:color w:val="000000"/>
                <w:sz w:val="18"/>
                <w:szCs w:val="18"/>
              </w:rPr>
              <w:t xml:space="preserve"> parçacıkların </w:t>
            </w:r>
            <w:r w:rsidRPr="00067FDB">
              <w:rPr>
                <w:rFonts w:ascii="Arial" w:hAnsi="Arial" w:cs="Arial"/>
                <w:color w:val="000000"/>
                <w:sz w:val="18"/>
                <w:szCs w:val="18"/>
              </w:rPr>
              <w:t xml:space="preserve">çökelme hızının ortalama dikey vektörüne, yani deneysel bir </w:t>
            </w:r>
            <w:r w:rsidR="00293572">
              <w:rPr>
                <w:rFonts w:ascii="Arial" w:hAnsi="Arial" w:cs="Arial"/>
                <w:color w:val="000000"/>
                <w:sz w:val="18"/>
                <w:szCs w:val="18"/>
              </w:rPr>
              <w:t>düzenekte</w:t>
            </w:r>
            <w:r w:rsidR="00293572" w:rsidRPr="00067FDB">
              <w:rPr>
                <w:rFonts w:ascii="Arial" w:hAnsi="Arial" w:cs="Arial"/>
                <w:color w:val="000000"/>
                <w:sz w:val="18"/>
                <w:szCs w:val="18"/>
              </w:rPr>
              <w:t xml:space="preserve"> </w:t>
            </w:r>
            <w:r w:rsidRPr="00067FDB">
              <w:rPr>
                <w:rFonts w:ascii="Arial" w:hAnsi="Arial" w:cs="Arial"/>
                <w:color w:val="000000"/>
                <w:sz w:val="18"/>
                <w:szCs w:val="18"/>
              </w:rPr>
              <w:t xml:space="preserve">belirli bir dikey mesafeyi geçmek için gereken zamana odaklanmasıdır. </w:t>
            </w:r>
            <w:r w:rsidR="00293572">
              <w:rPr>
                <w:rFonts w:ascii="Arial" w:hAnsi="Arial" w:cs="Arial"/>
                <w:color w:val="000000"/>
                <w:sz w:val="18"/>
                <w:szCs w:val="18"/>
              </w:rPr>
              <w:t xml:space="preserve">Çökelme hızı ile sadece karmaşık etkileşimlerin sonucunda ortaya çıkan kümülatif etki basit haliyle fiziksel bir büyüklük olarak ortaya konmaktadır. Oysa dikey mesafeyi geçme zamanına etkiler son derece karmaşıktır ve parçacığın </w:t>
            </w:r>
            <w:r w:rsidR="00DE18C0" w:rsidRPr="00067FDB">
              <w:rPr>
                <w:rFonts w:ascii="Arial" w:hAnsi="Arial" w:cs="Arial"/>
                <w:color w:val="000000"/>
                <w:sz w:val="18"/>
                <w:szCs w:val="18"/>
              </w:rPr>
              <w:t>çökelmesi</w:t>
            </w:r>
            <w:r w:rsidR="00293572">
              <w:rPr>
                <w:rFonts w:ascii="Arial" w:hAnsi="Arial" w:cs="Arial"/>
                <w:color w:val="000000"/>
                <w:sz w:val="18"/>
                <w:szCs w:val="18"/>
              </w:rPr>
              <w:t xml:space="preserve"> sırasında </w:t>
            </w:r>
            <w:r w:rsidR="00DE18C0" w:rsidRPr="00067FDB">
              <w:rPr>
                <w:rFonts w:ascii="Arial" w:hAnsi="Arial" w:cs="Arial"/>
                <w:color w:val="000000"/>
                <w:sz w:val="18"/>
                <w:szCs w:val="18"/>
              </w:rPr>
              <w:t>özellikle köşelerde akım ayrılması (</w:t>
            </w:r>
            <w:proofErr w:type="spellStart"/>
            <w:r w:rsidR="00DE18C0" w:rsidRPr="00067FDB">
              <w:rPr>
                <w:rFonts w:ascii="Arial" w:hAnsi="Arial" w:cs="Arial"/>
                <w:color w:val="000000"/>
                <w:sz w:val="18"/>
                <w:szCs w:val="18"/>
              </w:rPr>
              <w:t>flow</w:t>
            </w:r>
            <w:proofErr w:type="spellEnd"/>
            <w:r w:rsidR="00DE18C0" w:rsidRPr="00067FDB">
              <w:rPr>
                <w:rFonts w:ascii="Arial" w:hAnsi="Arial" w:cs="Arial"/>
                <w:color w:val="000000"/>
                <w:sz w:val="18"/>
                <w:szCs w:val="18"/>
              </w:rPr>
              <w:t xml:space="preserve"> </w:t>
            </w:r>
            <w:proofErr w:type="spellStart"/>
            <w:r w:rsidR="00DE18C0" w:rsidRPr="00067FDB">
              <w:rPr>
                <w:rFonts w:ascii="Arial" w:hAnsi="Arial" w:cs="Arial"/>
                <w:color w:val="000000"/>
                <w:sz w:val="18"/>
                <w:szCs w:val="18"/>
              </w:rPr>
              <w:t>seperation</w:t>
            </w:r>
            <w:proofErr w:type="spellEnd"/>
            <w:r w:rsidR="00DE18C0" w:rsidRPr="00067FDB">
              <w:rPr>
                <w:rFonts w:ascii="Arial" w:hAnsi="Arial" w:cs="Arial"/>
                <w:color w:val="000000"/>
                <w:sz w:val="18"/>
                <w:szCs w:val="18"/>
              </w:rPr>
              <w:t xml:space="preserve">), </w:t>
            </w:r>
            <w:r w:rsidR="000B46E3">
              <w:rPr>
                <w:rFonts w:ascii="Arial" w:hAnsi="Arial" w:cs="Arial"/>
                <w:color w:val="000000"/>
                <w:sz w:val="18"/>
                <w:szCs w:val="18"/>
              </w:rPr>
              <w:t xml:space="preserve">parçacık üzerindeki pozitif/negatif </w:t>
            </w:r>
            <w:r w:rsidR="00DE18C0" w:rsidRPr="00067FDB">
              <w:rPr>
                <w:rFonts w:ascii="Arial" w:hAnsi="Arial" w:cs="Arial"/>
                <w:color w:val="000000"/>
                <w:sz w:val="18"/>
                <w:szCs w:val="18"/>
              </w:rPr>
              <w:t>basın</w:t>
            </w:r>
            <w:r w:rsidR="00C54CD4" w:rsidRPr="00067FDB">
              <w:rPr>
                <w:rFonts w:ascii="Arial" w:hAnsi="Arial" w:cs="Arial"/>
                <w:color w:val="000000"/>
                <w:sz w:val="18"/>
                <w:szCs w:val="18"/>
              </w:rPr>
              <w:t>ç</w:t>
            </w:r>
            <w:r w:rsidR="000B46E3">
              <w:rPr>
                <w:rFonts w:ascii="Arial" w:hAnsi="Arial" w:cs="Arial"/>
                <w:color w:val="000000"/>
                <w:sz w:val="18"/>
                <w:szCs w:val="18"/>
              </w:rPr>
              <w:t xml:space="preserve"> salınımları</w:t>
            </w:r>
            <w:r w:rsidR="00DE18C0" w:rsidRPr="00067FDB">
              <w:rPr>
                <w:rFonts w:ascii="Arial" w:hAnsi="Arial" w:cs="Arial"/>
                <w:color w:val="000000"/>
                <w:sz w:val="18"/>
                <w:szCs w:val="18"/>
              </w:rPr>
              <w:t xml:space="preserve"> ve türbülans </w:t>
            </w:r>
            <w:r w:rsidR="001F41D3">
              <w:rPr>
                <w:rFonts w:ascii="Arial" w:hAnsi="Arial" w:cs="Arial"/>
                <w:color w:val="000000"/>
                <w:sz w:val="18"/>
                <w:szCs w:val="18"/>
              </w:rPr>
              <w:t>gözlemlenmektedir</w:t>
            </w:r>
            <w:r w:rsidR="00DE18C0" w:rsidRPr="00067FDB">
              <w:rPr>
                <w:rFonts w:ascii="Arial" w:hAnsi="Arial" w:cs="Arial"/>
                <w:color w:val="000000"/>
                <w:sz w:val="18"/>
                <w:szCs w:val="18"/>
              </w:rPr>
              <w:t xml:space="preserve">. Basınç ve eylemsizlik momentinin getirdiği dengesizlik </w:t>
            </w:r>
            <w:r w:rsidR="00B311AD">
              <w:rPr>
                <w:rFonts w:ascii="Arial" w:hAnsi="Arial" w:cs="Arial"/>
                <w:color w:val="000000"/>
                <w:sz w:val="18"/>
                <w:szCs w:val="18"/>
              </w:rPr>
              <w:t>MP</w:t>
            </w:r>
            <w:r w:rsidR="001F41D3">
              <w:rPr>
                <w:rFonts w:ascii="Arial" w:hAnsi="Arial" w:cs="Arial"/>
                <w:color w:val="000000"/>
                <w:sz w:val="18"/>
                <w:szCs w:val="18"/>
              </w:rPr>
              <w:t xml:space="preserve"> </w:t>
            </w:r>
            <w:r w:rsidR="00DE18C0" w:rsidRPr="00067FDB">
              <w:rPr>
                <w:rFonts w:ascii="Arial" w:hAnsi="Arial" w:cs="Arial"/>
                <w:color w:val="000000"/>
                <w:sz w:val="18"/>
                <w:szCs w:val="18"/>
              </w:rPr>
              <w:t xml:space="preserve">parçacığın çökelme yörüngesine yatay ekseni de dahil eder. Bu durum çökelme yörüngesinin </w:t>
            </w:r>
            <w:r w:rsidR="00DE18C0" w:rsidRPr="00067FDB">
              <w:rPr>
                <w:rFonts w:ascii="Arial" w:hAnsi="Arial" w:cs="Arial"/>
                <w:color w:val="000000"/>
                <w:sz w:val="18"/>
                <w:szCs w:val="18"/>
              </w:rPr>
              <w:lastRenderedPageBreak/>
              <w:t xml:space="preserve">karmaşık bir yapıya dönüşmesine sebep olmaktadır. </w:t>
            </w:r>
            <w:r w:rsidRPr="00067FDB">
              <w:rPr>
                <w:rFonts w:ascii="Arial" w:hAnsi="Arial" w:cs="Arial"/>
                <w:b/>
                <w:bCs/>
                <w:color w:val="000000"/>
                <w:sz w:val="18"/>
                <w:szCs w:val="18"/>
              </w:rPr>
              <w:t xml:space="preserve">Önerilen </w:t>
            </w:r>
            <w:r w:rsidR="00703CE6" w:rsidRPr="00067FDB">
              <w:rPr>
                <w:rFonts w:ascii="Arial" w:hAnsi="Arial" w:cs="Arial"/>
                <w:b/>
                <w:bCs/>
                <w:color w:val="000000"/>
                <w:sz w:val="18"/>
                <w:szCs w:val="18"/>
              </w:rPr>
              <w:t>projede</w:t>
            </w:r>
            <w:r w:rsidRPr="00067FDB">
              <w:rPr>
                <w:rFonts w:ascii="Arial" w:hAnsi="Arial" w:cs="Arial"/>
                <w:b/>
                <w:bCs/>
                <w:color w:val="000000"/>
                <w:sz w:val="18"/>
                <w:szCs w:val="18"/>
              </w:rPr>
              <w:t xml:space="preserve"> parçacıkların </w:t>
            </w:r>
            <w:r w:rsidR="00703CE6" w:rsidRPr="00067FDB">
              <w:rPr>
                <w:rFonts w:ascii="Arial" w:hAnsi="Arial" w:cs="Arial"/>
                <w:b/>
                <w:bCs/>
                <w:color w:val="000000"/>
                <w:sz w:val="18"/>
                <w:szCs w:val="18"/>
              </w:rPr>
              <w:t>çökelme hızları, düşme</w:t>
            </w:r>
            <w:r w:rsidRPr="00067FDB">
              <w:rPr>
                <w:rFonts w:ascii="Arial" w:hAnsi="Arial" w:cs="Arial"/>
                <w:b/>
                <w:bCs/>
                <w:color w:val="000000"/>
                <w:sz w:val="18"/>
                <w:szCs w:val="18"/>
              </w:rPr>
              <w:t xml:space="preserve"> yörünge</w:t>
            </w:r>
            <w:r w:rsidR="00703CE6" w:rsidRPr="00067FDB">
              <w:rPr>
                <w:rFonts w:ascii="Arial" w:hAnsi="Arial" w:cs="Arial"/>
                <w:b/>
                <w:bCs/>
                <w:color w:val="000000"/>
                <w:sz w:val="18"/>
                <w:szCs w:val="18"/>
              </w:rPr>
              <w:t xml:space="preserve">leri ve düşme sırasında kendi eksenlerinde yapacakları hareketler hem deneysel </w:t>
            </w:r>
            <w:r w:rsidR="003934C7">
              <w:rPr>
                <w:rFonts w:ascii="Arial" w:hAnsi="Arial" w:cs="Arial"/>
                <w:b/>
                <w:bCs/>
                <w:color w:val="000000"/>
                <w:sz w:val="18"/>
                <w:szCs w:val="18"/>
              </w:rPr>
              <w:t xml:space="preserve">olarak </w:t>
            </w:r>
            <w:r w:rsidR="001F41D3">
              <w:rPr>
                <w:rFonts w:ascii="Arial" w:hAnsi="Arial" w:cs="Arial"/>
                <w:b/>
                <w:bCs/>
                <w:color w:val="000000"/>
                <w:sz w:val="18"/>
                <w:szCs w:val="18"/>
              </w:rPr>
              <w:t xml:space="preserve">çalışılacak </w:t>
            </w:r>
            <w:r w:rsidR="00143001" w:rsidRPr="00067FDB">
              <w:rPr>
                <w:rFonts w:ascii="Arial" w:hAnsi="Arial" w:cs="Arial"/>
                <w:b/>
                <w:bCs/>
                <w:color w:val="000000"/>
                <w:sz w:val="18"/>
                <w:szCs w:val="18"/>
              </w:rPr>
              <w:t>hem de sayısal modelleme</w:t>
            </w:r>
            <w:r w:rsidR="00703CE6" w:rsidRPr="00067FDB">
              <w:rPr>
                <w:rFonts w:ascii="Arial" w:hAnsi="Arial" w:cs="Arial"/>
                <w:b/>
                <w:bCs/>
                <w:color w:val="000000"/>
                <w:sz w:val="18"/>
                <w:szCs w:val="18"/>
              </w:rPr>
              <w:t xml:space="preserve"> </w:t>
            </w:r>
            <w:r w:rsidR="00DE18C0" w:rsidRPr="00067FDB">
              <w:rPr>
                <w:rFonts w:ascii="Arial" w:hAnsi="Arial" w:cs="Arial"/>
                <w:b/>
                <w:bCs/>
                <w:color w:val="000000"/>
                <w:sz w:val="18"/>
                <w:szCs w:val="18"/>
              </w:rPr>
              <w:t xml:space="preserve">ile </w:t>
            </w:r>
            <w:r w:rsidR="001F41D3">
              <w:rPr>
                <w:rFonts w:ascii="Arial" w:hAnsi="Arial" w:cs="Arial"/>
                <w:b/>
                <w:bCs/>
                <w:color w:val="000000"/>
                <w:sz w:val="18"/>
                <w:szCs w:val="18"/>
              </w:rPr>
              <w:t>simülasyonları yapılacaktır</w:t>
            </w:r>
            <w:r w:rsidR="00703CE6" w:rsidRPr="00067FDB">
              <w:rPr>
                <w:rFonts w:ascii="Arial" w:hAnsi="Arial" w:cs="Arial"/>
                <w:b/>
                <w:bCs/>
                <w:color w:val="000000"/>
                <w:sz w:val="18"/>
                <w:szCs w:val="18"/>
              </w:rPr>
              <w:t xml:space="preserve">. </w:t>
            </w:r>
            <w:r w:rsidR="007070F1" w:rsidRPr="00067FDB">
              <w:rPr>
                <w:rFonts w:ascii="Arial" w:hAnsi="Arial" w:cs="Arial"/>
                <w:b/>
                <w:bCs/>
                <w:color w:val="000000"/>
                <w:sz w:val="18"/>
                <w:szCs w:val="18"/>
              </w:rPr>
              <w:t xml:space="preserve">Deneysel çalışma verileri analiz edilirken </w:t>
            </w:r>
            <w:r w:rsidR="008833E1" w:rsidRPr="00067FDB">
              <w:rPr>
                <w:rFonts w:ascii="Arial" w:hAnsi="Arial" w:cs="Arial"/>
                <w:color w:val="000000"/>
                <w:sz w:val="18"/>
                <w:szCs w:val="18"/>
              </w:rPr>
              <w:t xml:space="preserve">video işleme algoritması olarak hareket bilgisi veya optik akış ölçümü kullanılacaktır. </w:t>
            </w:r>
            <w:r w:rsidR="00FF06B7">
              <w:rPr>
                <w:rFonts w:ascii="Arial" w:hAnsi="Arial" w:cs="Arial"/>
                <w:color w:val="000000"/>
                <w:sz w:val="18"/>
                <w:szCs w:val="18"/>
              </w:rPr>
              <w:t>Günümüzde “</w:t>
            </w:r>
            <w:proofErr w:type="spellStart"/>
            <w:r w:rsidR="00FF06B7">
              <w:rPr>
                <w:rFonts w:ascii="Arial" w:hAnsi="Arial" w:cs="Arial"/>
                <w:color w:val="000000"/>
                <w:sz w:val="18"/>
                <w:szCs w:val="18"/>
              </w:rPr>
              <w:t>Convolutional</w:t>
            </w:r>
            <w:proofErr w:type="spellEnd"/>
            <w:r w:rsidR="00FF06B7">
              <w:rPr>
                <w:rFonts w:ascii="Arial" w:hAnsi="Arial" w:cs="Arial"/>
                <w:color w:val="000000"/>
                <w:sz w:val="18"/>
                <w:szCs w:val="18"/>
              </w:rPr>
              <w:t xml:space="preserve"> </w:t>
            </w:r>
            <w:proofErr w:type="spellStart"/>
            <w:r w:rsidR="00FF06B7">
              <w:rPr>
                <w:rFonts w:ascii="Arial" w:hAnsi="Arial" w:cs="Arial"/>
                <w:color w:val="000000"/>
                <w:sz w:val="18"/>
                <w:szCs w:val="18"/>
              </w:rPr>
              <w:t>Neural</w:t>
            </w:r>
            <w:proofErr w:type="spellEnd"/>
            <w:r w:rsidR="00FF06B7">
              <w:rPr>
                <w:rFonts w:ascii="Arial" w:hAnsi="Arial" w:cs="Arial"/>
                <w:color w:val="000000"/>
                <w:sz w:val="18"/>
                <w:szCs w:val="18"/>
              </w:rPr>
              <w:t xml:space="preserve"> Networks (CNN)” kul</w:t>
            </w:r>
            <w:r w:rsidR="001F41D3">
              <w:rPr>
                <w:rFonts w:ascii="Arial" w:hAnsi="Arial" w:cs="Arial"/>
                <w:color w:val="000000"/>
                <w:sz w:val="18"/>
                <w:szCs w:val="18"/>
              </w:rPr>
              <w:t>l</w:t>
            </w:r>
            <w:r w:rsidR="00FF06B7">
              <w:rPr>
                <w:rFonts w:ascii="Arial" w:hAnsi="Arial" w:cs="Arial"/>
                <w:color w:val="000000"/>
                <w:sz w:val="18"/>
                <w:szCs w:val="18"/>
              </w:rPr>
              <w:t xml:space="preserve">anımının yaygınlaşması ile birlikte optik akış hesaplamalarından en etkin sonuç verenler derin öğrenme yöntemlerine dayanmaktadır. </w:t>
            </w:r>
            <w:r w:rsidR="001F41D3">
              <w:rPr>
                <w:rFonts w:ascii="Arial" w:hAnsi="Arial" w:cs="Arial"/>
                <w:b/>
                <w:bCs/>
                <w:color w:val="000000"/>
                <w:sz w:val="18"/>
                <w:szCs w:val="18"/>
              </w:rPr>
              <w:t>Proje önerisinin verildiği tarih itibarıyla</w:t>
            </w:r>
            <w:r w:rsidR="008833E1" w:rsidRPr="00A53E19">
              <w:rPr>
                <w:rFonts w:ascii="Arial" w:hAnsi="Arial" w:cs="Arial"/>
                <w:b/>
                <w:bCs/>
                <w:color w:val="000000"/>
                <w:sz w:val="18"/>
                <w:szCs w:val="18"/>
              </w:rPr>
              <w:t xml:space="preserve"> bu yöntem</w:t>
            </w:r>
            <w:r w:rsidR="001F41D3">
              <w:rPr>
                <w:rFonts w:ascii="Arial" w:hAnsi="Arial" w:cs="Arial"/>
                <w:b/>
                <w:bCs/>
                <w:color w:val="000000"/>
                <w:sz w:val="18"/>
                <w:szCs w:val="18"/>
              </w:rPr>
              <w:t>in</w:t>
            </w:r>
            <w:r w:rsidR="008833E1" w:rsidRPr="00A53E19">
              <w:rPr>
                <w:rFonts w:ascii="Arial" w:hAnsi="Arial" w:cs="Arial"/>
                <w:b/>
                <w:bCs/>
                <w:color w:val="000000"/>
                <w:sz w:val="18"/>
                <w:szCs w:val="18"/>
              </w:rPr>
              <w:t xml:space="preserve"> daha önce çökelme hızı, parçacık yörüngesi ve eksen hareketi analizinde </w:t>
            </w:r>
            <w:r w:rsidR="001F41D3">
              <w:rPr>
                <w:rFonts w:ascii="Arial" w:hAnsi="Arial" w:cs="Arial"/>
                <w:b/>
                <w:bCs/>
                <w:color w:val="000000"/>
                <w:sz w:val="18"/>
                <w:szCs w:val="18"/>
              </w:rPr>
              <w:t>kullanıldığına dair bir bilgiye rastlanmamıştır</w:t>
            </w:r>
            <w:r w:rsidR="008833E1" w:rsidRPr="00A53E19">
              <w:rPr>
                <w:rFonts w:ascii="Arial" w:hAnsi="Arial" w:cs="Arial"/>
                <w:b/>
                <w:bCs/>
                <w:color w:val="000000"/>
                <w:sz w:val="18"/>
                <w:szCs w:val="18"/>
              </w:rPr>
              <w:t xml:space="preserve">. Bu </w:t>
            </w:r>
            <w:r w:rsidR="001F4102">
              <w:rPr>
                <w:rFonts w:ascii="Arial" w:hAnsi="Arial" w:cs="Arial"/>
                <w:b/>
                <w:bCs/>
                <w:color w:val="000000"/>
                <w:sz w:val="18"/>
                <w:szCs w:val="18"/>
              </w:rPr>
              <w:t>yöntem ile analiz</w:t>
            </w:r>
            <w:r w:rsidR="001F4102" w:rsidRPr="00A53E19">
              <w:rPr>
                <w:rFonts w:ascii="Arial" w:hAnsi="Arial" w:cs="Arial"/>
                <w:b/>
                <w:bCs/>
                <w:color w:val="000000"/>
                <w:sz w:val="18"/>
                <w:szCs w:val="18"/>
              </w:rPr>
              <w:t xml:space="preserve"> </w:t>
            </w:r>
            <w:r w:rsidR="008833E1" w:rsidRPr="00A53E19">
              <w:rPr>
                <w:rFonts w:ascii="Arial" w:hAnsi="Arial" w:cs="Arial"/>
                <w:b/>
                <w:bCs/>
                <w:color w:val="000000"/>
                <w:sz w:val="18"/>
                <w:szCs w:val="18"/>
              </w:rPr>
              <w:t>çalışma</w:t>
            </w:r>
            <w:r w:rsidR="001F4102">
              <w:rPr>
                <w:rFonts w:ascii="Arial" w:hAnsi="Arial" w:cs="Arial"/>
                <w:b/>
                <w:bCs/>
                <w:color w:val="000000"/>
                <w:sz w:val="18"/>
                <w:szCs w:val="18"/>
              </w:rPr>
              <w:t>ya</w:t>
            </w:r>
            <w:r w:rsidR="008833E1" w:rsidRPr="00A53E19">
              <w:rPr>
                <w:rFonts w:ascii="Arial" w:hAnsi="Arial" w:cs="Arial"/>
                <w:b/>
                <w:bCs/>
                <w:color w:val="000000"/>
                <w:sz w:val="18"/>
                <w:szCs w:val="18"/>
              </w:rPr>
              <w:t xml:space="preserve"> </w:t>
            </w:r>
            <w:proofErr w:type="gramStart"/>
            <w:r w:rsidR="008833E1" w:rsidRPr="00A53E19">
              <w:rPr>
                <w:rFonts w:ascii="Arial" w:hAnsi="Arial" w:cs="Arial"/>
                <w:b/>
                <w:bCs/>
                <w:color w:val="000000"/>
                <w:sz w:val="18"/>
                <w:szCs w:val="18"/>
              </w:rPr>
              <w:t>özgünlü</w:t>
            </w:r>
            <w:r w:rsidR="001F41D3">
              <w:rPr>
                <w:rFonts w:ascii="Arial" w:hAnsi="Arial" w:cs="Arial"/>
                <w:b/>
                <w:bCs/>
                <w:color w:val="000000"/>
                <w:sz w:val="18"/>
                <w:szCs w:val="18"/>
              </w:rPr>
              <w:t xml:space="preserve">k </w:t>
            </w:r>
            <w:r w:rsidR="008833E1" w:rsidRPr="00A53E19">
              <w:rPr>
                <w:rFonts w:ascii="Arial" w:hAnsi="Arial" w:cs="Arial"/>
                <w:b/>
                <w:bCs/>
                <w:color w:val="000000"/>
                <w:sz w:val="18"/>
                <w:szCs w:val="18"/>
              </w:rPr>
              <w:t xml:space="preserve"> </w:t>
            </w:r>
            <w:r w:rsidR="001F4102">
              <w:rPr>
                <w:rFonts w:ascii="Arial" w:hAnsi="Arial" w:cs="Arial"/>
                <w:b/>
                <w:bCs/>
                <w:color w:val="000000"/>
                <w:sz w:val="18"/>
                <w:szCs w:val="18"/>
              </w:rPr>
              <w:t>kazandırmaktadır</w:t>
            </w:r>
            <w:proofErr w:type="gramEnd"/>
            <w:r w:rsidR="001F4102">
              <w:rPr>
                <w:rFonts w:ascii="Arial" w:hAnsi="Arial" w:cs="Arial"/>
                <w:b/>
                <w:bCs/>
                <w:color w:val="000000"/>
                <w:sz w:val="18"/>
                <w:szCs w:val="18"/>
              </w:rPr>
              <w:t>.</w:t>
            </w:r>
          </w:p>
          <w:p w14:paraId="1011DCCA" w14:textId="1936D886" w:rsidR="00067FDB" w:rsidRDefault="007070F1" w:rsidP="00A85B66">
            <w:pPr>
              <w:pStyle w:val="Caption"/>
              <w:spacing w:before="0" w:after="0"/>
              <w:jc w:val="both"/>
              <w:rPr>
                <w:rFonts w:ascii="Arial" w:hAnsi="Arial" w:cs="Arial"/>
                <w:b/>
                <w:bCs/>
                <w:i w:val="0"/>
                <w:iCs w:val="0"/>
                <w:color w:val="000000" w:themeColor="text1"/>
                <w:sz w:val="18"/>
                <w:szCs w:val="18"/>
                <w:lang w:val="tr-TR"/>
              </w:rPr>
            </w:pPr>
            <w:proofErr w:type="spellStart"/>
            <w:r w:rsidRPr="00963A91">
              <w:rPr>
                <w:rFonts w:ascii="Arial" w:hAnsi="Arial" w:cs="Arial"/>
                <w:i w:val="0"/>
                <w:color w:val="000000"/>
                <w:sz w:val="18"/>
                <w:szCs w:val="18"/>
              </w:rPr>
              <w:t>Deneysel</w:t>
            </w:r>
            <w:proofErr w:type="spellEnd"/>
            <w:r w:rsidRPr="00963A91">
              <w:rPr>
                <w:rFonts w:ascii="Arial" w:hAnsi="Arial" w:cs="Arial"/>
                <w:i w:val="0"/>
                <w:color w:val="000000"/>
                <w:sz w:val="18"/>
                <w:szCs w:val="18"/>
              </w:rPr>
              <w:t xml:space="preserve"> </w:t>
            </w:r>
            <w:proofErr w:type="spellStart"/>
            <w:r w:rsidRPr="00963A91">
              <w:rPr>
                <w:rFonts w:ascii="Arial" w:hAnsi="Arial" w:cs="Arial"/>
                <w:i w:val="0"/>
                <w:color w:val="000000"/>
                <w:sz w:val="18"/>
                <w:szCs w:val="18"/>
              </w:rPr>
              <w:t>ve</w:t>
            </w:r>
            <w:proofErr w:type="spellEnd"/>
            <w:r w:rsidRPr="00963A91">
              <w:rPr>
                <w:rFonts w:ascii="Arial" w:hAnsi="Arial" w:cs="Arial"/>
                <w:i w:val="0"/>
                <w:color w:val="000000"/>
                <w:sz w:val="18"/>
                <w:szCs w:val="18"/>
              </w:rPr>
              <w:t xml:space="preserve"> </w:t>
            </w:r>
            <w:proofErr w:type="spellStart"/>
            <w:r w:rsidRPr="00963A91">
              <w:rPr>
                <w:rFonts w:ascii="Arial" w:hAnsi="Arial" w:cs="Arial"/>
                <w:i w:val="0"/>
                <w:color w:val="000000"/>
                <w:sz w:val="18"/>
                <w:szCs w:val="18"/>
              </w:rPr>
              <w:t>sayısal</w:t>
            </w:r>
            <w:proofErr w:type="spellEnd"/>
            <w:r w:rsidRPr="00963A91">
              <w:rPr>
                <w:rFonts w:ascii="Arial" w:hAnsi="Arial" w:cs="Arial"/>
                <w:i w:val="0"/>
                <w:color w:val="000000"/>
                <w:sz w:val="18"/>
                <w:szCs w:val="18"/>
              </w:rPr>
              <w:t xml:space="preserve"> </w:t>
            </w:r>
            <w:proofErr w:type="spellStart"/>
            <w:r w:rsidRPr="00963A91">
              <w:rPr>
                <w:rFonts w:ascii="Arial" w:hAnsi="Arial" w:cs="Arial"/>
                <w:i w:val="0"/>
                <w:color w:val="000000"/>
                <w:sz w:val="18"/>
                <w:szCs w:val="18"/>
              </w:rPr>
              <w:t>çalışmaya</w:t>
            </w:r>
            <w:proofErr w:type="spellEnd"/>
            <w:r w:rsidRPr="00963A91">
              <w:rPr>
                <w:rFonts w:ascii="Arial" w:hAnsi="Arial" w:cs="Arial"/>
                <w:i w:val="0"/>
                <w:color w:val="000000"/>
                <w:sz w:val="18"/>
                <w:szCs w:val="18"/>
              </w:rPr>
              <w:t xml:space="preserve"> ek </w:t>
            </w:r>
            <w:proofErr w:type="spellStart"/>
            <w:r w:rsidRPr="00963A91">
              <w:rPr>
                <w:rFonts w:ascii="Arial" w:hAnsi="Arial" w:cs="Arial"/>
                <w:i w:val="0"/>
                <w:color w:val="000000"/>
                <w:sz w:val="18"/>
                <w:szCs w:val="18"/>
              </w:rPr>
              <w:t>olarak</w:t>
            </w:r>
            <w:proofErr w:type="spellEnd"/>
            <w:r w:rsidRPr="00067FDB">
              <w:rPr>
                <w:rFonts w:ascii="Arial" w:hAnsi="Arial" w:cs="Arial"/>
                <w:color w:val="000000"/>
                <w:sz w:val="18"/>
                <w:szCs w:val="18"/>
              </w:rPr>
              <w:t xml:space="preserve"> </w:t>
            </w:r>
            <w:proofErr w:type="spellStart"/>
            <w:r w:rsidR="00067FDB">
              <w:rPr>
                <w:rFonts w:ascii="Arial" w:hAnsi="Arial" w:cs="Arial"/>
                <w:i w:val="0"/>
                <w:iCs w:val="0"/>
                <w:color w:val="000000" w:themeColor="text1"/>
                <w:sz w:val="18"/>
                <w:szCs w:val="18"/>
              </w:rPr>
              <w:t>derin</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öğrenme</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algoritması</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kullanılarak</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deney</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sonuçları</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ile</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çökelme</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davranışı</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analiz</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edilecek</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ve</w:t>
            </w:r>
            <w:proofErr w:type="spellEnd"/>
            <w:r w:rsidR="00067FDB">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geometrik</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olarak</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dikdörtgensilliğe</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dönüşümü</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yapılan</w:t>
            </w:r>
            <w:proofErr w:type="spellEnd"/>
            <w:r w:rsidR="00067FDB" w:rsidRPr="00AF69A9">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parça</w:t>
            </w:r>
            <w:r w:rsidR="00963A91">
              <w:rPr>
                <w:rFonts w:ascii="Arial" w:hAnsi="Arial" w:cs="Arial"/>
                <w:i w:val="0"/>
                <w:iCs w:val="0"/>
                <w:color w:val="000000" w:themeColor="text1"/>
                <w:sz w:val="18"/>
                <w:szCs w:val="18"/>
              </w:rPr>
              <w:t>cı</w:t>
            </w:r>
            <w:r w:rsidR="00E122A7">
              <w:rPr>
                <w:rFonts w:ascii="Arial" w:hAnsi="Arial" w:cs="Arial"/>
                <w:i w:val="0"/>
                <w:iCs w:val="0"/>
                <w:color w:val="000000" w:themeColor="text1"/>
                <w:sz w:val="18"/>
                <w:szCs w:val="18"/>
              </w:rPr>
              <w:t>ğın</w:t>
            </w:r>
            <w:proofErr w:type="spellEnd"/>
            <w:r w:rsidR="00E122A7">
              <w:rPr>
                <w:rFonts w:ascii="Arial" w:hAnsi="Arial" w:cs="Arial"/>
                <w:i w:val="0"/>
                <w:iCs w:val="0"/>
                <w:color w:val="000000" w:themeColor="text1"/>
                <w:sz w:val="18"/>
                <w:szCs w:val="18"/>
              </w:rPr>
              <w:t xml:space="preserve"> </w:t>
            </w:r>
            <w:r w:rsidR="00067FDB" w:rsidRPr="00AF69A9">
              <w:rPr>
                <w:rFonts w:ascii="Arial" w:hAnsi="Arial" w:cs="Arial"/>
                <w:i w:val="0"/>
                <w:iCs w:val="0"/>
                <w:color w:val="000000" w:themeColor="text1"/>
                <w:sz w:val="18"/>
                <w:szCs w:val="18"/>
              </w:rPr>
              <w:t xml:space="preserve">L </w:t>
            </w:r>
            <w:proofErr w:type="spellStart"/>
            <w:r w:rsidR="00067FDB" w:rsidRPr="00AF69A9">
              <w:rPr>
                <w:rFonts w:ascii="Arial" w:hAnsi="Arial" w:cs="Arial"/>
                <w:i w:val="0"/>
                <w:iCs w:val="0"/>
                <w:color w:val="000000" w:themeColor="text1"/>
                <w:sz w:val="18"/>
                <w:szCs w:val="18"/>
              </w:rPr>
              <w:t>karakteristik</w:t>
            </w:r>
            <w:proofErr w:type="spellEnd"/>
            <w:r w:rsidR="00067FDB" w:rsidRPr="00AF69A9">
              <w:rPr>
                <w:rFonts w:ascii="Arial" w:hAnsi="Arial" w:cs="Arial"/>
                <w:i w:val="0"/>
                <w:iCs w:val="0"/>
                <w:color w:val="000000" w:themeColor="text1"/>
                <w:sz w:val="18"/>
                <w:szCs w:val="18"/>
              </w:rPr>
              <w:t xml:space="preserve"> </w:t>
            </w:r>
            <w:proofErr w:type="spellStart"/>
            <w:r w:rsidR="00067FDB" w:rsidRPr="00AF69A9">
              <w:rPr>
                <w:rFonts w:ascii="Arial" w:hAnsi="Arial" w:cs="Arial"/>
                <w:i w:val="0"/>
                <w:iCs w:val="0"/>
                <w:color w:val="000000" w:themeColor="text1"/>
                <w:sz w:val="18"/>
                <w:szCs w:val="18"/>
              </w:rPr>
              <w:t>uzunluğu</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ve</w:t>
            </w:r>
            <w:proofErr w:type="spellEnd"/>
            <w:r w:rsidR="00E122A7">
              <w:rPr>
                <w:rFonts w:ascii="Arial" w:hAnsi="Arial" w:cs="Arial"/>
                <w:i w:val="0"/>
                <w:iCs w:val="0"/>
                <w:color w:val="000000" w:themeColor="text1"/>
                <w:sz w:val="18"/>
                <w:szCs w:val="18"/>
              </w:rPr>
              <w:t xml:space="preserve"> A </w:t>
            </w:r>
            <w:proofErr w:type="spellStart"/>
            <w:r w:rsidR="00E122A7">
              <w:rPr>
                <w:rFonts w:ascii="Arial" w:hAnsi="Arial" w:cs="Arial"/>
                <w:i w:val="0"/>
                <w:iCs w:val="0"/>
                <w:color w:val="000000" w:themeColor="text1"/>
                <w:sz w:val="18"/>
                <w:szCs w:val="18"/>
              </w:rPr>
              <w:t>maksimum</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iz</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düşüm</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alanı</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kullanarak</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hesaplanacak</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boyutsuz</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düzeltilmiş</w:t>
            </w:r>
            <w:proofErr w:type="spellEnd"/>
            <w:r w:rsidR="00E122A7">
              <w:rPr>
                <w:rFonts w:ascii="Arial" w:hAnsi="Arial" w:cs="Arial"/>
                <w:i w:val="0"/>
                <w:iCs w:val="0"/>
                <w:color w:val="000000" w:themeColor="text1"/>
                <w:sz w:val="18"/>
                <w:szCs w:val="18"/>
              </w:rPr>
              <w:t xml:space="preserve"> </w:t>
            </w:r>
            <w:proofErr w:type="spellStart"/>
            <w:r w:rsidR="008E651D">
              <w:rPr>
                <w:rFonts w:ascii="Arial" w:hAnsi="Arial" w:cs="Arial"/>
                <w:i w:val="0"/>
                <w:iCs w:val="0"/>
                <w:color w:val="000000" w:themeColor="text1"/>
                <w:sz w:val="18"/>
                <w:szCs w:val="18"/>
              </w:rPr>
              <w:t>parçacık</w:t>
            </w:r>
            <w:proofErr w:type="spellEnd"/>
            <w:r w:rsidR="008E651D">
              <w:rPr>
                <w:rFonts w:ascii="Arial" w:hAnsi="Arial" w:cs="Arial"/>
                <w:i w:val="0"/>
                <w:iCs w:val="0"/>
                <w:color w:val="000000" w:themeColor="text1"/>
                <w:sz w:val="18"/>
                <w:szCs w:val="18"/>
              </w:rPr>
              <w:t xml:space="preserve"> Reynolds </w:t>
            </w:r>
            <w:proofErr w:type="spellStart"/>
            <w:r w:rsidR="008E651D">
              <w:rPr>
                <w:rFonts w:ascii="Arial" w:hAnsi="Arial" w:cs="Arial"/>
                <w:i w:val="0"/>
                <w:iCs w:val="0"/>
                <w:color w:val="000000" w:themeColor="text1"/>
                <w:sz w:val="18"/>
                <w:szCs w:val="18"/>
              </w:rPr>
              <w:t>sayısı</w:t>
            </w:r>
            <w:proofErr w:type="spellEnd"/>
            <w:r w:rsidR="008E651D">
              <w:rPr>
                <w:rFonts w:ascii="Arial" w:hAnsi="Arial" w:cs="Arial"/>
                <w:i w:val="0"/>
                <w:iCs w:val="0"/>
                <w:color w:val="000000" w:themeColor="text1"/>
                <w:sz w:val="18"/>
                <w:szCs w:val="18"/>
              </w:rPr>
              <w:t xml:space="preserve"> Re</w:t>
            </w:r>
            <w:r w:rsidR="008E651D">
              <w:rPr>
                <w:rFonts w:ascii="Arial" w:hAnsi="Arial" w:cs="Arial"/>
                <w:i w:val="0"/>
                <w:iCs w:val="0"/>
                <w:color w:val="000000" w:themeColor="text1"/>
                <w:sz w:val="18"/>
                <w:szCs w:val="18"/>
                <w:vertAlign w:val="superscript"/>
              </w:rPr>
              <w:t xml:space="preserve">* </w:t>
            </w:r>
            <w:proofErr w:type="spellStart"/>
            <w:r w:rsidR="008E651D">
              <w:rPr>
                <w:rFonts w:ascii="Arial" w:hAnsi="Arial" w:cs="Arial"/>
                <w:i w:val="0"/>
                <w:iCs w:val="0"/>
                <w:color w:val="000000" w:themeColor="text1"/>
                <w:sz w:val="18"/>
                <w:szCs w:val="18"/>
              </w:rPr>
              <w:t>ile</w:t>
            </w:r>
            <w:proofErr w:type="spellEnd"/>
            <w:r w:rsidR="008E651D">
              <w:rPr>
                <w:rFonts w:ascii="Arial" w:hAnsi="Arial" w:cs="Arial"/>
                <w:i w:val="0"/>
                <w:iCs w:val="0"/>
                <w:color w:val="000000" w:themeColor="text1"/>
                <w:sz w:val="18"/>
                <w:szCs w:val="18"/>
              </w:rPr>
              <w:t xml:space="preserve"> </w:t>
            </w:r>
            <w:proofErr w:type="spellStart"/>
            <w:r w:rsidR="008E651D">
              <w:rPr>
                <w:rFonts w:ascii="Arial" w:hAnsi="Arial" w:cs="Arial"/>
                <w:i w:val="0"/>
                <w:iCs w:val="0"/>
                <w:color w:val="000000" w:themeColor="text1"/>
                <w:sz w:val="18"/>
                <w:szCs w:val="18"/>
              </w:rPr>
              <w:t>düzeltilmiş</w:t>
            </w:r>
            <w:proofErr w:type="spellEnd"/>
            <w:r w:rsidR="008E651D">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sürükleme</w:t>
            </w:r>
            <w:proofErr w:type="spellEnd"/>
            <w:r w:rsidR="00E122A7">
              <w:rPr>
                <w:rFonts w:ascii="Arial" w:hAnsi="Arial" w:cs="Arial"/>
                <w:i w:val="0"/>
                <w:iCs w:val="0"/>
                <w:color w:val="000000" w:themeColor="text1"/>
                <w:sz w:val="18"/>
                <w:szCs w:val="18"/>
              </w:rPr>
              <w:t xml:space="preserve"> </w:t>
            </w:r>
            <w:proofErr w:type="spellStart"/>
            <w:r w:rsidR="00E122A7">
              <w:rPr>
                <w:rFonts w:ascii="Arial" w:hAnsi="Arial" w:cs="Arial"/>
                <w:i w:val="0"/>
                <w:iCs w:val="0"/>
                <w:color w:val="000000" w:themeColor="text1"/>
                <w:sz w:val="18"/>
                <w:szCs w:val="18"/>
              </w:rPr>
              <w:t>katsayısı</w:t>
            </w:r>
            <w:proofErr w:type="spellEnd"/>
            <w:r w:rsidR="00E122A7">
              <w:rPr>
                <w:rFonts w:ascii="Arial" w:hAnsi="Arial" w:cs="Arial"/>
                <w:i w:val="0"/>
                <w:iCs w:val="0"/>
                <w:color w:val="000000" w:themeColor="text1"/>
                <w:sz w:val="18"/>
                <w:szCs w:val="18"/>
              </w:rPr>
              <w:t xml:space="preserve"> C</w:t>
            </w:r>
            <w:r w:rsidR="00E122A7">
              <w:rPr>
                <w:rFonts w:ascii="Arial" w:hAnsi="Arial" w:cs="Arial"/>
                <w:i w:val="0"/>
                <w:iCs w:val="0"/>
                <w:color w:val="000000" w:themeColor="text1"/>
                <w:sz w:val="18"/>
                <w:szCs w:val="18"/>
                <w:vertAlign w:val="subscript"/>
              </w:rPr>
              <w:t>D</w:t>
            </w:r>
            <w:r w:rsidR="00E122A7">
              <w:rPr>
                <w:rFonts w:ascii="Arial" w:hAnsi="Arial" w:cs="Arial"/>
                <w:i w:val="0"/>
                <w:iCs w:val="0"/>
                <w:color w:val="000000" w:themeColor="text1"/>
                <w:sz w:val="18"/>
                <w:szCs w:val="18"/>
                <w:vertAlign w:val="superscript"/>
              </w:rPr>
              <w:t>*</w:t>
            </w:r>
            <w:r w:rsidR="008E651D">
              <w:rPr>
                <w:rFonts w:ascii="Arial" w:hAnsi="Arial" w:cs="Arial"/>
                <w:i w:val="0"/>
                <w:iCs w:val="0"/>
                <w:color w:val="000000" w:themeColor="text1"/>
                <w:sz w:val="18"/>
                <w:szCs w:val="18"/>
              </w:rPr>
              <w:t xml:space="preserve"> </w:t>
            </w:r>
            <w:proofErr w:type="spellStart"/>
            <w:r w:rsidR="00067FDB" w:rsidRPr="00AF69A9">
              <w:rPr>
                <w:rFonts w:ascii="Arial" w:hAnsi="Arial" w:cs="Arial"/>
                <w:i w:val="0"/>
                <w:iCs w:val="0"/>
                <w:color w:val="000000" w:themeColor="text1"/>
                <w:sz w:val="18"/>
                <w:szCs w:val="18"/>
              </w:rPr>
              <w:t>ve</w:t>
            </w:r>
            <w:proofErr w:type="spellEnd"/>
            <w:r w:rsidR="00067FDB" w:rsidRPr="00AF69A9">
              <w:rPr>
                <w:rFonts w:ascii="Arial" w:hAnsi="Arial" w:cs="Arial"/>
                <w:i w:val="0"/>
                <w:iCs w:val="0"/>
                <w:color w:val="000000" w:themeColor="text1"/>
                <w:sz w:val="18"/>
                <w:szCs w:val="18"/>
              </w:rPr>
              <w:t xml:space="preserve"> </w:t>
            </w:r>
            <w:r w:rsidR="008E651D">
              <w:rPr>
                <w:rFonts w:ascii="Arial" w:hAnsi="Arial" w:cs="Arial"/>
                <w:i w:val="0"/>
                <w:iCs w:val="0"/>
                <w:color w:val="000000" w:themeColor="text1"/>
                <w:sz w:val="18"/>
                <w:szCs w:val="18"/>
              </w:rPr>
              <w:t xml:space="preserve">yeni </w:t>
            </w:r>
            <w:proofErr w:type="spellStart"/>
            <w:r w:rsidR="008E651D">
              <w:rPr>
                <w:rFonts w:ascii="Arial" w:hAnsi="Arial" w:cs="Arial"/>
                <w:i w:val="0"/>
                <w:iCs w:val="0"/>
                <w:color w:val="000000" w:themeColor="text1"/>
                <w:sz w:val="18"/>
                <w:szCs w:val="18"/>
              </w:rPr>
              <w:t>tanımlanacak</w:t>
            </w:r>
            <w:proofErr w:type="spellEnd"/>
            <w:r w:rsidR="008E651D">
              <w:rPr>
                <w:rFonts w:ascii="Arial" w:hAnsi="Arial" w:cs="Arial"/>
                <w:i w:val="0"/>
                <w:iCs w:val="0"/>
                <w:color w:val="000000" w:themeColor="text1"/>
                <w:sz w:val="18"/>
                <w:szCs w:val="18"/>
              </w:rPr>
              <w:t xml:space="preserve"> </w:t>
            </w:r>
            <w:proofErr w:type="spellStart"/>
            <w:r w:rsidR="008E651D">
              <w:rPr>
                <w:rFonts w:ascii="Arial" w:hAnsi="Arial" w:cs="Arial"/>
                <w:i w:val="0"/>
                <w:iCs w:val="0"/>
                <w:color w:val="000000" w:themeColor="text1"/>
                <w:sz w:val="18"/>
                <w:szCs w:val="18"/>
              </w:rPr>
              <w:t>olan</w:t>
            </w:r>
            <w:proofErr w:type="spellEnd"/>
            <w:r w:rsidR="008E651D">
              <w:rPr>
                <w:rFonts w:ascii="Arial" w:hAnsi="Arial" w:cs="Arial"/>
                <w:i w:val="0"/>
                <w:iCs w:val="0"/>
                <w:color w:val="000000" w:themeColor="text1"/>
                <w:sz w:val="18"/>
                <w:szCs w:val="18"/>
              </w:rPr>
              <w:t xml:space="preserve"> </w:t>
            </w:r>
            <w:r w:rsidR="00067FDB" w:rsidRPr="00AF69A9">
              <w:rPr>
                <w:rFonts w:ascii="Arial" w:hAnsi="Arial" w:cs="Arial"/>
                <w:i w:val="0"/>
                <w:iCs w:val="0"/>
                <w:color w:val="000000" w:themeColor="text1"/>
                <w:sz w:val="18"/>
                <w:szCs w:val="18"/>
              </w:rPr>
              <w:sym w:font="Symbol" w:char="F059"/>
            </w:r>
            <w:r w:rsidR="00067FDB" w:rsidRPr="00AF69A9">
              <w:rPr>
                <w:rFonts w:ascii="Arial" w:hAnsi="Arial" w:cs="Arial"/>
                <w:i w:val="0"/>
                <w:iCs w:val="0"/>
                <w:color w:val="000000" w:themeColor="text1"/>
                <w:sz w:val="18"/>
                <w:szCs w:val="18"/>
              </w:rPr>
              <w:t xml:space="preserve"> (</w:t>
            </w:r>
            <w:proofErr w:type="spellStart"/>
            <w:r w:rsidR="00067FDB" w:rsidRPr="00AF69A9">
              <w:rPr>
                <w:rFonts w:ascii="Arial" w:hAnsi="Arial" w:cs="Arial"/>
                <w:i w:val="0"/>
                <w:iCs w:val="0"/>
                <w:color w:val="000000" w:themeColor="text1"/>
                <w:sz w:val="18"/>
                <w:szCs w:val="18"/>
              </w:rPr>
              <w:t>şekil</w:t>
            </w:r>
            <w:proofErr w:type="spellEnd"/>
            <w:r w:rsidR="00067FDB" w:rsidRPr="00AF69A9">
              <w:rPr>
                <w:rFonts w:ascii="Arial" w:hAnsi="Arial" w:cs="Arial"/>
                <w:i w:val="0"/>
                <w:iCs w:val="0"/>
                <w:color w:val="000000" w:themeColor="text1"/>
                <w:sz w:val="18"/>
                <w:szCs w:val="18"/>
              </w:rPr>
              <w:t xml:space="preserve"> </w:t>
            </w:r>
            <w:proofErr w:type="spellStart"/>
            <w:r w:rsidR="00067FDB" w:rsidRPr="00AF69A9">
              <w:rPr>
                <w:rFonts w:ascii="Arial" w:hAnsi="Arial" w:cs="Arial"/>
                <w:i w:val="0"/>
                <w:iCs w:val="0"/>
                <w:color w:val="000000" w:themeColor="text1"/>
                <w:sz w:val="18"/>
                <w:szCs w:val="18"/>
              </w:rPr>
              <w:t>faktörü</w:t>
            </w:r>
            <w:proofErr w:type="spellEnd"/>
            <w:r w:rsidR="00067FDB" w:rsidRPr="00AF69A9">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derin</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öğrenme</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algoritmasının</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girdileri</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olarak</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kullanılacaktır</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Derin</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öğrenme</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veri</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temelli</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yaklaşımdır</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Küresel</w:t>
            </w:r>
            <w:proofErr w:type="spellEnd"/>
            <w:r w:rsidR="00067FDB">
              <w:rPr>
                <w:rFonts w:ascii="Arial" w:hAnsi="Arial" w:cs="Arial"/>
                <w:i w:val="0"/>
                <w:iCs w:val="0"/>
                <w:color w:val="000000" w:themeColor="text1"/>
                <w:sz w:val="18"/>
                <w:szCs w:val="18"/>
              </w:rPr>
              <w:t xml:space="preserve"> ve </w:t>
            </w:r>
            <w:proofErr w:type="spellStart"/>
            <w:r w:rsidR="00067FDB">
              <w:rPr>
                <w:rFonts w:ascii="Arial" w:hAnsi="Arial" w:cs="Arial"/>
                <w:i w:val="0"/>
                <w:iCs w:val="0"/>
                <w:color w:val="000000" w:themeColor="text1"/>
                <w:sz w:val="18"/>
                <w:szCs w:val="18"/>
              </w:rPr>
              <w:t>büyük</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ölçekte</w:t>
            </w:r>
            <w:proofErr w:type="spellEnd"/>
            <w:r w:rsidR="00067FDB">
              <w:rPr>
                <w:rFonts w:ascii="Arial" w:hAnsi="Arial" w:cs="Arial"/>
                <w:i w:val="0"/>
                <w:iCs w:val="0"/>
                <w:color w:val="000000" w:themeColor="text1"/>
                <w:sz w:val="18"/>
                <w:szCs w:val="18"/>
              </w:rPr>
              <w:t xml:space="preserve"> </w:t>
            </w:r>
            <w:r w:rsidR="00B311AD">
              <w:rPr>
                <w:rFonts w:ascii="Arial" w:hAnsi="Arial" w:cs="Arial"/>
                <w:i w:val="0"/>
                <w:iCs w:val="0"/>
                <w:color w:val="000000" w:themeColor="text1"/>
                <w:sz w:val="18"/>
                <w:szCs w:val="18"/>
              </w:rPr>
              <w:t>MP</w:t>
            </w:r>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araştırmalarının</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makina</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öğrenmesi</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ve</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derin</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öğrenme</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algoritmalarına</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dayandırılarak</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çalışılması</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çok</w:t>
            </w:r>
            <w:proofErr w:type="spellEnd"/>
            <w:r w:rsidR="00067FDB">
              <w:rPr>
                <w:rFonts w:ascii="Arial" w:hAnsi="Arial" w:cs="Arial"/>
                <w:i w:val="0"/>
                <w:iCs w:val="0"/>
                <w:color w:val="000000" w:themeColor="text1"/>
                <w:sz w:val="18"/>
                <w:szCs w:val="18"/>
              </w:rPr>
              <w:t xml:space="preserve"> yeni </w:t>
            </w:r>
            <w:proofErr w:type="spellStart"/>
            <w:r w:rsidR="00067FDB">
              <w:rPr>
                <w:rFonts w:ascii="Arial" w:hAnsi="Arial" w:cs="Arial"/>
                <w:i w:val="0"/>
                <w:iCs w:val="0"/>
                <w:color w:val="000000" w:themeColor="text1"/>
                <w:sz w:val="18"/>
                <w:szCs w:val="18"/>
              </w:rPr>
              <w:t>bir</w:t>
            </w:r>
            <w:proofErr w:type="spellEnd"/>
            <w:r w:rsidR="00067FDB">
              <w:rPr>
                <w:rFonts w:ascii="Arial" w:hAnsi="Arial" w:cs="Arial"/>
                <w:i w:val="0"/>
                <w:iCs w:val="0"/>
                <w:color w:val="000000" w:themeColor="text1"/>
                <w:sz w:val="18"/>
                <w:szCs w:val="18"/>
              </w:rPr>
              <w:t xml:space="preserve"> </w:t>
            </w:r>
            <w:proofErr w:type="spellStart"/>
            <w:r w:rsidR="00072B0E">
              <w:rPr>
                <w:rFonts w:ascii="Arial" w:hAnsi="Arial" w:cs="Arial"/>
                <w:i w:val="0"/>
                <w:iCs w:val="0"/>
                <w:color w:val="000000" w:themeColor="text1"/>
                <w:sz w:val="18"/>
                <w:szCs w:val="18"/>
              </w:rPr>
              <w:t>yöntemdir</w:t>
            </w:r>
            <w:proofErr w:type="spellEnd"/>
            <w:r w:rsidR="00067FDB">
              <w:rPr>
                <w:rFonts w:ascii="Arial" w:hAnsi="Arial" w:cs="Arial"/>
                <w:i w:val="0"/>
                <w:iCs w:val="0"/>
                <w:color w:val="000000" w:themeColor="text1"/>
                <w:sz w:val="18"/>
                <w:szCs w:val="18"/>
              </w:rPr>
              <w:t xml:space="preserve">. </w:t>
            </w:r>
            <w:r w:rsidR="00067FDB">
              <w:rPr>
                <w:rFonts w:ascii="Arial" w:hAnsi="Arial" w:cs="Arial"/>
                <w:i w:val="0"/>
                <w:iCs w:val="0"/>
                <w:color w:val="000000" w:themeColor="text1"/>
                <w:sz w:val="18"/>
                <w:szCs w:val="18"/>
                <w:lang w:val="tr-TR"/>
              </w:rPr>
              <w:t xml:space="preserve">Bu bağlamda, önerilen projede makine öğrenmesinin bir alt kümesi ve derin öğrenme algoritmalarının merkezinde olan </w:t>
            </w:r>
            <w:proofErr w:type="spellStart"/>
            <w:r w:rsidR="00067FDB">
              <w:rPr>
                <w:rFonts w:ascii="Arial" w:hAnsi="Arial" w:cs="Arial"/>
                <w:i w:val="0"/>
                <w:iCs w:val="0"/>
                <w:color w:val="000000" w:themeColor="text1"/>
                <w:sz w:val="18"/>
                <w:szCs w:val="18"/>
              </w:rPr>
              <w:t>yapay</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sinir</w:t>
            </w:r>
            <w:proofErr w:type="spellEnd"/>
            <w:r w:rsidR="00067FDB">
              <w:rPr>
                <w:rFonts w:ascii="Arial" w:hAnsi="Arial" w:cs="Arial"/>
                <w:i w:val="0"/>
                <w:iCs w:val="0"/>
                <w:color w:val="000000" w:themeColor="text1"/>
                <w:sz w:val="18"/>
                <w:szCs w:val="18"/>
              </w:rPr>
              <w:t xml:space="preserve"> </w:t>
            </w:r>
            <w:proofErr w:type="spellStart"/>
            <w:r w:rsidR="00067FDB">
              <w:rPr>
                <w:rFonts w:ascii="Arial" w:hAnsi="Arial" w:cs="Arial"/>
                <w:i w:val="0"/>
                <w:iCs w:val="0"/>
                <w:color w:val="000000" w:themeColor="text1"/>
                <w:sz w:val="18"/>
                <w:szCs w:val="18"/>
              </w:rPr>
              <w:t>ağları</w:t>
            </w:r>
            <w:proofErr w:type="spellEnd"/>
            <w:r w:rsidR="00067FDB">
              <w:rPr>
                <w:rFonts w:ascii="Arial" w:hAnsi="Arial" w:cs="Arial"/>
                <w:i w:val="0"/>
                <w:iCs w:val="0"/>
                <w:color w:val="000000" w:themeColor="text1"/>
                <w:sz w:val="18"/>
                <w:szCs w:val="18"/>
              </w:rPr>
              <w:t xml:space="preserve"> (Artificial Neural Network, ANN) </w:t>
            </w:r>
            <w:r w:rsidR="00067FDB">
              <w:rPr>
                <w:rFonts w:ascii="Arial" w:hAnsi="Arial" w:cs="Arial"/>
                <w:i w:val="0"/>
                <w:iCs w:val="0"/>
                <w:color w:val="000000" w:themeColor="text1"/>
                <w:sz w:val="18"/>
                <w:szCs w:val="18"/>
                <w:lang w:val="tr-TR"/>
              </w:rPr>
              <w:t xml:space="preserve">çökelme hızı ve hızı etkileyen değişkenlerin arasındaki ilişkinin analiz edilmesinde deney ve sayısal modelin yanında etkin bir üçüncü bir yöntem olarak kullanılacaktır. </w:t>
            </w:r>
            <w:r w:rsidR="00710ED1">
              <w:rPr>
                <w:rFonts w:ascii="Arial" w:hAnsi="Arial" w:cs="Arial"/>
                <w:b/>
                <w:bCs/>
                <w:i w:val="0"/>
                <w:iCs w:val="0"/>
                <w:color w:val="000000" w:themeColor="text1"/>
                <w:sz w:val="18"/>
                <w:szCs w:val="18"/>
                <w:lang w:val="tr-TR"/>
              </w:rPr>
              <w:t xml:space="preserve">Bu yaklaşım </w:t>
            </w:r>
            <w:r w:rsidR="00B311AD">
              <w:rPr>
                <w:rFonts w:ascii="Arial" w:hAnsi="Arial" w:cs="Arial"/>
                <w:b/>
                <w:bCs/>
                <w:i w:val="0"/>
                <w:iCs w:val="0"/>
                <w:color w:val="000000" w:themeColor="text1"/>
                <w:sz w:val="18"/>
                <w:szCs w:val="18"/>
                <w:lang w:val="tr-TR"/>
              </w:rPr>
              <w:t>MP</w:t>
            </w:r>
            <w:r w:rsidR="00710ED1">
              <w:rPr>
                <w:rFonts w:ascii="Arial" w:hAnsi="Arial" w:cs="Arial"/>
                <w:b/>
                <w:bCs/>
                <w:i w:val="0"/>
                <w:iCs w:val="0"/>
                <w:color w:val="000000" w:themeColor="text1"/>
                <w:sz w:val="18"/>
                <w:szCs w:val="18"/>
                <w:lang w:val="tr-TR"/>
              </w:rPr>
              <w:t xml:space="preserve"> çökelme hızı çalışmalarında daha önce kullanılmamıştır.</w:t>
            </w:r>
          </w:p>
          <w:p w14:paraId="681D39C9" w14:textId="77777777" w:rsidR="00A85B66" w:rsidRPr="00851ADC" w:rsidRDefault="00A85B66" w:rsidP="00851ADC">
            <w:pPr>
              <w:pStyle w:val="Caption"/>
              <w:spacing w:before="0" w:after="0"/>
              <w:jc w:val="both"/>
              <w:rPr>
                <w:rFonts w:ascii="Arial" w:hAnsi="Arial" w:cs="Arial"/>
                <w:b/>
                <w:bCs/>
                <w:i w:val="0"/>
                <w:iCs w:val="0"/>
                <w:color w:val="000000" w:themeColor="text1"/>
                <w:sz w:val="10"/>
                <w:szCs w:val="10"/>
                <w:lang w:val="tr-TR"/>
              </w:rPr>
            </w:pPr>
          </w:p>
          <w:p w14:paraId="74762965" w14:textId="6BA19CFF" w:rsidR="00A85B66" w:rsidRPr="00851ADC" w:rsidRDefault="00445D22" w:rsidP="00851ADC">
            <w:pPr>
              <w:pStyle w:val="WW-NormalWeb1"/>
              <w:spacing w:before="0" w:after="0"/>
              <w:contextualSpacing/>
              <w:jc w:val="both"/>
              <w:rPr>
                <w:rFonts w:ascii="Arial" w:hAnsi="Arial" w:cs="Arial"/>
                <w:b/>
                <w:bCs/>
                <w:color w:val="000000"/>
                <w:sz w:val="10"/>
                <w:szCs w:val="10"/>
                <w:lang w:val="en-US"/>
              </w:rPr>
            </w:pPr>
            <w:r>
              <w:rPr>
                <w:rFonts w:ascii="Arial" w:hAnsi="Arial" w:cs="Arial"/>
                <w:b/>
                <w:bCs/>
                <w:color w:val="000000"/>
                <w:sz w:val="18"/>
                <w:szCs w:val="18"/>
              </w:rPr>
              <w:t>Çökelme hareketini etki</w:t>
            </w:r>
            <w:r w:rsidR="00E3741A">
              <w:rPr>
                <w:rFonts w:ascii="Arial" w:hAnsi="Arial" w:cs="Arial"/>
                <w:b/>
                <w:bCs/>
                <w:color w:val="000000"/>
                <w:sz w:val="18"/>
                <w:szCs w:val="18"/>
              </w:rPr>
              <w:t>le</w:t>
            </w:r>
            <w:r>
              <w:rPr>
                <w:rFonts w:ascii="Arial" w:hAnsi="Arial" w:cs="Arial"/>
                <w:b/>
                <w:bCs/>
                <w:color w:val="000000"/>
                <w:sz w:val="18"/>
                <w:szCs w:val="18"/>
              </w:rPr>
              <w:t>yen</w:t>
            </w:r>
            <w:r w:rsidR="00E3741A">
              <w:rPr>
                <w:rFonts w:ascii="Arial" w:hAnsi="Arial" w:cs="Arial"/>
                <w:b/>
                <w:bCs/>
                <w:color w:val="000000"/>
                <w:sz w:val="18"/>
                <w:szCs w:val="18"/>
              </w:rPr>
              <w:t>,</w:t>
            </w:r>
            <w:r>
              <w:rPr>
                <w:rFonts w:ascii="Arial" w:hAnsi="Arial" w:cs="Arial"/>
                <w:b/>
                <w:bCs/>
                <w:color w:val="000000"/>
                <w:sz w:val="18"/>
                <w:szCs w:val="18"/>
              </w:rPr>
              <w:t xml:space="preserve"> parçacık ile ilgili en önemli parametreler parçacığın şekli, yoğunluğu ve boyutu olarak öne çıkmaktadır. </w:t>
            </w:r>
            <w:proofErr w:type="spellStart"/>
            <w:r w:rsidR="00B311AD">
              <w:rPr>
                <w:rFonts w:ascii="Arial" w:hAnsi="Arial" w:cs="Arial"/>
                <w:b/>
                <w:bCs/>
                <w:color w:val="000000"/>
                <w:sz w:val="18"/>
                <w:szCs w:val="18"/>
              </w:rPr>
              <w:t>MP</w:t>
            </w:r>
            <w:r>
              <w:rPr>
                <w:rFonts w:ascii="Arial" w:hAnsi="Arial" w:cs="Arial"/>
                <w:b/>
                <w:bCs/>
                <w:color w:val="000000"/>
                <w:sz w:val="18"/>
                <w:szCs w:val="18"/>
              </w:rPr>
              <w:t>ler</w:t>
            </w:r>
            <w:proofErr w:type="spellEnd"/>
            <w:r>
              <w:rPr>
                <w:rFonts w:ascii="Arial" w:hAnsi="Arial" w:cs="Arial"/>
                <w:b/>
                <w:bCs/>
                <w:color w:val="000000"/>
                <w:sz w:val="18"/>
                <w:szCs w:val="18"/>
              </w:rPr>
              <w:t xml:space="preserve"> özelinde parçacık boyutunun nispeten dar bir aralıkta (&lt;5mm) olması ve aynı şekilde yoğunluğun ise 1,05-1,60 gr/cm</w:t>
            </w:r>
            <w:r>
              <w:rPr>
                <w:rFonts w:ascii="Arial" w:hAnsi="Arial" w:cs="Arial"/>
                <w:b/>
                <w:bCs/>
                <w:color w:val="000000"/>
                <w:sz w:val="18"/>
                <w:szCs w:val="18"/>
                <w:vertAlign w:val="superscript"/>
              </w:rPr>
              <w:t>3</w:t>
            </w:r>
            <w:r>
              <w:rPr>
                <w:rFonts w:ascii="Arial" w:hAnsi="Arial" w:cs="Arial"/>
                <w:b/>
                <w:bCs/>
                <w:color w:val="000000"/>
                <w:sz w:val="18"/>
                <w:szCs w:val="18"/>
              </w:rPr>
              <w:t xml:space="preserve"> arasında değiştiği düşünülürse boyut ve yoğunluk parametrelerine nispeten parçacık şekillerindeki çok geniş bir aralıktaki büyük farklılaşmanın </w:t>
            </w:r>
            <w:r w:rsidR="00B311AD">
              <w:rPr>
                <w:rFonts w:ascii="Arial" w:hAnsi="Arial" w:cs="Arial"/>
                <w:b/>
                <w:bCs/>
                <w:color w:val="000000"/>
                <w:sz w:val="18"/>
                <w:szCs w:val="18"/>
              </w:rPr>
              <w:t>MP</w:t>
            </w:r>
            <w:r>
              <w:rPr>
                <w:rFonts w:ascii="Arial" w:hAnsi="Arial" w:cs="Arial"/>
                <w:b/>
                <w:bCs/>
                <w:color w:val="000000"/>
                <w:sz w:val="18"/>
                <w:szCs w:val="18"/>
              </w:rPr>
              <w:t xml:space="preserve"> parçacığın çökelme hareketinde en belirleyici parametre olacağını ortaya çıkarmaktadır. </w:t>
            </w:r>
            <w:r w:rsidR="002E3C25">
              <w:rPr>
                <w:rFonts w:ascii="Arial" w:hAnsi="Arial" w:cs="Arial"/>
                <w:b/>
                <w:bCs/>
                <w:color w:val="000000"/>
                <w:sz w:val="18"/>
                <w:szCs w:val="18"/>
              </w:rPr>
              <w:t xml:space="preserve">Plastikler özellikleri itibarıyla çok farklı şekillerde endüstriyel imalatları olup doğada parçalanırken de farklı şekillerde </w:t>
            </w:r>
            <w:proofErr w:type="spellStart"/>
            <w:r w:rsidR="002E3C25">
              <w:rPr>
                <w:rFonts w:ascii="Arial" w:hAnsi="Arial" w:cs="Arial"/>
                <w:b/>
                <w:bCs/>
                <w:color w:val="000000"/>
                <w:sz w:val="18"/>
                <w:szCs w:val="18"/>
              </w:rPr>
              <w:t>bozunma</w:t>
            </w:r>
            <w:proofErr w:type="spellEnd"/>
            <w:r w:rsidR="002E3C25">
              <w:rPr>
                <w:rFonts w:ascii="Arial" w:hAnsi="Arial" w:cs="Arial"/>
                <w:b/>
                <w:bCs/>
                <w:color w:val="000000"/>
                <w:sz w:val="18"/>
                <w:szCs w:val="18"/>
              </w:rPr>
              <w:t xml:space="preserve"> göstermektedirler. </w:t>
            </w:r>
            <w:r w:rsidR="000D4C5B">
              <w:rPr>
                <w:rFonts w:ascii="Arial" w:hAnsi="Arial" w:cs="Arial"/>
                <w:b/>
                <w:bCs/>
                <w:color w:val="000000"/>
                <w:sz w:val="18"/>
                <w:szCs w:val="18"/>
              </w:rPr>
              <w:t>Bu proje teklifinde bu nedenle boyutları 1-5 mm, yoğunlukları 1,05-1,60 gr/cm</w:t>
            </w:r>
            <w:r w:rsidR="000D4C5B">
              <w:rPr>
                <w:rFonts w:ascii="Arial" w:hAnsi="Arial" w:cs="Arial"/>
                <w:b/>
                <w:bCs/>
                <w:color w:val="000000"/>
                <w:sz w:val="18"/>
                <w:szCs w:val="18"/>
                <w:vertAlign w:val="superscript"/>
              </w:rPr>
              <w:t>3</w:t>
            </w:r>
            <w:r w:rsidR="000D4C5B">
              <w:rPr>
                <w:rFonts w:ascii="Arial" w:hAnsi="Arial" w:cs="Arial"/>
                <w:b/>
                <w:bCs/>
                <w:color w:val="000000"/>
                <w:sz w:val="18"/>
                <w:szCs w:val="18"/>
              </w:rPr>
              <w:t xml:space="preserve"> arasında değişen </w:t>
            </w:r>
            <w:r w:rsidR="00B311AD">
              <w:rPr>
                <w:rFonts w:ascii="Arial" w:hAnsi="Arial" w:cs="Arial"/>
                <w:b/>
                <w:bCs/>
                <w:color w:val="000000"/>
                <w:sz w:val="18"/>
                <w:szCs w:val="18"/>
              </w:rPr>
              <w:t>MP</w:t>
            </w:r>
            <w:r w:rsidR="000D4C5B">
              <w:rPr>
                <w:rFonts w:ascii="Arial" w:hAnsi="Arial" w:cs="Arial"/>
                <w:b/>
                <w:bCs/>
                <w:color w:val="000000"/>
                <w:sz w:val="18"/>
                <w:szCs w:val="18"/>
              </w:rPr>
              <w:t xml:space="preserve"> parçacıkların düzenli ve düzensiz geniş bir şekil aralığında çökelme hızları belirlenerek tüm şekiller için geçerli olacak genel bir şekil faktörünün derin öğrenme yöntemi ile analizi ve tanımlanması yapılarak deneysel temele dayalı çökelme hızı hesaplama yöntemi ortaya konulacaktır. Bu yöntem ile elde edilecek çökelme hızları </w:t>
            </w:r>
            <w:proofErr w:type="spellStart"/>
            <w:r w:rsidR="00B311AD">
              <w:rPr>
                <w:rFonts w:ascii="Arial" w:hAnsi="Arial" w:cs="Arial"/>
                <w:b/>
                <w:bCs/>
                <w:color w:val="000000"/>
                <w:sz w:val="18"/>
                <w:szCs w:val="18"/>
              </w:rPr>
              <w:t>MP</w:t>
            </w:r>
            <w:r w:rsidR="000D4C5B">
              <w:rPr>
                <w:rFonts w:ascii="Arial" w:hAnsi="Arial" w:cs="Arial"/>
                <w:b/>
                <w:bCs/>
                <w:color w:val="000000"/>
                <w:sz w:val="18"/>
                <w:szCs w:val="18"/>
              </w:rPr>
              <w:t>lerin</w:t>
            </w:r>
            <w:proofErr w:type="spellEnd"/>
            <w:r w:rsidR="000D4C5B">
              <w:rPr>
                <w:rFonts w:ascii="Arial" w:hAnsi="Arial" w:cs="Arial"/>
                <w:b/>
                <w:bCs/>
                <w:color w:val="000000"/>
                <w:sz w:val="18"/>
                <w:szCs w:val="18"/>
              </w:rPr>
              <w:t xml:space="preserve"> hidrodinamik taşınım modellemesinde güvenilir bir şekilde </w:t>
            </w:r>
            <w:proofErr w:type="spellStart"/>
            <w:r w:rsidR="000D4C5B">
              <w:rPr>
                <w:rFonts w:ascii="Arial" w:hAnsi="Arial" w:cs="Arial"/>
                <w:b/>
                <w:bCs/>
                <w:color w:val="000000"/>
                <w:sz w:val="18"/>
                <w:szCs w:val="18"/>
              </w:rPr>
              <w:t>kullanılabilecetir</w:t>
            </w:r>
            <w:proofErr w:type="spellEnd"/>
            <w:proofErr w:type="gramStart"/>
            <w:r w:rsidR="000D4C5B">
              <w:rPr>
                <w:rFonts w:ascii="Arial" w:hAnsi="Arial" w:cs="Arial"/>
                <w:b/>
                <w:bCs/>
                <w:color w:val="000000"/>
                <w:sz w:val="18"/>
                <w:szCs w:val="18"/>
              </w:rPr>
              <w:t xml:space="preserve">. </w:t>
            </w:r>
            <w:r w:rsidR="007012AD" w:rsidRPr="00067FDB">
              <w:rPr>
                <w:rFonts w:ascii="Arial" w:hAnsi="Arial" w:cs="Arial"/>
                <w:b/>
                <w:bCs/>
                <w:color w:val="000000"/>
                <w:sz w:val="18"/>
                <w:szCs w:val="18"/>
              </w:rPr>
              <w:t>.</w:t>
            </w:r>
            <w:proofErr w:type="gramEnd"/>
            <w:r w:rsidR="007012AD" w:rsidRPr="00067FDB">
              <w:rPr>
                <w:rFonts w:ascii="Arial" w:hAnsi="Arial" w:cs="Arial"/>
                <w:b/>
                <w:bCs/>
                <w:color w:val="000000"/>
                <w:sz w:val="18"/>
                <w:szCs w:val="18"/>
              </w:rPr>
              <w:t xml:space="preserve"> B</w:t>
            </w:r>
            <w:r w:rsidR="00464D35" w:rsidRPr="00067FDB">
              <w:rPr>
                <w:rFonts w:ascii="Arial" w:hAnsi="Arial" w:cs="Arial"/>
                <w:b/>
                <w:bCs/>
                <w:color w:val="000000"/>
                <w:sz w:val="18"/>
                <w:szCs w:val="18"/>
              </w:rPr>
              <w:t>öylece</w:t>
            </w:r>
            <w:r w:rsidR="007012AD" w:rsidRPr="00067FDB">
              <w:rPr>
                <w:rFonts w:ascii="Arial" w:hAnsi="Arial" w:cs="Arial"/>
                <w:b/>
                <w:bCs/>
                <w:color w:val="000000"/>
                <w:sz w:val="18"/>
                <w:szCs w:val="18"/>
              </w:rPr>
              <w:t xml:space="preserve"> </w:t>
            </w:r>
            <w:r w:rsidR="00C54CD4" w:rsidRPr="00067FDB">
              <w:rPr>
                <w:rFonts w:ascii="Arial" w:hAnsi="Arial" w:cs="Arial"/>
                <w:b/>
                <w:bCs/>
                <w:color w:val="000000"/>
                <w:sz w:val="18"/>
                <w:szCs w:val="18"/>
              </w:rPr>
              <w:t>literatürde</w:t>
            </w:r>
            <w:r w:rsidR="00464D35" w:rsidRPr="00067FDB">
              <w:rPr>
                <w:rFonts w:ascii="Arial" w:hAnsi="Arial" w:cs="Arial"/>
                <w:b/>
                <w:bCs/>
                <w:color w:val="000000"/>
                <w:sz w:val="18"/>
                <w:szCs w:val="18"/>
              </w:rPr>
              <w:t xml:space="preserve"> konu ile ilgili </w:t>
            </w:r>
            <w:r w:rsidR="00C54CD4" w:rsidRPr="00067FDB">
              <w:rPr>
                <w:rFonts w:ascii="Arial" w:hAnsi="Arial" w:cs="Arial"/>
                <w:b/>
                <w:bCs/>
                <w:color w:val="000000"/>
                <w:sz w:val="18"/>
                <w:szCs w:val="18"/>
              </w:rPr>
              <w:t>açık alana katkı sunulmuş olacaktır</w:t>
            </w:r>
            <w:r w:rsidR="00765048" w:rsidRPr="00067FDB">
              <w:rPr>
                <w:rFonts w:ascii="Arial" w:hAnsi="Arial" w:cs="Arial"/>
                <w:b/>
                <w:bCs/>
                <w:color w:val="000000"/>
                <w:sz w:val="18"/>
                <w:szCs w:val="18"/>
              </w:rPr>
              <w:t xml:space="preserve">. Ayrıca </w:t>
            </w:r>
            <w:proofErr w:type="spellStart"/>
            <w:r w:rsidR="00765048" w:rsidRPr="00067FDB">
              <w:rPr>
                <w:rFonts w:ascii="Arial" w:hAnsi="Arial" w:cs="Arial"/>
                <w:b/>
                <w:bCs/>
                <w:color w:val="000000"/>
                <w:sz w:val="18"/>
                <w:szCs w:val="18"/>
                <w:lang w:val="en-US"/>
              </w:rPr>
              <w:t>önerilen</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proje</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sonuçları</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politika</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yapıcılar</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ve</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uygulayıcılara</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kullanabilecekleri</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bir</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bilgi</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alanı</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sağlayarak</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kıyı</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yönetim</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ve</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planlamalarında</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daha</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doğru</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projeksiyonların</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yapılmasın</w:t>
            </w:r>
            <w:r w:rsidR="00464D35" w:rsidRPr="00067FDB">
              <w:rPr>
                <w:rFonts w:ascii="Arial" w:hAnsi="Arial" w:cs="Arial"/>
                <w:b/>
                <w:bCs/>
                <w:color w:val="000000"/>
                <w:sz w:val="18"/>
                <w:szCs w:val="18"/>
                <w:lang w:val="en-US"/>
              </w:rPr>
              <w:t>a</w:t>
            </w:r>
            <w:proofErr w:type="spellEnd"/>
            <w:r w:rsidR="00464D35" w:rsidRPr="00067FDB">
              <w:rPr>
                <w:rFonts w:ascii="Arial" w:hAnsi="Arial" w:cs="Arial"/>
                <w:b/>
                <w:bCs/>
                <w:color w:val="000000"/>
                <w:sz w:val="18"/>
                <w:szCs w:val="18"/>
                <w:lang w:val="en-US"/>
              </w:rPr>
              <w:t xml:space="preserve"> da</w:t>
            </w:r>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katkı</w:t>
            </w:r>
            <w:proofErr w:type="spellEnd"/>
            <w:r w:rsidR="00765048" w:rsidRPr="00067FDB">
              <w:rPr>
                <w:rFonts w:ascii="Arial" w:hAnsi="Arial" w:cs="Arial"/>
                <w:b/>
                <w:bCs/>
                <w:color w:val="000000"/>
                <w:sz w:val="18"/>
                <w:szCs w:val="18"/>
                <w:lang w:val="en-US"/>
              </w:rPr>
              <w:t xml:space="preserve"> </w:t>
            </w:r>
            <w:proofErr w:type="spellStart"/>
            <w:r w:rsidR="00765048" w:rsidRPr="00067FDB">
              <w:rPr>
                <w:rFonts w:ascii="Arial" w:hAnsi="Arial" w:cs="Arial"/>
                <w:b/>
                <w:bCs/>
                <w:color w:val="000000"/>
                <w:sz w:val="18"/>
                <w:szCs w:val="18"/>
                <w:lang w:val="en-US"/>
              </w:rPr>
              <w:t>sağlayacaktır</w:t>
            </w:r>
            <w:proofErr w:type="spellEnd"/>
            <w:r w:rsidR="00765048" w:rsidRPr="00067FDB">
              <w:rPr>
                <w:rFonts w:ascii="Arial" w:hAnsi="Arial" w:cs="Arial"/>
                <w:b/>
                <w:bCs/>
                <w:color w:val="000000"/>
                <w:sz w:val="18"/>
                <w:szCs w:val="18"/>
                <w:lang w:val="en-US"/>
              </w:rPr>
              <w:t>.</w:t>
            </w:r>
          </w:p>
          <w:p w14:paraId="0D5E8DC7" w14:textId="7F71C5F5" w:rsidR="00BB76CD" w:rsidRDefault="00BB76CD" w:rsidP="00851ADC">
            <w:pPr>
              <w:pStyle w:val="WW-NormalWeb1"/>
              <w:spacing w:before="0" w:after="0"/>
              <w:contextualSpacing/>
              <w:jc w:val="both"/>
              <w:rPr>
                <w:rFonts w:ascii="Arial" w:hAnsi="Arial" w:cs="Arial"/>
                <w:color w:val="000000"/>
                <w:sz w:val="18"/>
                <w:szCs w:val="18"/>
              </w:rPr>
            </w:pPr>
          </w:p>
          <w:p w14:paraId="415E8CD9" w14:textId="24B70601" w:rsidR="007E33F6" w:rsidRDefault="008C1FE5" w:rsidP="00A85B66">
            <w:pPr>
              <w:pStyle w:val="WW-NormalWeb1"/>
              <w:spacing w:before="0" w:after="0"/>
              <w:rPr>
                <w:rFonts w:ascii="Arial" w:hAnsi="Arial" w:cs="Arial"/>
                <w:b/>
                <w:bCs/>
                <w:color w:val="000000" w:themeColor="text1"/>
                <w:sz w:val="18"/>
                <w:szCs w:val="18"/>
                <w:u w:val="single"/>
              </w:rPr>
            </w:pPr>
            <w:r>
              <w:rPr>
                <w:rFonts w:ascii="Arial" w:hAnsi="Arial" w:cs="Arial"/>
                <w:b/>
                <w:bCs/>
                <w:color w:val="000000" w:themeColor="text1"/>
                <w:sz w:val="18"/>
                <w:szCs w:val="18"/>
                <w:u w:val="single"/>
              </w:rPr>
              <w:t>Literatürde özetlenen çalışmalardan ö</w:t>
            </w:r>
            <w:r w:rsidR="00CC6076" w:rsidRPr="00067FDB">
              <w:rPr>
                <w:rFonts w:ascii="Arial" w:hAnsi="Arial" w:cs="Arial"/>
                <w:b/>
                <w:bCs/>
                <w:color w:val="000000" w:themeColor="text1"/>
                <w:sz w:val="18"/>
                <w:szCs w:val="18"/>
                <w:u w:val="single"/>
              </w:rPr>
              <w:t xml:space="preserve">nerilen projenin </w:t>
            </w:r>
            <w:r w:rsidR="00C54CD4" w:rsidRPr="00067FDB">
              <w:rPr>
                <w:rFonts w:ascii="Arial" w:hAnsi="Arial" w:cs="Arial"/>
                <w:b/>
                <w:bCs/>
                <w:color w:val="000000" w:themeColor="text1"/>
                <w:sz w:val="18"/>
                <w:szCs w:val="18"/>
                <w:u w:val="single"/>
              </w:rPr>
              <w:t xml:space="preserve">temel </w:t>
            </w:r>
            <w:r w:rsidR="00CC6076" w:rsidRPr="00067FDB">
              <w:rPr>
                <w:rFonts w:ascii="Arial" w:hAnsi="Arial" w:cs="Arial"/>
                <w:b/>
                <w:bCs/>
                <w:color w:val="000000" w:themeColor="text1"/>
                <w:sz w:val="18"/>
                <w:szCs w:val="18"/>
                <w:u w:val="single"/>
              </w:rPr>
              <w:t>farklılıkları ve literatüre sunacağı katkı aşağıda özetlenmektedir</w:t>
            </w:r>
            <w:r w:rsidR="00AC1835">
              <w:rPr>
                <w:rFonts w:ascii="Arial" w:hAnsi="Arial" w:cs="Arial"/>
                <w:b/>
                <w:bCs/>
                <w:color w:val="000000" w:themeColor="text1"/>
                <w:sz w:val="18"/>
                <w:szCs w:val="18"/>
                <w:u w:val="single"/>
              </w:rPr>
              <w:t>:</w:t>
            </w:r>
            <w:r w:rsidR="00CC6076" w:rsidRPr="00067FDB">
              <w:rPr>
                <w:rFonts w:ascii="Arial" w:hAnsi="Arial" w:cs="Arial"/>
                <w:b/>
                <w:bCs/>
                <w:color w:val="000000" w:themeColor="text1"/>
                <w:sz w:val="18"/>
                <w:szCs w:val="18"/>
                <w:u w:val="single"/>
              </w:rPr>
              <w:t xml:space="preserve"> </w:t>
            </w:r>
          </w:p>
          <w:p w14:paraId="1C6E2B82" w14:textId="77777777" w:rsidR="00A85B66" w:rsidRPr="00851ADC" w:rsidRDefault="00A85B66" w:rsidP="00851ADC">
            <w:pPr>
              <w:pStyle w:val="WW-NormalWeb1"/>
              <w:spacing w:before="0" w:after="0"/>
              <w:rPr>
                <w:rFonts w:ascii="Arial" w:hAnsi="Arial" w:cs="Arial"/>
                <w:b/>
                <w:bCs/>
                <w:color w:val="000000" w:themeColor="text1"/>
                <w:sz w:val="10"/>
                <w:szCs w:val="10"/>
                <w:u w:val="single"/>
              </w:rPr>
            </w:pPr>
          </w:p>
          <w:p w14:paraId="18620E3B" w14:textId="77777777" w:rsidR="00A85B66" w:rsidRDefault="00B17663" w:rsidP="00A85B66">
            <w:pPr>
              <w:pStyle w:val="WW-NormalWeb1"/>
              <w:numPr>
                <w:ilvl w:val="0"/>
                <w:numId w:val="34"/>
              </w:numPr>
              <w:spacing w:before="0" w:after="0"/>
              <w:ind w:left="714" w:hanging="357"/>
              <w:jc w:val="both"/>
              <w:rPr>
                <w:rFonts w:ascii="Arial" w:hAnsi="Arial" w:cs="Arial"/>
                <w:color w:val="000000" w:themeColor="text1"/>
                <w:sz w:val="18"/>
                <w:szCs w:val="18"/>
              </w:rPr>
            </w:pPr>
            <w:r w:rsidRPr="00067FDB">
              <w:rPr>
                <w:rFonts w:ascii="Arial" w:hAnsi="Arial" w:cs="Arial"/>
                <w:color w:val="000000" w:themeColor="text1"/>
                <w:sz w:val="18"/>
                <w:szCs w:val="18"/>
              </w:rPr>
              <w:t xml:space="preserve">Önerilen </w:t>
            </w:r>
            <w:r w:rsidR="00C54CD4" w:rsidRPr="00067FDB">
              <w:rPr>
                <w:rFonts w:ascii="Arial" w:hAnsi="Arial" w:cs="Arial"/>
                <w:color w:val="000000" w:themeColor="text1"/>
                <w:sz w:val="18"/>
                <w:szCs w:val="18"/>
              </w:rPr>
              <w:t>proje</w:t>
            </w:r>
            <w:r w:rsidR="00436F40" w:rsidRPr="00067FDB">
              <w:rPr>
                <w:rFonts w:ascii="Arial" w:hAnsi="Arial" w:cs="Arial"/>
                <w:color w:val="000000" w:themeColor="text1"/>
                <w:sz w:val="18"/>
                <w:szCs w:val="18"/>
              </w:rPr>
              <w:t xml:space="preserve">de kullanılacak </w:t>
            </w:r>
            <w:r w:rsidR="00B311AD">
              <w:rPr>
                <w:rFonts w:ascii="Arial" w:hAnsi="Arial" w:cs="Arial"/>
                <w:color w:val="000000" w:themeColor="text1"/>
                <w:sz w:val="18"/>
                <w:szCs w:val="18"/>
              </w:rPr>
              <w:t>MP</w:t>
            </w:r>
            <w:r w:rsidR="00436F40" w:rsidRPr="00067FDB">
              <w:rPr>
                <w:rFonts w:ascii="Arial" w:hAnsi="Arial" w:cs="Arial"/>
                <w:color w:val="000000" w:themeColor="text1"/>
                <w:sz w:val="18"/>
                <w:szCs w:val="18"/>
              </w:rPr>
              <w:t xml:space="preserve"> parçacıklar</w:t>
            </w:r>
            <w:r w:rsidR="00C54CD4" w:rsidRPr="00067FDB">
              <w:rPr>
                <w:rFonts w:ascii="Arial" w:hAnsi="Arial" w:cs="Arial"/>
                <w:color w:val="000000" w:themeColor="text1"/>
                <w:sz w:val="18"/>
                <w:szCs w:val="18"/>
              </w:rPr>
              <w:t xml:space="preserve"> </w:t>
            </w:r>
            <w:r w:rsidR="0059634F">
              <w:rPr>
                <w:rFonts w:ascii="Arial" w:hAnsi="Arial" w:cs="Arial"/>
                <w:color w:val="000000" w:themeColor="text1"/>
                <w:sz w:val="18"/>
                <w:szCs w:val="18"/>
              </w:rPr>
              <w:t>literatürde yer alan</w:t>
            </w:r>
            <w:r w:rsidRPr="00067FDB">
              <w:rPr>
                <w:rFonts w:ascii="Arial" w:hAnsi="Arial" w:cs="Arial"/>
                <w:color w:val="000000" w:themeColor="text1"/>
                <w:sz w:val="18"/>
                <w:szCs w:val="18"/>
              </w:rPr>
              <w:t xml:space="preserve"> çalışmalarda araştırılan tüm </w:t>
            </w:r>
            <w:r w:rsidR="00B311AD">
              <w:rPr>
                <w:rFonts w:ascii="Arial" w:hAnsi="Arial" w:cs="Arial"/>
                <w:color w:val="000000" w:themeColor="text1"/>
                <w:sz w:val="18"/>
                <w:szCs w:val="18"/>
              </w:rPr>
              <w:t>MP</w:t>
            </w:r>
            <w:r w:rsidRPr="00067FDB">
              <w:rPr>
                <w:rFonts w:ascii="Arial" w:hAnsi="Arial" w:cs="Arial"/>
                <w:color w:val="000000" w:themeColor="text1"/>
                <w:sz w:val="18"/>
                <w:szCs w:val="18"/>
              </w:rPr>
              <w:t xml:space="preserve"> </w:t>
            </w:r>
            <w:r w:rsidR="00436F40" w:rsidRPr="00067FDB">
              <w:rPr>
                <w:rFonts w:ascii="Arial" w:hAnsi="Arial" w:cs="Arial"/>
                <w:color w:val="000000" w:themeColor="text1"/>
                <w:sz w:val="18"/>
                <w:szCs w:val="18"/>
              </w:rPr>
              <w:t xml:space="preserve">polimerleri </w:t>
            </w:r>
            <w:r w:rsidRPr="00067FDB">
              <w:rPr>
                <w:rFonts w:ascii="Arial" w:hAnsi="Arial" w:cs="Arial"/>
                <w:color w:val="000000" w:themeColor="text1"/>
                <w:sz w:val="18"/>
                <w:szCs w:val="18"/>
              </w:rPr>
              <w:t>içer</w:t>
            </w:r>
            <w:r w:rsidR="0059634F">
              <w:rPr>
                <w:rFonts w:ascii="Arial" w:hAnsi="Arial" w:cs="Arial"/>
                <w:color w:val="000000" w:themeColor="text1"/>
                <w:sz w:val="18"/>
                <w:szCs w:val="18"/>
              </w:rPr>
              <w:t>ecektir</w:t>
            </w:r>
            <w:r w:rsidRPr="00067FDB">
              <w:rPr>
                <w:rFonts w:ascii="Arial" w:hAnsi="Arial" w:cs="Arial"/>
                <w:color w:val="000000" w:themeColor="text1"/>
                <w:sz w:val="18"/>
                <w:szCs w:val="18"/>
              </w:rPr>
              <w:t xml:space="preserve">. </w:t>
            </w:r>
            <w:r w:rsidR="0059634F">
              <w:rPr>
                <w:rFonts w:ascii="Arial" w:hAnsi="Arial" w:cs="Arial"/>
                <w:color w:val="000000" w:themeColor="text1"/>
                <w:sz w:val="18"/>
                <w:szCs w:val="18"/>
              </w:rPr>
              <w:t>Önce</w:t>
            </w:r>
            <w:r w:rsidR="005B7E61">
              <w:rPr>
                <w:rFonts w:ascii="Arial" w:hAnsi="Arial" w:cs="Arial"/>
                <w:color w:val="000000" w:themeColor="text1"/>
                <w:sz w:val="18"/>
                <w:szCs w:val="18"/>
              </w:rPr>
              <w:t>k</w:t>
            </w:r>
            <w:r w:rsidR="0059634F">
              <w:rPr>
                <w:rFonts w:ascii="Arial" w:hAnsi="Arial" w:cs="Arial"/>
                <w:color w:val="000000" w:themeColor="text1"/>
                <w:sz w:val="18"/>
                <w:szCs w:val="18"/>
              </w:rPr>
              <w:t xml:space="preserve">i çalışmalardan farklı olarak da </w:t>
            </w:r>
            <w:r w:rsidR="00B311AD">
              <w:rPr>
                <w:rFonts w:ascii="Arial" w:hAnsi="Arial" w:cs="Arial"/>
                <w:color w:val="000000" w:themeColor="text1"/>
                <w:sz w:val="18"/>
                <w:szCs w:val="18"/>
              </w:rPr>
              <w:t>MP</w:t>
            </w:r>
            <w:r w:rsidRPr="00067FDB">
              <w:rPr>
                <w:rFonts w:ascii="Arial" w:hAnsi="Arial" w:cs="Arial"/>
                <w:color w:val="000000" w:themeColor="text1"/>
                <w:sz w:val="18"/>
                <w:szCs w:val="18"/>
              </w:rPr>
              <w:t xml:space="preserve"> parçacıklarının hazırlanmasında literatürde </w:t>
            </w:r>
            <w:r w:rsidR="0059634F">
              <w:rPr>
                <w:rFonts w:ascii="Arial" w:hAnsi="Arial" w:cs="Arial"/>
                <w:color w:val="000000" w:themeColor="text1"/>
                <w:sz w:val="18"/>
                <w:szCs w:val="18"/>
              </w:rPr>
              <w:t xml:space="preserve">daha önce </w:t>
            </w:r>
            <w:r w:rsidR="00D13214" w:rsidRPr="00067FDB">
              <w:rPr>
                <w:rFonts w:ascii="Arial" w:hAnsi="Arial" w:cs="Arial"/>
                <w:color w:val="000000" w:themeColor="text1"/>
                <w:sz w:val="18"/>
                <w:szCs w:val="18"/>
              </w:rPr>
              <w:t xml:space="preserve">kullanılmamış olan </w:t>
            </w:r>
            <w:r w:rsidRPr="00B113F2">
              <w:rPr>
                <w:rFonts w:ascii="Arial" w:hAnsi="Arial" w:cs="Arial"/>
                <w:b/>
                <w:bCs/>
                <w:color w:val="000000" w:themeColor="text1"/>
                <w:sz w:val="18"/>
                <w:szCs w:val="18"/>
                <w:u w:val="single"/>
              </w:rPr>
              <w:t>solvent yöntemi</w:t>
            </w:r>
            <w:r w:rsidRPr="00067FDB">
              <w:rPr>
                <w:rFonts w:ascii="Arial" w:hAnsi="Arial" w:cs="Arial"/>
                <w:color w:val="000000" w:themeColor="text1"/>
                <w:sz w:val="18"/>
                <w:szCs w:val="18"/>
              </w:rPr>
              <w:t xml:space="preserve"> </w:t>
            </w:r>
            <w:r w:rsidR="00D13214" w:rsidRPr="00067FDB">
              <w:rPr>
                <w:rFonts w:ascii="Arial" w:hAnsi="Arial" w:cs="Arial"/>
                <w:color w:val="000000" w:themeColor="text1"/>
                <w:sz w:val="18"/>
                <w:szCs w:val="18"/>
              </w:rPr>
              <w:t xml:space="preserve">ilk defa </w:t>
            </w:r>
            <w:r w:rsidRPr="00067FDB">
              <w:rPr>
                <w:rFonts w:ascii="Arial" w:hAnsi="Arial" w:cs="Arial"/>
                <w:color w:val="000000" w:themeColor="text1"/>
                <w:sz w:val="18"/>
                <w:szCs w:val="18"/>
              </w:rPr>
              <w:t>kullanılacaktır.</w:t>
            </w:r>
            <w:r w:rsidR="00C727B3" w:rsidRPr="00067FDB">
              <w:rPr>
                <w:rFonts w:ascii="Arial" w:hAnsi="Arial" w:cs="Arial"/>
                <w:color w:val="000000" w:themeColor="text1"/>
                <w:sz w:val="18"/>
                <w:szCs w:val="18"/>
              </w:rPr>
              <w:t xml:space="preserve"> </w:t>
            </w:r>
            <w:r w:rsidR="0059634F">
              <w:rPr>
                <w:rFonts w:ascii="Arial" w:hAnsi="Arial" w:cs="Arial"/>
                <w:color w:val="000000" w:themeColor="text1"/>
                <w:sz w:val="18"/>
                <w:szCs w:val="18"/>
              </w:rPr>
              <w:t>Sunulan l</w:t>
            </w:r>
            <w:r w:rsidR="00D869F1" w:rsidRPr="00067FDB">
              <w:rPr>
                <w:rFonts w:ascii="Arial" w:hAnsi="Arial" w:cs="Arial"/>
                <w:color w:val="000000" w:themeColor="text1"/>
                <w:sz w:val="18"/>
                <w:szCs w:val="18"/>
              </w:rPr>
              <w:t xml:space="preserve">iteratürde polimer tipleri için </w:t>
            </w:r>
            <w:r w:rsidR="00620C04" w:rsidRPr="00067FDB">
              <w:rPr>
                <w:rFonts w:ascii="Arial" w:hAnsi="Arial" w:cs="Arial"/>
                <w:color w:val="000000" w:themeColor="text1"/>
                <w:sz w:val="18"/>
                <w:szCs w:val="18"/>
              </w:rPr>
              <w:t>üreticiden alınan pol</w:t>
            </w:r>
            <w:r w:rsidR="009C1823" w:rsidRPr="00067FDB">
              <w:rPr>
                <w:rFonts w:ascii="Arial" w:hAnsi="Arial" w:cs="Arial"/>
                <w:color w:val="000000" w:themeColor="text1"/>
                <w:sz w:val="18"/>
                <w:szCs w:val="18"/>
              </w:rPr>
              <w:t>i</w:t>
            </w:r>
            <w:r w:rsidR="00620C04" w:rsidRPr="00067FDB">
              <w:rPr>
                <w:rFonts w:ascii="Arial" w:hAnsi="Arial" w:cs="Arial"/>
                <w:color w:val="000000" w:themeColor="text1"/>
                <w:sz w:val="18"/>
                <w:szCs w:val="18"/>
              </w:rPr>
              <w:t>mer tabakaları sıvı azot ile dondurularak</w:t>
            </w:r>
            <w:r w:rsidR="0059634F">
              <w:rPr>
                <w:rFonts w:ascii="Arial" w:hAnsi="Arial" w:cs="Arial"/>
                <w:color w:val="000000" w:themeColor="text1"/>
                <w:sz w:val="18"/>
                <w:szCs w:val="18"/>
              </w:rPr>
              <w:t>,</w:t>
            </w:r>
            <w:r w:rsidR="00682BBC" w:rsidRPr="00067FDB">
              <w:rPr>
                <w:rFonts w:ascii="Arial" w:hAnsi="Arial" w:cs="Arial"/>
                <w:color w:val="000000" w:themeColor="text1"/>
                <w:sz w:val="18"/>
                <w:szCs w:val="18"/>
              </w:rPr>
              <w:t xml:space="preserve"> daha sonra </w:t>
            </w:r>
            <w:proofErr w:type="spellStart"/>
            <w:r w:rsidR="00682BBC" w:rsidRPr="00067FDB">
              <w:rPr>
                <w:rFonts w:ascii="Arial" w:hAnsi="Arial" w:cs="Arial"/>
                <w:color w:val="000000" w:themeColor="text1"/>
                <w:sz w:val="18"/>
                <w:szCs w:val="18"/>
              </w:rPr>
              <w:t>kriyomil</w:t>
            </w:r>
            <w:proofErr w:type="spellEnd"/>
            <w:r w:rsidR="00682BBC" w:rsidRPr="00067FDB">
              <w:rPr>
                <w:rFonts w:ascii="Arial" w:hAnsi="Arial" w:cs="Arial"/>
                <w:color w:val="000000" w:themeColor="text1"/>
                <w:sz w:val="18"/>
                <w:szCs w:val="18"/>
              </w:rPr>
              <w:t xml:space="preserve"> cihazı ile öğütülerek düzensiz </w:t>
            </w:r>
            <w:r w:rsidR="00577FCA" w:rsidRPr="00067FDB">
              <w:rPr>
                <w:rFonts w:ascii="Arial" w:hAnsi="Arial" w:cs="Arial"/>
                <w:color w:val="000000" w:themeColor="text1"/>
                <w:sz w:val="18"/>
                <w:szCs w:val="18"/>
              </w:rPr>
              <w:t xml:space="preserve">şekilli </w:t>
            </w:r>
            <w:r w:rsidR="00B003B6" w:rsidRPr="00067FDB">
              <w:rPr>
                <w:rFonts w:ascii="Arial" w:hAnsi="Arial" w:cs="Arial"/>
                <w:color w:val="000000" w:themeColor="text1"/>
                <w:sz w:val="18"/>
                <w:szCs w:val="18"/>
              </w:rPr>
              <w:t xml:space="preserve">parçacıklar </w:t>
            </w:r>
            <w:r w:rsidR="00682BBC" w:rsidRPr="00067FDB">
              <w:rPr>
                <w:rFonts w:ascii="Arial" w:hAnsi="Arial" w:cs="Arial"/>
                <w:color w:val="000000" w:themeColor="text1"/>
                <w:sz w:val="18"/>
                <w:szCs w:val="18"/>
              </w:rPr>
              <w:t>elde edilmiştir. Ancak</w:t>
            </w:r>
            <w:r w:rsidR="00B003B6" w:rsidRPr="00067FDB">
              <w:rPr>
                <w:rFonts w:ascii="Arial" w:hAnsi="Arial" w:cs="Arial"/>
                <w:color w:val="000000" w:themeColor="text1"/>
                <w:sz w:val="18"/>
                <w:szCs w:val="18"/>
              </w:rPr>
              <w:t>,</w:t>
            </w:r>
            <w:r w:rsidR="00682BBC" w:rsidRPr="00067FDB">
              <w:rPr>
                <w:rFonts w:ascii="Arial" w:hAnsi="Arial" w:cs="Arial"/>
                <w:color w:val="000000" w:themeColor="text1"/>
                <w:sz w:val="18"/>
                <w:szCs w:val="18"/>
              </w:rPr>
              <w:t xml:space="preserve"> gevrek tipli polimerlerden solvent yöntemi </w:t>
            </w:r>
            <w:r w:rsidR="009241C3" w:rsidRPr="00067FDB">
              <w:rPr>
                <w:rFonts w:ascii="Arial" w:hAnsi="Arial" w:cs="Arial"/>
                <w:color w:val="000000" w:themeColor="text1"/>
                <w:sz w:val="18"/>
                <w:szCs w:val="18"/>
              </w:rPr>
              <w:t xml:space="preserve">ile </w:t>
            </w:r>
            <w:r w:rsidR="00682BBC" w:rsidRPr="00067FDB">
              <w:rPr>
                <w:rFonts w:ascii="Arial" w:hAnsi="Arial" w:cs="Arial"/>
                <w:color w:val="000000" w:themeColor="text1"/>
                <w:sz w:val="18"/>
                <w:szCs w:val="18"/>
              </w:rPr>
              <w:t xml:space="preserve">düzensiz </w:t>
            </w:r>
            <w:r w:rsidR="00577FCA" w:rsidRPr="00067FDB">
              <w:rPr>
                <w:rFonts w:ascii="Arial" w:hAnsi="Arial" w:cs="Arial"/>
                <w:color w:val="000000" w:themeColor="text1"/>
                <w:sz w:val="18"/>
                <w:szCs w:val="18"/>
              </w:rPr>
              <w:t xml:space="preserve">şekilli </w:t>
            </w:r>
            <w:r w:rsidR="00B003B6" w:rsidRPr="00067FDB">
              <w:rPr>
                <w:rFonts w:ascii="Arial" w:hAnsi="Arial" w:cs="Arial"/>
                <w:color w:val="000000" w:themeColor="text1"/>
                <w:sz w:val="18"/>
                <w:szCs w:val="18"/>
              </w:rPr>
              <w:t xml:space="preserve">parçacıklar </w:t>
            </w:r>
            <w:r w:rsidR="00682BBC" w:rsidRPr="00067FDB">
              <w:rPr>
                <w:rFonts w:ascii="Arial" w:hAnsi="Arial" w:cs="Arial"/>
                <w:color w:val="000000" w:themeColor="text1"/>
                <w:sz w:val="18"/>
                <w:szCs w:val="18"/>
              </w:rPr>
              <w:t>elde edile</w:t>
            </w:r>
            <w:r w:rsidR="009241C3" w:rsidRPr="00067FDB">
              <w:rPr>
                <w:rFonts w:ascii="Arial" w:hAnsi="Arial" w:cs="Arial"/>
                <w:color w:val="000000" w:themeColor="text1"/>
                <w:sz w:val="18"/>
                <w:szCs w:val="18"/>
              </w:rPr>
              <w:t>bilmektedir</w:t>
            </w:r>
            <w:r w:rsidR="00682BBC" w:rsidRPr="00067FDB">
              <w:rPr>
                <w:rFonts w:ascii="Arial" w:hAnsi="Arial" w:cs="Arial"/>
                <w:color w:val="000000" w:themeColor="text1"/>
                <w:sz w:val="18"/>
                <w:szCs w:val="18"/>
              </w:rPr>
              <w:t xml:space="preserve">. </w:t>
            </w:r>
            <w:r w:rsidR="00374255" w:rsidRPr="00067FDB">
              <w:rPr>
                <w:rFonts w:ascii="Arial" w:hAnsi="Arial" w:cs="Arial"/>
                <w:color w:val="000000" w:themeColor="text1"/>
                <w:sz w:val="18"/>
                <w:szCs w:val="18"/>
              </w:rPr>
              <w:t>Bu yaklaşım daha önce literatürde</w:t>
            </w:r>
            <w:r w:rsidR="0070563F" w:rsidRPr="00067FDB">
              <w:rPr>
                <w:rFonts w:ascii="Arial" w:hAnsi="Arial" w:cs="Arial"/>
                <w:color w:val="000000" w:themeColor="text1"/>
                <w:sz w:val="18"/>
                <w:szCs w:val="18"/>
              </w:rPr>
              <w:t>ki</w:t>
            </w:r>
            <w:r w:rsidR="00374255" w:rsidRPr="00067FDB">
              <w:rPr>
                <w:rFonts w:ascii="Arial" w:hAnsi="Arial" w:cs="Arial"/>
                <w:color w:val="000000" w:themeColor="text1"/>
                <w:sz w:val="18"/>
                <w:szCs w:val="18"/>
              </w:rPr>
              <w:t xml:space="preserve"> </w:t>
            </w:r>
            <w:r w:rsidR="00D36806" w:rsidRPr="00067FDB">
              <w:rPr>
                <w:rFonts w:ascii="Arial" w:hAnsi="Arial" w:cs="Arial"/>
                <w:color w:val="000000" w:themeColor="text1"/>
                <w:sz w:val="18"/>
                <w:szCs w:val="18"/>
              </w:rPr>
              <w:t xml:space="preserve">çalışmalarda </w:t>
            </w:r>
            <w:r w:rsidR="00374255" w:rsidRPr="00067FDB">
              <w:rPr>
                <w:rFonts w:ascii="Arial" w:hAnsi="Arial" w:cs="Arial"/>
                <w:color w:val="000000" w:themeColor="text1"/>
                <w:sz w:val="18"/>
                <w:szCs w:val="18"/>
              </w:rPr>
              <w:t>kullanılmamış</w:t>
            </w:r>
            <w:r w:rsidR="00D36806" w:rsidRPr="00067FDB">
              <w:rPr>
                <w:rFonts w:ascii="Arial" w:hAnsi="Arial" w:cs="Arial"/>
                <w:color w:val="000000" w:themeColor="text1"/>
                <w:sz w:val="18"/>
                <w:szCs w:val="18"/>
              </w:rPr>
              <w:t xml:space="preserve"> </w:t>
            </w:r>
            <w:r w:rsidR="0070563F" w:rsidRPr="00067FDB">
              <w:rPr>
                <w:rFonts w:ascii="Arial" w:hAnsi="Arial" w:cs="Arial"/>
                <w:color w:val="000000" w:themeColor="text1"/>
                <w:sz w:val="18"/>
                <w:szCs w:val="18"/>
              </w:rPr>
              <w:t xml:space="preserve">olup </w:t>
            </w:r>
            <w:r w:rsidR="00D36806" w:rsidRPr="00067FDB">
              <w:rPr>
                <w:rFonts w:ascii="Arial" w:hAnsi="Arial" w:cs="Arial"/>
                <w:color w:val="000000" w:themeColor="text1"/>
                <w:sz w:val="18"/>
                <w:szCs w:val="18"/>
              </w:rPr>
              <w:t xml:space="preserve">önerilen proje kapsamında </w:t>
            </w:r>
            <w:proofErr w:type="spellStart"/>
            <w:r w:rsidR="00D36806" w:rsidRPr="00067FDB">
              <w:rPr>
                <w:rFonts w:ascii="Arial" w:hAnsi="Arial" w:cs="Arial"/>
                <w:color w:val="000000" w:themeColor="text1"/>
                <w:sz w:val="18"/>
                <w:szCs w:val="18"/>
              </w:rPr>
              <w:t>kulllanılacaktır</w:t>
            </w:r>
            <w:proofErr w:type="spellEnd"/>
            <w:r w:rsidR="00374255" w:rsidRPr="00067FDB">
              <w:rPr>
                <w:rFonts w:ascii="Arial" w:hAnsi="Arial" w:cs="Arial"/>
                <w:color w:val="000000" w:themeColor="text1"/>
                <w:sz w:val="18"/>
                <w:szCs w:val="18"/>
              </w:rPr>
              <w:t>.</w:t>
            </w:r>
            <w:r w:rsidR="00AC22D3" w:rsidRPr="00067FDB">
              <w:rPr>
                <w:rFonts w:ascii="Arial" w:hAnsi="Arial" w:cs="Arial"/>
                <w:color w:val="000000" w:themeColor="text1"/>
                <w:sz w:val="18"/>
                <w:szCs w:val="18"/>
              </w:rPr>
              <w:t xml:space="preserve"> Solvent yönteminin seçilmesinin temel nedeni üretilen polimer parçacıklara takviye malzemesi eklenmesini mümkün kılmasıdır. Günlük yaşamda kullanılan plastik malzemelerin hemen hepsinde güçlendirici (</w:t>
            </w:r>
            <w:proofErr w:type="spellStart"/>
            <w:r w:rsidR="00AC22D3" w:rsidRPr="00067FDB">
              <w:rPr>
                <w:rFonts w:ascii="Arial" w:hAnsi="Arial" w:cs="Arial"/>
                <w:color w:val="000000" w:themeColor="text1"/>
                <w:sz w:val="18"/>
                <w:szCs w:val="18"/>
              </w:rPr>
              <w:t>reinforcement</w:t>
            </w:r>
            <w:proofErr w:type="spellEnd"/>
            <w:r w:rsidR="00AC22D3" w:rsidRPr="00067FDB">
              <w:rPr>
                <w:rFonts w:ascii="Arial" w:hAnsi="Arial" w:cs="Arial"/>
                <w:color w:val="000000" w:themeColor="text1"/>
                <w:sz w:val="18"/>
                <w:szCs w:val="18"/>
              </w:rPr>
              <w:t>), UV-</w:t>
            </w:r>
            <w:proofErr w:type="spellStart"/>
            <w:r w:rsidR="00AC22D3" w:rsidRPr="00067FDB">
              <w:rPr>
                <w:rFonts w:ascii="Arial" w:hAnsi="Arial" w:cs="Arial"/>
                <w:color w:val="000000" w:themeColor="text1"/>
                <w:sz w:val="18"/>
                <w:szCs w:val="18"/>
              </w:rPr>
              <w:t>filitresi</w:t>
            </w:r>
            <w:proofErr w:type="spellEnd"/>
            <w:r w:rsidR="00AC22D3" w:rsidRPr="00067FDB">
              <w:rPr>
                <w:rFonts w:ascii="Arial" w:hAnsi="Arial" w:cs="Arial"/>
                <w:color w:val="000000" w:themeColor="text1"/>
                <w:sz w:val="18"/>
                <w:szCs w:val="18"/>
              </w:rPr>
              <w:t>, renklendirici ve alev geciktirici (</w:t>
            </w:r>
            <w:proofErr w:type="spellStart"/>
            <w:r w:rsidR="00AC22D3" w:rsidRPr="00067FDB">
              <w:rPr>
                <w:rFonts w:ascii="Arial" w:hAnsi="Arial" w:cs="Arial"/>
                <w:color w:val="000000" w:themeColor="text1"/>
                <w:sz w:val="18"/>
                <w:szCs w:val="18"/>
              </w:rPr>
              <w:t>flame</w:t>
            </w:r>
            <w:proofErr w:type="spellEnd"/>
            <w:r w:rsidR="00AC22D3" w:rsidRPr="00067FDB">
              <w:rPr>
                <w:rFonts w:ascii="Arial" w:hAnsi="Arial" w:cs="Arial"/>
                <w:color w:val="000000" w:themeColor="text1"/>
                <w:sz w:val="18"/>
                <w:szCs w:val="18"/>
              </w:rPr>
              <w:t xml:space="preserve"> </w:t>
            </w:r>
            <w:proofErr w:type="spellStart"/>
            <w:r w:rsidR="00AC22D3" w:rsidRPr="00067FDB">
              <w:rPr>
                <w:rFonts w:ascii="Arial" w:hAnsi="Arial" w:cs="Arial"/>
                <w:color w:val="000000" w:themeColor="text1"/>
                <w:sz w:val="18"/>
                <w:szCs w:val="18"/>
              </w:rPr>
              <w:t>retardant</w:t>
            </w:r>
            <w:proofErr w:type="spellEnd"/>
            <w:r w:rsidR="00AC22D3" w:rsidRPr="00067FDB">
              <w:rPr>
                <w:rFonts w:ascii="Arial" w:hAnsi="Arial" w:cs="Arial"/>
                <w:color w:val="000000" w:themeColor="text1"/>
                <w:sz w:val="18"/>
                <w:szCs w:val="18"/>
              </w:rPr>
              <w:t xml:space="preserve">) gibi farklı amaçlarla eklenmiş takviye malzemeleri bulunmaktadır. Dolayısıyla, çalışmanın bu kısmında amaçlanan saf polimer ve takviyeli polimer parçacıklar arasındaki </w:t>
            </w:r>
            <w:proofErr w:type="spellStart"/>
            <w:r w:rsidR="0059634F">
              <w:rPr>
                <w:rFonts w:ascii="Arial" w:hAnsi="Arial" w:cs="Arial"/>
                <w:color w:val="000000" w:themeColor="text1"/>
                <w:sz w:val="18"/>
                <w:szCs w:val="18"/>
              </w:rPr>
              <w:t>çökelme</w:t>
            </w:r>
            <w:r w:rsidR="00AC22D3" w:rsidRPr="00067FDB">
              <w:rPr>
                <w:rFonts w:ascii="Arial" w:hAnsi="Arial" w:cs="Arial"/>
                <w:color w:val="000000" w:themeColor="text1"/>
                <w:sz w:val="18"/>
                <w:szCs w:val="18"/>
              </w:rPr>
              <w:t>davranışı</w:t>
            </w:r>
            <w:proofErr w:type="spellEnd"/>
            <w:r w:rsidR="00AC22D3" w:rsidRPr="00067FDB">
              <w:rPr>
                <w:rFonts w:ascii="Arial" w:hAnsi="Arial" w:cs="Arial"/>
                <w:color w:val="000000" w:themeColor="text1"/>
                <w:sz w:val="18"/>
                <w:szCs w:val="18"/>
              </w:rPr>
              <w:t xml:space="preserve"> farkını tespit etmektir. Takviyeli polimer parçacıkların; doğaya salınan </w:t>
            </w:r>
            <w:r w:rsidR="00B311AD">
              <w:rPr>
                <w:rFonts w:ascii="Arial" w:hAnsi="Arial" w:cs="Arial"/>
                <w:color w:val="000000" w:themeColor="text1"/>
                <w:sz w:val="18"/>
                <w:szCs w:val="18"/>
              </w:rPr>
              <w:t>MP</w:t>
            </w:r>
            <w:r w:rsidR="00AC22D3" w:rsidRPr="00067FDB">
              <w:rPr>
                <w:rFonts w:ascii="Arial" w:hAnsi="Arial" w:cs="Arial"/>
                <w:color w:val="000000" w:themeColor="text1"/>
                <w:sz w:val="18"/>
                <w:szCs w:val="18"/>
              </w:rPr>
              <w:t xml:space="preserve"> atıkları daha gerçekçi temsil edeceği düşünülmektedir.</w:t>
            </w:r>
          </w:p>
          <w:p w14:paraId="11FB0039" w14:textId="19637A93" w:rsidR="00B17663" w:rsidRPr="00067FDB" w:rsidRDefault="00AC22D3" w:rsidP="00851ADC">
            <w:pPr>
              <w:pStyle w:val="WW-NormalWeb1"/>
              <w:spacing w:before="0" w:after="0"/>
              <w:ind w:left="714"/>
              <w:jc w:val="both"/>
              <w:rPr>
                <w:rFonts w:ascii="Arial" w:hAnsi="Arial" w:cs="Arial"/>
                <w:color w:val="000000" w:themeColor="text1"/>
                <w:sz w:val="18"/>
                <w:szCs w:val="18"/>
              </w:rPr>
            </w:pPr>
            <w:r w:rsidRPr="00067FDB">
              <w:rPr>
                <w:rFonts w:ascii="Arial" w:hAnsi="Arial" w:cs="Arial"/>
                <w:color w:val="000000" w:themeColor="text1"/>
                <w:sz w:val="18"/>
                <w:szCs w:val="18"/>
              </w:rPr>
              <w:t xml:space="preserve"> </w:t>
            </w:r>
          </w:p>
          <w:p w14:paraId="1200A1DA" w14:textId="4259849C" w:rsidR="00FB54CF" w:rsidRPr="00851ADC" w:rsidRDefault="00FB54CF" w:rsidP="00A85B66">
            <w:pPr>
              <w:pStyle w:val="WW-NormalWeb1"/>
              <w:numPr>
                <w:ilvl w:val="0"/>
                <w:numId w:val="34"/>
              </w:numPr>
              <w:spacing w:before="0" w:after="0"/>
              <w:ind w:left="714" w:hanging="357"/>
              <w:jc w:val="both"/>
              <w:rPr>
                <w:rFonts w:ascii="Arial" w:hAnsi="Arial" w:cs="Arial"/>
                <w:b/>
                <w:bCs/>
                <w:color w:val="000000" w:themeColor="text1"/>
                <w:sz w:val="18"/>
                <w:szCs w:val="18"/>
                <w:u w:val="single"/>
                <w:lang w:val="en-US"/>
              </w:rPr>
            </w:pPr>
            <w:proofErr w:type="spellStart"/>
            <w:r w:rsidRPr="00067FDB">
              <w:rPr>
                <w:rFonts w:ascii="Arial" w:hAnsi="Arial" w:cs="Arial"/>
                <w:sz w:val="18"/>
                <w:szCs w:val="18"/>
                <w:lang w:val="en-US" w:eastAsia="tr-TR"/>
              </w:rPr>
              <w:t>Yukarıda</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sunulan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literatür</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çalışmalarında</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küre</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dışındaki</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parçacıklar</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için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çap</w:t>
            </w:r>
            <w:proofErr w:type="spellEnd"/>
            <w:r w:rsidRPr="00067FDB">
              <w:rPr>
                <w:rFonts w:ascii="Arial" w:hAnsi="Arial" w:cs="Arial"/>
                <w:sz w:val="18"/>
                <w:szCs w:val="18"/>
                <w:lang w:val="en-US" w:eastAsia="tr-TR"/>
              </w:rPr>
              <w:t xml:space="preserve">, D </w:t>
            </w:r>
            <w:proofErr w:type="spellStart"/>
            <w:r w:rsidRPr="00067FDB">
              <w:rPr>
                <w:rFonts w:ascii="Arial" w:hAnsi="Arial" w:cs="Arial"/>
                <w:sz w:val="18"/>
                <w:szCs w:val="18"/>
                <w:lang w:val="en-US" w:eastAsia="tr-TR"/>
              </w:rPr>
              <w:t>yerine</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parçacığın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hacmine</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eşit</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kürenin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çapı</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olan</w:t>
            </w:r>
            <w:proofErr w:type="spellEnd"/>
            <w:r w:rsidRPr="00067FDB">
              <w:rPr>
                <w:rFonts w:ascii="Arial" w:hAnsi="Arial" w:cs="Arial"/>
                <w:sz w:val="18"/>
                <w:szCs w:val="18"/>
                <w:lang w:val="en-US" w:eastAsia="tr-TR"/>
              </w:rPr>
              <w:t xml:space="preserve"> nominal </w:t>
            </w:r>
            <w:proofErr w:type="spellStart"/>
            <w:r w:rsidRPr="00067FDB">
              <w:rPr>
                <w:rFonts w:ascii="Arial" w:hAnsi="Arial" w:cs="Arial"/>
                <w:sz w:val="18"/>
                <w:szCs w:val="18"/>
                <w:lang w:val="en-US" w:eastAsia="tr-TR"/>
              </w:rPr>
              <w:t>çap</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D</w:t>
            </w:r>
            <w:r w:rsidRPr="00067FDB">
              <w:rPr>
                <w:rFonts w:ascii="Arial" w:hAnsi="Arial" w:cs="Arial"/>
                <w:sz w:val="18"/>
                <w:szCs w:val="18"/>
                <w:vertAlign w:val="subscript"/>
                <w:lang w:val="en-US" w:eastAsia="tr-TR"/>
              </w:rPr>
              <w:t>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karakteristik</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uzunluk</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olarak</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alınmıştır</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Buradaki</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temel</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yaklaşım</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şekli</w:t>
            </w:r>
            <w:proofErr w:type="spellEnd"/>
            <w:r w:rsidRPr="00067FDB">
              <w:rPr>
                <w:rFonts w:ascii="Arial" w:hAnsi="Arial" w:cs="Arial"/>
                <w:sz w:val="18"/>
                <w:szCs w:val="18"/>
                <w:lang w:val="en-US" w:eastAsia="tr-TR"/>
              </w:rPr>
              <w:t xml:space="preserve"> ne </w:t>
            </w:r>
            <w:proofErr w:type="spellStart"/>
            <w:r w:rsidRPr="00067FDB">
              <w:rPr>
                <w:rFonts w:ascii="Arial" w:hAnsi="Arial" w:cs="Arial"/>
                <w:sz w:val="18"/>
                <w:szCs w:val="18"/>
                <w:lang w:val="en-US" w:eastAsia="tr-TR"/>
              </w:rPr>
              <w:t>olursa</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olsun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tüm</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parçacıkların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küreselliğe</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evrilmesine</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çalışılmasıdır</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Önerilen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bu</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proje</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kapsamında</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ise</w:t>
            </w:r>
            <w:proofErr w:type="spellEnd"/>
            <w:r w:rsidRPr="00067FDB">
              <w:rPr>
                <w:rFonts w:ascii="Arial" w:hAnsi="Arial" w:cs="Arial"/>
                <w:sz w:val="18"/>
                <w:szCs w:val="18"/>
                <w:lang w:val="en-US" w:eastAsia="tr-TR"/>
              </w:rPr>
              <w:t xml:space="preserve"> </w:t>
            </w:r>
            <w:proofErr w:type="spellStart"/>
            <w:r w:rsidRPr="00067FDB">
              <w:rPr>
                <w:rFonts w:ascii="Arial" w:hAnsi="Arial" w:cs="Arial"/>
                <w:b/>
                <w:bCs/>
                <w:sz w:val="18"/>
                <w:szCs w:val="18"/>
                <w:u w:val="single"/>
                <w:lang w:val="en-US" w:eastAsia="tr-TR"/>
              </w:rPr>
              <w:t>küresellikten</w:t>
            </w:r>
            <w:proofErr w:type="spellEnd"/>
            <w:r w:rsidRPr="00067FDB">
              <w:rPr>
                <w:rFonts w:ascii="Arial" w:hAnsi="Arial" w:cs="Arial"/>
                <w:b/>
                <w:bCs/>
                <w:sz w:val="18"/>
                <w:szCs w:val="18"/>
                <w:u w:val="single"/>
                <w:lang w:val="en-US" w:eastAsia="tr-TR"/>
              </w:rPr>
              <w:t xml:space="preserve"> </w:t>
            </w:r>
            <w:proofErr w:type="spellStart"/>
            <w:r w:rsidRPr="00067FDB">
              <w:rPr>
                <w:rFonts w:ascii="Arial" w:hAnsi="Arial" w:cs="Arial"/>
                <w:b/>
                <w:bCs/>
                <w:sz w:val="18"/>
                <w:szCs w:val="18"/>
                <w:u w:val="single"/>
                <w:lang w:val="en-US" w:eastAsia="tr-TR"/>
              </w:rPr>
              <w:t>ziyade</w:t>
            </w:r>
            <w:proofErr w:type="spellEnd"/>
            <w:r w:rsidRPr="00067FDB">
              <w:rPr>
                <w:rFonts w:ascii="Arial" w:hAnsi="Arial" w:cs="Arial"/>
                <w:b/>
                <w:bCs/>
                <w:sz w:val="18"/>
                <w:szCs w:val="18"/>
                <w:u w:val="single"/>
                <w:lang w:val="en-US" w:eastAsia="tr-TR"/>
              </w:rPr>
              <w:t xml:space="preserve"> </w:t>
            </w:r>
            <w:proofErr w:type="spellStart"/>
            <w:r w:rsidRPr="00067FDB">
              <w:rPr>
                <w:rFonts w:ascii="Arial" w:hAnsi="Arial" w:cs="Arial"/>
                <w:b/>
                <w:bCs/>
                <w:sz w:val="18"/>
                <w:szCs w:val="18"/>
                <w:u w:val="single"/>
                <w:lang w:val="en-US" w:eastAsia="tr-TR"/>
              </w:rPr>
              <w:t>dikdörtgen</w:t>
            </w:r>
            <w:proofErr w:type="spellEnd"/>
            <w:r w:rsidRPr="00067FDB">
              <w:rPr>
                <w:rFonts w:ascii="Arial" w:hAnsi="Arial" w:cs="Arial"/>
                <w:b/>
                <w:bCs/>
                <w:sz w:val="18"/>
                <w:szCs w:val="18"/>
                <w:u w:val="single"/>
                <w:lang w:val="en-US" w:eastAsia="tr-TR"/>
              </w:rPr>
              <w:t xml:space="preserve"> </w:t>
            </w:r>
            <w:proofErr w:type="spellStart"/>
            <w:r w:rsidRPr="00067FDB">
              <w:rPr>
                <w:rFonts w:ascii="Arial" w:hAnsi="Arial" w:cs="Arial"/>
                <w:b/>
                <w:bCs/>
                <w:sz w:val="18"/>
                <w:szCs w:val="18"/>
                <w:u w:val="single"/>
                <w:lang w:val="en-US" w:eastAsia="tr-TR"/>
              </w:rPr>
              <w:t>prizmatik</w:t>
            </w:r>
            <w:proofErr w:type="spellEnd"/>
            <w:r w:rsidRPr="00067FDB">
              <w:rPr>
                <w:rFonts w:ascii="Arial" w:hAnsi="Arial" w:cs="Arial"/>
                <w:b/>
                <w:bCs/>
                <w:sz w:val="18"/>
                <w:szCs w:val="18"/>
                <w:u w:val="single"/>
                <w:lang w:val="en-US" w:eastAsia="tr-TR"/>
              </w:rPr>
              <w:t xml:space="preserve"> </w:t>
            </w:r>
            <w:proofErr w:type="spellStart"/>
            <w:r w:rsidRPr="00067FDB">
              <w:rPr>
                <w:rFonts w:ascii="Arial" w:hAnsi="Arial" w:cs="Arial"/>
                <w:b/>
                <w:bCs/>
                <w:sz w:val="18"/>
                <w:szCs w:val="18"/>
                <w:u w:val="single"/>
                <w:lang w:val="en-US" w:eastAsia="tr-TR"/>
              </w:rPr>
              <w:t>bir</w:t>
            </w:r>
            <w:proofErr w:type="spellEnd"/>
            <w:r w:rsidRPr="00067FDB">
              <w:rPr>
                <w:rFonts w:ascii="Arial" w:hAnsi="Arial" w:cs="Arial"/>
                <w:b/>
                <w:bCs/>
                <w:sz w:val="18"/>
                <w:szCs w:val="18"/>
                <w:u w:val="single"/>
                <w:lang w:val="en-US" w:eastAsia="tr-TR"/>
              </w:rPr>
              <w:t xml:space="preserve"> </w:t>
            </w:r>
            <w:proofErr w:type="spellStart"/>
            <w:r w:rsidRPr="00067FDB">
              <w:rPr>
                <w:rFonts w:ascii="Arial" w:hAnsi="Arial" w:cs="Arial"/>
                <w:b/>
                <w:bCs/>
                <w:sz w:val="18"/>
                <w:szCs w:val="18"/>
                <w:u w:val="single"/>
                <w:lang w:val="en-US" w:eastAsia="tr-TR"/>
              </w:rPr>
              <w:t>şekle</w:t>
            </w:r>
            <w:proofErr w:type="spellEnd"/>
            <w:r w:rsidRPr="00067FDB">
              <w:rPr>
                <w:rFonts w:ascii="Arial" w:hAnsi="Arial" w:cs="Arial"/>
                <w:b/>
                <w:bCs/>
                <w:sz w:val="18"/>
                <w:szCs w:val="18"/>
                <w:u w:val="single"/>
                <w:lang w:val="en-US" w:eastAsia="tr-TR"/>
              </w:rPr>
              <w:t xml:space="preserve"> </w:t>
            </w:r>
            <w:proofErr w:type="spellStart"/>
            <w:r w:rsidRPr="00067FDB">
              <w:rPr>
                <w:rFonts w:ascii="Arial" w:hAnsi="Arial" w:cs="Arial"/>
                <w:b/>
                <w:bCs/>
                <w:sz w:val="18"/>
                <w:szCs w:val="18"/>
                <w:u w:val="single"/>
                <w:lang w:val="en-US" w:eastAsia="tr-TR"/>
              </w:rPr>
              <w:t>dönüştürülmesi</w:t>
            </w:r>
            <w:proofErr w:type="spellEnd"/>
            <w:r w:rsidRPr="00067FDB">
              <w:rPr>
                <w:rFonts w:ascii="Arial" w:hAnsi="Arial" w:cs="Arial"/>
                <w:b/>
                <w:bCs/>
                <w:sz w:val="18"/>
                <w:szCs w:val="18"/>
                <w:u w:val="single"/>
                <w:lang w:val="en-US" w:eastAsia="tr-TR"/>
              </w:rPr>
              <w:t xml:space="preserve"> </w:t>
            </w:r>
            <w:proofErr w:type="spellStart"/>
            <w:r w:rsidR="00EA1D0F">
              <w:rPr>
                <w:rFonts w:ascii="Arial" w:hAnsi="Arial" w:cs="Arial"/>
                <w:b/>
                <w:bCs/>
                <w:sz w:val="18"/>
                <w:szCs w:val="18"/>
                <w:u w:val="single"/>
                <w:lang w:val="en-US" w:eastAsia="tr-TR"/>
              </w:rPr>
              <w:t>yapılarak</w:t>
            </w:r>
            <w:proofErr w:type="spellEnd"/>
            <w:r w:rsidR="00EA1D0F">
              <w:rPr>
                <w:rFonts w:ascii="Arial" w:hAnsi="Arial" w:cs="Arial"/>
                <w:b/>
                <w:bCs/>
                <w:sz w:val="18"/>
                <w:szCs w:val="18"/>
                <w:u w:val="single"/>
                <w:lang w:val="en-US" w:eastAsia="tr-TR"/>
              </w:rPr>
              <w:t xml:space="preserve"> </w:t>
            </w:r>
            <w:proofErr w:type="spellStart"/>
            <w:r w:rsidRPr="00067FDB">
              <w:rPr>
                <w:rFonts w:ascii="Arial" w:hAnsi="Arial" w:cs="Arial"/>
                <w:b/>
                <w:bCs/>
                <w:sz w:val="18"/>
                <w:szCs w:val="18"/>
                <w:u w:val="single"/>
                <w:lang w:val="en-US" w:eastAsia="tr-TR"/>
              </w:rPr>
              <w:t>çalışmaya</w:t>
            </w:r>
            <w:proofErr w:type="spellEnd"/>
            <w:r w:rsidRPr="00067FDB">
              <w:rPr>
                <w:rFonts w:ascii="Arial" w:hAnsi="Arial" w:cs="Arial"/>
                <w:b/>
                <w:bCs/>
                <w:sz w:val="18"/>
                <w:szCs w:val="18"/>
                <w:u w:val="single"/>
                <w:lang w:val="en-US" w:eastAsia="tr-TR"/>
              </w:rPr>
              <w:t xml:space="preserve"> </w:t>
            </w:r>
            <w:proofErr w:type="spellStart"/>
            <w:r w:rsidRPr="00067FDB">
              <w:rPr>
                <w:rFonts w:ascii="Arial" w:hAnsi="Arial" w:cs="Arial"/>
                <w:b/>
                <w:bCs/>
                <w:sz w:val="18"/>
                <w:szCs w:val="18"/>
                <w:u w:val="single"/>
                <w:lang w:val="en-US" w:eastAsia="tr-TR"/>
              </w:rPr>
              <w:t>özgünlük</w:t>
            </w:r>
            <w:r w:rsidR="00EA1D0F">
              <w:rPr>
                <w:rFonts w:ascii="Arial" w:hAnsi="Arial" w:cs="Arial"/>
                <w:b/>
                <w:bCs/>
                <w:sz w:val="18"/>
                <w:szCs w:val="18"/>
                <w:u w:val="single"/>
                <w:lang w:val="en-US" w:eastAsia="tr-TR"/>
              </w:rPr>
              <w:t>sağlanacaktır</w:t>
            </w:r>
            <w:proofErr w:type="spellEnd"/>
            <w:r w:rsidRPr="00067FDB">
              <w:rPr>
                <w:rFonts w:ascii="Arial" w:hAnsi="Arial" w:cs="Arial"/>
                <w:sz w:val="18"/>
                <w:szCs w:val="18"/>
                <w:lang w:val="en-US" w:eastAsia="tr-TR"/>
              </w:rPr>
              <w:t xml:space="preserve">. </w:t>
            </w:r>
            <w:proofErr w:type="spellStart"/>
            <w:r w:rsidRPr="00B113F2">
              <w:rPr>
                <w:rFonts w:ascii="Arial" w:hAnsi="Arial" w:cs="Arial"/>
                <w:b/>
                <w:bCs/>
                <w:sz w:val="18"/>
                <w:szCs w:val="18"/>
                <w:u w:val="single"/>
                <w:lang w:val="en-US" w:eastAsia="tr-TR"/>
              </w:rPr>
              <w:t>Parçacık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dikdörtgen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prizması</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içine</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alınarak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prizmanın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geometrisi</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kullanılarak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karakteristik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uzunluk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ve</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iz</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düşüm</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alanları</w:t>
            </w:r>
            <w:proofErr w:type="spellEnd"/>
            <w:r w:rsidR="00B113F2">
              <w:rPr>
                <w:rFonts w:ascii="Arial" w:hAnsi="Arial" w:cs="Arial"/>
                <w:b/>
                <w:bCs/>
                <w:sz w:val="18"/>
                <w:szCs w:val="18"/>
                <w:u w:val="single"/>
                <w:lang w:val="en-US" w:eastAsia="tr-TR"/>
              </w:rPr>
              <w:t>,</w:t>
            </w:r>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sürükleme</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katsayısı</w:t>
            </w:r>
            <w:proofErr w:type="spellEnd"/>
            <w:r w:rsidRPr="00B113F2">
              <w:rPr>
                <w:rFonts w:ascii="Arial" w:hAnsi="Arial" w:cs="Arial"/>
                <w:b/>
                <w:bCs/>
                <w:sz w:val="18"/>
                <w:szCs w:val="18"/>
                <w:u w:val="single"/>
                <w:lang w:val="en-US" w:eastAsia="tr-TR"/>
              </w:rPr>
              <w:t xml:space="preserve"> C</w:t>
            </w:r>
            <w:r w:rsidRPr="00B113F2">
              <w:rPr>
                <w:rFonts w:ascii="Arial" w:hAnsi="Arial" w:cs="Arial"/>
                <w:b/>
                <w:bCs/>
                <w:sz w:val="18"/>
                <w:szCs w:val="18"/>
                <w:u w:val="single"/>
                <w:vertAlign w:val="subscript"/>
                <w:lang w:val="en-US" w:eastAsia="tr-TR"/>
              </w:rPr>
              <w:t>D</w:t>
            </w:r>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ve</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parçacık</w:t>
            </w:r>
            <w:proofErr w:type="spellEnd"/>
            <w:r w:rsidRPr="00B113F2">
              <w:rPr>
                <w:rFonts w:ascii="Arial" w:hAnsi="Arial" w:cs="Arial"/>
                <w:b/>
                <w:bCs/>
                <w:sz w:val="18"/>
                <w:szCs w:val="18"/>
                <w:u w:val="single"/>
                <w:lang w:val="en-US" w:eastAsia="tr-TR"/>
              </w:rPr>
              <w:t xml:space="preserve"> Reynolds </w:t>
            </w:r>
            <w:proofErr w:type="spellStart"/>
            <w:r w:rsidRPr="00B113F2">
              <w:rPr>
                <w:rFonts w:ascii="Arial" w:hAnsi="Arial" w:cs="Arial"/>
                <w:b/>
                <w:bCs/>
                <w:sz w:val="18"/>
                <w:szCs w:val="18"/>
                <w:u w:val="single"/>
                <w:lang w:val="en-US" w:eastAsia="tr-TR"/>
              </w:rPr>
              <w:t>sayısı</w:t>
            </w:r>
            <w:proofErr w:type="spellEnd"/>
            <w:r w:rsidRPr="00B113F2">
              <w:rPr>
                <w:rFonts w:ascii="Arial" w:hAnsi="Arial" w:cs="Arial"/>
                <w:b/>
                <w:bCs/>
                <w:sz w:val="18"/>
                <w:szCs w:val="18"/>
                <w:u w:val="single"/>
                <w:lang w:val="en-US" w:eastAsia="tr-TR"/>
              </w:rPr>
              <w:t xml:space="preserve"> R</w:t>
            </w:r>
            <w:r w:rsidRPr="00B113F2">
              <w:rPr>
                <w:rFonts w:ascii="Arial" w:hAnsi="Arial" w:cs="Arial"/>
                <w:b/>
                <w:bCs/>
                <w:sz w:val="18"/>
                <w:szCs w:val="18"/>
                <w:u w:val="single"/>
                <w:vertAlign w:val="subscript"/>
                <w:lang w:val="en-US" w:eastAsia="tr-TR"/>
              </w:rPr>
              <w:t>e</w:t>
            </w:r>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bağıntılarında</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kullanılacaktır</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Gerçek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parçacık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ile</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dönüştürülen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parçacık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arasındaki</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ilişki</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ise</w:t>
            </w:r>
            <w:proofErr w:type="spellEnd"/>
            <w:r w:rsidRPr="00B113F2">
              <w:rPr>
                <w:rFonts w:ascii="Arial" w:hAnsi="Arial" w:cs="Arial"/>
                <w:b/>
                <w:bCs/>
                <w:sz w:val="18"/>
                <w:szCs w:val="18"/>
                <w:u w:val="single"/>
                <w:lang w:val="en-US" w:eastAsia="tr-TR"/>
              </w:rPr>
              <w:t xml:space="preserve"> yeni </w:t>
            </w:r>
            <w:proofErr w:type="spellStart"/>
            <w:r w:rsidRPr="00B113F2">
              <w:rPr>
                <w:rFonts w:ascii="Arial" w:hAnsi="Arial" w:cs="Arial"/>
                <w:b/>
                <w:bCs/>
                <w:sz w:val="18"/>
                <w:szCs w:val="18"/>
                <w:u w:val="single"/>
                <w:lang w:val="en-US" w:eastAsia="tr-TR"/>
              </w:rPr>
              <w:t>geliştirilecek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şekil</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faktörü</w:t>
            </w:r>
            <w:proofErr w:type="spellEnd"/>
            <w:r w:rsidRPr="00B113F2">
              <w:rPr>
                <w:rFonts w:ascii="Arial" w:hAnsi="Arial" w:cs="Arial"/>
                <w:b/>
                <w:bCs/>
                <w:sz w:val="18"/>
                <w:szCs w:val="18"/>
                <w:u w:val="single"/>
                <w:lang w:val="en-US" w:eastAsia="tr-TR"/>
              </w:rPr>
              <w:t xml:space="preserve"> </w:t>
            </w:r>
            <w:r w:rsidRPr="00B113F2">
              <w:rPr>
                <w:rFonts w:ascii="Arial" w:hAnsi="Arial" w:cs="Arial"/>
                <w:b/>
                <w:bCs/>
                <w:sz w:val="18"/>
                <w:szCs w:val="18"/>
                <w:u w:val="single"/>
                <w:lang w:val="en-US" w:eastAsia="tr-TR"/>
              </w:rPr>
              <w:sym w:font="Symbol" w:char="F079"/>
            </w:r>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üzerinden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yapılacaktır</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Burada</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şekil</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faktörünün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dönüşümü</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için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yapılan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parçacığın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boyutsuz</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yassılık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oranı</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ve</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gerçek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parçacık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ile</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dönüşümü</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yapılan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parçacığın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hacimsel</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oranının</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fonksiyonu</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olarak</w:t>
            </w:r>
            <w:proofErr w:type="spellEnd"/>
            <w:r w:rsidRPr="00B113F2">
              <w:rPr>
                <w:rFonts w:ascii="Arial" w:hAnsi="Arial" w:cs="Arial"/>
                <w:b/>
                <w:bCs/>
                <w:sz w:val="18"/>
                <w:szCs w:val="18"/>
                <w:u w:val="single"/>
                <w:lang w:val="en-US" w:eastAsia="tr-TR"/>
              </w:rPr>
              <w:t xml:space="preserve"> </w:t>
            </w:r>
            <w:proofErr w:type="spellStart"/>
            <w:r w:rsidRPr="00B113F2">
              <w:rPr>
                <w:rFonts w:ascii="Arial" w:hAnsi="Arial" w:cs="Arial"/>
                <w:b/>
                <w:bCs/>
                <w:sz w:val="18"/>
                <w:szCs w:val="18"/>
                <w:u w:val="single"/>
                <w:lang w:val="en-US" w:eastAsia="tr-TR"/>
              </w:rPr>
              <w:t>tanımlanacaktır</w:t>
            </w:r>
            <w:proofErr w:type="spellEnd"/>
            <w:r w:rsidRPr="00B113F2">
              <w:rPr>
                <w:rFonts w:ascii="Arial" w:hAnsi="Arial" w:cs="Arial"/>
                <w:b/>
                <w:bCs/>
                <w:sz w:val="18"/>
                <w:szCs w:val="18"/>
                <w:u w:val="single"/>
                <w:lang w:val="en-US" w:eastAsia="tr-TR"/>
              </w:rPr>
              <w:t>.</w:t>
            </w:r>
          </w:p>
          <w:p w14:paraId="7F413B3F" w14:textId="77777777" w:rsidR="00A85B66" w:rsidRPr="00851ADC" w:rsidRDefault="00A85B66" w:rsidP="00851ADC">
            <w:pPr>
              <w:pStyle w:val="WW-NormalWeb1"/>
              <w:spacing w:before="0" w:after="0"/>
              <w:jc w:val="both"/>
              <w:rPr>
                <w:rFonts w:ascii="Arial" w:hAnsi="Arial" w:cs="Arial"/>
                <w:b/>
                <w:bCs/>
                <w:color w:val="000000" w:themeColor="text1"/>
                <w:sz w:val="10"/>
                <w:szCs w:val="10"/>
                <w:u w:val="single"/>
                <w:lang w:val="en-US"/>
              </w:rPr>
            </w:pPr>
          </w:p>
          <w:p w14:paraId="52829838" w14:textId="01EFF433" w:rsidR="00E379A3" w:rsidRPr="00851ADC" w:rsidRDefault="00B311AD" w:rsidP="00015FB4">
            <w:pPr>
              <w:pStyle w:val="WW-NormalWeb1"/>
              <w:numPr>
                <w:ilvl w:val="0"/>
                <w:numId w:val="34"/>
              </w:numPr>
              <w:spacing w:before="0" w:after="0"/>
              <w:ind w:left="714" w:hanging="357"/>
              <w:jc w:val="both"/>
              <w:rPr>
                <w:rFonts w:ascii="Arial" w:hAnsi="Arial" w:cs="Arial"/>
                <w:b/>
                <w:bCs/>
                <w:sz w:val="18"/>
                <w:szCs w:val="18"/>
                <w:lang w:eastAsia="tr-TR"/>
              </w:rPr>
            </w:pPr>
            <w:proofErr w:type="spellStart"/>
            <w:r>
              <w:rPr>
                <w:rFonts w:ascii="Arial" w:hAnsi="Arial" w:cs="Arial"/>
                <w:sz w:val="18"/>
                <w:szCs w:val="18"/>
                <w:lang w:val="en-US" w:eastAsia="tr-TR"/>
              </w:rPr>
              <w:t>MP</w:t>
            </w:r>
            <w:r w:rsidR="00E229C1">
              <w:rPr>
                <w:rFonts w:ascii="Arial" w:hAnsi="Arial" w:cs="Arial"/>
                <w:sz w:val="18"/>
                <w:szCs w:val="18"/>
                <w:lang w:val="en-US" w:eastAsia="tr-TR"/>
              </w:rPr>
              <w:t>ler</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üzerinde</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yapılan</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çalışmalar</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deney</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düzeyinde</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kalıp</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sayısal</w:t>
            </w:r>
            <w:proofErr w:type="spellEnd"/>
            <w:r w:rsidR="00E229C1">
              <w:rPr>
                <w:rFonts w:ascii="Arial" w:hAnsi="Arial" w:cs="Arial"/>
                <w:sz w:val="18"/>
                <w:szCs w:val="18"/>
                <w:lang w:val="en-US" w:eastAsia="tr-TR"/>
              </w:rPr>
              <w:t xml:space="preserve"> model </w:t>
            </w:r>
            <w:proofErr w:type="spellStart"/>
            <w:r w:rsidR="00E229C1">
              <w:rPr>
                <w:rFonts w:ascii="Arial" w:hAnsi="Arial" w:cs="Arial"/>
                <w:sz w:val="18"/>
                <w:szCs w:val="18"/>
                <w:lang w:val="en-US" w:eastAsia="tr-TR"/>
              </w:rPr>
              <w:t>ile</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yapılan</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çalışmalar</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sınırlı</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sayıdadır</w:t>
            </w:r>
            <w:proofErr w:type="spellEnd"/>
            <w:r w:rsidR="00E229C1">
              <w:rPr>
                <w:rFonts w:ascii="Arial" w:hAnsi="Arial" w:cs="Arial"/>
                <w:sz w:val="18"/>
                <w:szCs w:val="18"/>
                <w:lang w:val="en-US" w:eastAsia="tr-TR"/>
              </w:rPr>
              <w:t xml:space="preserve"> (Ahmadi </w:t>
            </w:r>
            <w:proofErr w:type="spellStart"/>
            <w:r w:rsidR="00E229C1">
              <w:rPr>
                <w:rFonts w:ascii="Arial" w:hAnsi="Arial" w:cs="Arial"/>
                <w:sz w:val="18"/>
                <w:szCs w:val="18"/>
                <w:lang w:val="en-US" w:eastAsia="tr-TR"/>
              </w:rPr>
              <w:t>vd</w:t>
            </w:r>
            <w:proofErr w:type="spellEnd"/>
            <w:r w:rsidR="00E229C1">
              <w:rPr>
                <w:rFonts w:ascii="Arial" w:hAnsi="Arial" w:cs="Arial"/>
                <w:sz w:val="18"/>
                <w:szCs w:val="18"/>
                <w:lang w:val="en-US" w:eastAsia="tr-TR"/>
              </w:rPr>
              <w:t xml:space="preserve">., 2022). Bu </w:t>
            </w:r>
            <w:proofErr w:type="spellStart"/>
            <w:r w:rsidR="00E229C1">
              <w:rPr>
                <w:rFonts w:ascii="Arial" w:hAnsi="Arial" w:cs="Arial"/>
                <w:sz w:val="18"/>
                <w:szCs w:val="18"/>
                <w:lang w:val="en-US" w:eastAsia="tr-TR"/>
              </w:rPr>
              <w:t>projede</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düşen</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parçacık</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yörüngesi</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dikeyde</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ve</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yatay</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eksende</w:t>
            </w:r>
            <w:proofErr w:type="spellEnd"/>
            <w:r w:rsidR="00E229C1">
              <w:rPr>
                <w:rFonts w:ascii="Arial" w:hAnsi="Arial" w:cs="Arial"/>
                <w:sz w:val="18"/>
                <w:szCs w:val="18"/>
                <w:lang w:val="en-US" w:eastAsia="tr-TR"/>
              </w:rPr>
              <w:t xml:space="preserve"> hem </w:t>
            </w:r>
            <w:proofErr w:type="spellStart"/>
            <w:r w:rsidR="00E229C1">
              <w:rPr>
                <w:rFonts w:ascii="Arial" w:hAnsi="Arial" w:cs="Arial"/>
                <w:sz w:val="18"/>
                <w:szCs w:val="18"/>
                <w:lang w:val="en-US" w:eastAsia="tr-TR"/>
              </w:rPr>
              <w:t>deneysel</w:t>
            </w:r>
            <w:proofErr w:type="spellEnd"/>
            <w:r w:rsidR="00E229C1">
              <w:rPr>
                <w:rFonts w:ascii="Arial" w:hAnsi="Arial" w:cs="Arial"/>
                <w:sz w:val="18"/>
                <w:szCs w:val="18"/>
                <w:lang w:val="en-US" w:eastAsia="tr-TR"/>
              </w:rPr>
              <w:t xml:space="preserve"> hem de </w:t>
            </w:r>
            <w:proofErr w:type="spellStart"/>
            <w:r w:rsidR="00E229C1">
              <w:rPr>
                <w:rFonts w:ascii="Arial" w:hAnsi="Arial" w:cs="Arial"/>
                <w:sz w:val="18"/>
                <w:szCs w:val="18"/>
                <w:lang w:val="en-US" w:eastAsia="tr-TR"/>
              </w:rPr>
              <w:t>sayısal</w:t>
            </w:r>
            <w:proofErr w:type="spellEnd"/>
            <w:r w:rsidR="00E229C1">
              <w:rPr>
                <w:rFonts w:ascii="Arial" w:hAnsi="Arial" w:cs="Arial"/>
                <w:sz w:val="18"/>
                <w:szCs w:val="18"/>
                <w:lang w:val="en-US" w:eastAsia="tr-TR"/>
              </w:rPr>
              <w:t xml:space="preserve"> model </w:t>
            </w:r>
            <w:proofErr w:type="spellStart"/>
            <w:r w:rsidR="00E229C1">
              <w:rPr>
                <w:rFonts w:ascii="Arial" w:hAnsi="Arial" w:cs="Arial"/>
                <w:sz w:val="18"/>
                <w:szCs w:val="18"/>
                <w:lang w:val="en-US" w:eastAsia="tr-TR"/>
              </w:rPr>
              <w:t>üzerinde</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çalışılarak</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sonuçları</w:t>
            </w:r>
            <w:proofErr w:type="spellEnd"/>
            <w:r w:rsidR="00E229C1">
              <w:rPr>
                <w:rFonts w:ascii="Arial" w:hAnsi="Arial" w:cs="Arial"/>
                <w:sz w:val="18"/>
                <w:szCs w:val="18"/>
                <w:lang w:val="en-US" w:eastAsia="tr-TR"/>
              </w:rPr>
              <w:t xml:space="preserve"> </w:t>
            </w:r>
            <w:proofErr w:type="spellStart"/>
            <w:r w:rsidR="00E229C1">
              <w:rPr>
                <w:rFonts w:ascii="Arial" w:hAnsi="Arial" w:cs="Arial"/>
                <w:sz w:val="18"/>
                <w:szCs w:val="18"/>
                <w:lang w:val="en-US" w:eastAsia="tr-TR"/>
              </w:rPr>
              <w:t>karşılaştırılacaktır</w:t>
            </w:r>
            <w:proofErr w:type="spellEnd"/>
            <w:r w:rsidR="00E229C1">
              <w:rPr>
                <w:rFonts w:ascii="Arial" w:hAnsi="Arial" w:cs="Arial"/>
                <w:sz w:val="18"/>
                <w:szCs w:val="18"/>
                <w:lang w:val="en-US" w:eastAsia="tr-TR"/>
              </w:rPr>
              <w:t xml:space="preserve">. </w:t>
            </w:r>
            <w:proofErr w:type="spellStart"/>
            <w:r w:rsidR="00E229C1">
              <w:rPr>
                <w:rFonts w:ascii="Arial" w:hAnsi="Arial" w:cs="Arial"/>
                <w:b/>
                <w:bCs/>
                <w:sz w:val="18"/>
                <w:szCs w:val="18"/>
                <w:u w:val="single"/>
                <w:lang w:val="en-US" w:eastAsia="tr-TR"/>
              </w:rPr>
              <w:t>Literatürde</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çalışılan</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sayısal</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modellemelerde</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parçacığın</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düşme</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yörüngesi</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modellenmiş</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yatay</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eksendeki</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hareketleri</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lastRenderedPageBreak/>
              <w:t>sayısal</w:t>
            </w:r>
            <w:proofErr w:type="spellEnd"/>
            <w:r w:rsidR="00E229C1">
              <w:rPr>
                <w:rFonts w:ascii="Arial" w:hAnsi="Arial" w:cs="Arial"/>
                <w:b/>
                <w:bCs/>
                <w:sz w:val="18"/>
                <w:szCs w:val="18"/>
                <w:u w:val="single"/>
                <w:lang w:val="en-US" w:eastAsia="tr-TR"/>
              </w:rPr>
              <w:t xml:space="preserve"> model </w:t>
            </w:r>
            <w:proofErr w:type="spellStart"/>
            <w:r w:rsidR="00E229C1">
              <w:rPr>
                <w:rFonts w:ascii="Arial" w:hAnsi="Arial" w:cs="Arial"/>
                <w:b/>
                <w:bCs/>
                <w:sz w:val="18"/>
                <w:szCs w:val="18"/>
                <w:u w:val="single"/>
                <w:lang w:val="en-US" w:eastAsia="tr-TR"/>
              </w:rPr>
              <w:t>ile</w:t>
            </w:r>
            <w:proofErr w:type="spellEnd"/>
            <w:r w:rsidR="00E229C1">
              <w:rPr>
                <w:rFonts w:ascii="Arial" w:hAnsi="Arial" w:cs="Arial"/>
                <w:b/>
                <w:bCs/>
                <w:sz w:val="18"/>
                <w:szCs w:val="18"/>
                <w:u w:val="single"/>
                <w:lang w:val="en-US" w:eastAsia="tr-TR"/>
              </w:rPr>
              <w:t xml:space="preserve"> </w:t>
            </w:r>
            <w:proofErr w:type="spellStart"/>
            <w:r w:rsidR="00E229C1">
              <w:rPr>
                <w:rFonts w:ascii="Arial" w:hAnsi="Arial" w:cs="Arial"/>
                <w:b/>
                <w:bCs/>
                <w:sz w:val="18"/>
                <w:szCs w:val="18"/>
                <w:u w:val="single"/>
                <w:lang w:val="en-US" w:eastAsia="tr-TR"/>
              </w:rPr>
              <w:t>çalışılmamıştır</w:t>
            </w:r>
            <w:proofErr w:type="spellEnd"/>
            <w:r w:rsidR="00E229C1">
              <w:rPr>
                <w:rFonts w:ascii="Arial" w:hAnsi="Arial" w:cs="Arial"/>
                <w:b/>
                <w:bCs/>
                <w:sz w:val="18"/>
                <w:szCs w:val="18"/>
                <w:u w:val="single"/>
                <w:lang w:val="en-US" w:eastAsia="tr-TR"/>
              </w:rPr>
              <w:t>.</w:t>
            </w:r>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Literatürde</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daha</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önce</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deneysel</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çalışma</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ile</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sayısal</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modellemenin</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bir</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arada</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yapıldığı</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ve</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parçacığın</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düşey</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ve</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yatayda</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yaptığı</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hareketlerin</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incelendiği</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bütünleşik</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bir</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çalışma</w:t>
            </w:r>
            <w:proofErr w:type="spellEnd"/>
            <w:r w:rsidR="005C7846">
              <w:rPr>
                <w:rFonts w:ascii="Arial" w:hAnsi="Arial" w:cs="Arial"/>
                <w:b/>
                <w:bCs/>
                <w:sz w:val="18"/>
                <w:szCs w:val="18"/>
                <w:u w:val="single"/>
                <w:lang w:val="en-US" w:eastAsia="tr-TR"/>
              </w:rPr>
              <w:t xml:space="preserve"> </w:t>
            </w:r>
            <w:proofErr w:type="spellStart"/>
            <w:r w:rsidR="005C7846">
              <w:rPr>
                <w:rFonts w:ascii="Arial" w:hAnsi="Arial" w:cs="Arial"/>
                <w:b/>
                <w:bCs/>
                <w:sz w:val="18"/>
                <w:szCs w:val="18"/>
                <w:u w:val="single"/>
                <w:lang w:val="en-US" w:eastAsia="tr-TR"/>
              </w:rPr>
              <w:t>bulunmamaktadır</w:t>
            </w:r>
            <w:proofErr w:type="spellEnd"/>
            <w:r w:rsidR="005C7846">
              <w:rPr>
                <w:rFonts w:ascii="Arial" w:hAnsi="Arial" w:cs="Arial"/>
                <w:b/>
                <w:bCs/>
                <w:sz w:val="18"/>
                <w:szCs w:val="18"/>
                <w:u w:val="single"/>
                <w:lang w:val="en-US" w:eastAsia="tr-TR"/>
              </w:rPr>
              <w:t>.</w:t>
            </w:r>
            <w:r w:rsidR="00E379A3">
              <w:rPr>
                <w:rFonts w:ascii="Arial" w:hAnsi="Arial" w:cs="Arial"/>
                <w:b/>
                <w:bCs/>
                <w:sz w:val="18"/>
                <w:szCs w:val="18"/>
                <w:u w:val="single"/>
                <w:lang w:val="en-US" w:eastAsia="tr-TR"/>
              </w:rPr>
              <w:t xml:space="preserve"> </w:t>
            </w:r>
            <w:r w:rsidR="00E379A3" w:rsidRPr="00E379A3">
              <w:rPr>
                <w:rFonts w:ascii="Arial" w:hAnsi="Arial" w:cs="Arial"/>
                <w:b/>
                <w:bCs/>
                <w:sz w:val="18"/>
                <w:szCs w:val="18"/>
                <w:lang w:val="en-US" w:eastAsia="tr-TR"/>
              </w:rPr>
              <w:t xml:space="preserve">Buna ek </w:t>
            </w:r>
            <w:proofErr w:type="spellStart"/>
            <w:r w:rsidR="00E379A3" w:rsidRPr="00E379A3">
              <w:rPr>
                <w:rFonts w:ascii="Arial" w:hAnsi="Arial" w:cs="Arial"/>
                <w:b/>
                <w:bCs/>
                <w:sz w:val="18"/>
                <w:szCs w:val="18"/>
                <w:lang w:val="en-US" w:eastAsia="tr-TR"/>
              </w:rPr>
              <w:t>olarak</w:t>
            </w:r>
            <w:proofErr w:type="spellEnd"/>
            <w:r w:rsidR="00E379A3" w:rsidRPr="00E379A3">
              <w:rPr>
                <w:rFonts w:ascii="Arial" w:hAnsi="Arial" w:cs="Arial"/>
                <w:b/>
                <w:bCs/>
                <w:sz w:val="18"/>
                <w:szCs w:val="18"/>
                <w:lang w:val="en-US" w:eastAsia="tr-TR"/>
              </w:rPr>
              <w:t xml:space="preserve"> </w:t>
            </w:r>
            <w:r w:rsidR="00E379A3" w:rsidRPr="00E379A3">
              <w:rPr>
                <w:rFonts w:ascii="Arial" w:hAnsi="Arial" w:cs="Arial"/>
                <w:b/>
                <w:bCs/>
                <w:color w:val="000000"/>
                <w:sz w:val="18"/>
                <w:szCs w:val="18"/>
              </w:rPr>
              <w:t>deneysel çalışma verileri analiz edilirken video işleme algoritması olarak hareket bilgisi veya optik akış ölçümü derin öğrenme yöntemlerine dayandırılarak kullanılacaktır</w:t>
            </w:r>
            <w:r w:rsidR="00E379A3" w:rsidRPr="00E379A3">
              <w:rPr>
                <w:rFonts w:ascii="Arial" w:hAnsi="Arial" w:cs="Arial"/>
                <w:b/>
                <w:bCs/>
                <w:color w:val="000000" w:themeColor="text1"/>
                <w:sz w:val="18"/>
                <w:szCs w:val="18"/>
              </w:rPr>
              <w:t xml:space="preserve">. Bu tür bir analiz yaklaşımı daha önce </w:t>
            </w:r>
            <w:proofErr w:type="spellStart"/>
            <w:r>
              <w:rPr>
                <w:rFonts w:ascii="Arial" w:hAnsi="Arial" w:cs="Arial"/>
                <w:b/>
                <w:bCs/>
                <w:color w:val="000000" w:themeColor="text1"/>
                <w:sz w:val="18"/>
                <w:szCs w:val="18"/>
              </w:rPr>
              <w:t>MP</w:t>
            </w:r>
            <w:r w:rsidR="00E379A3" w:rsidRPr="00E379A3">
              <w:rPr>
                <w:rFonts w:ascii="Arial" w:hAnsi="Arial" w:cs="Arial"/>
                <w:b/>
                <w:bCs/>
                <w:color w:val="000000" w:themeColor="text1"/>
                <w:sz w:val="18"/>
                <w:szCs w:val="18"/>
              </w:rPr>
              <w:t>ler</w:t>
            </w:r>
            <w:proofErr w:type="spellEnd"/>
            <w:r w:rsidR="00E379A3" w:rsidRPr="00E379A3">
              <w:rPr>
                <w:rFonts w:ascii="Arial" w:hAnsi="Arial" w:cs="Arial"/>
                <w:b/>
                <w:bCs/>
                <w:color w:val="000000" w:themeColor="text1"/>
                <w:sz w:val="18"/>
                <w:szCs w:val="18"/>
              </w:rPr>
              <w:t xml:space="preserve"> özelinde kullanılmamıştır</w:t>
            </w:r>
            <w:r w:rsidR="00E379A3">
              <w:rPr>
                <w:rFonts w:ascii="Arial" w:hAnsi="Arial" w:cs="Arial"/>
                <w:b/>
                <w:bCs/>
                <w:color w:val="000000" w:themeColor="text1"/>
                <w:sz w:val="18"/>
                <w:szCs w:val="18"/>
              </w:rPr>
              <w:t>.</w:t>
            </w:r>
          </w:p>
          <w:p w14:paraId="6D77E8D2" w14:textId="77777777" w:rsidR="00015FB4" w:rsidRPr="00851ADC" w:rsidRDefault="00015FB4" w:rsidP="00851ADC">
            <w:pPr>
              <w:pStyle w:val="WW-NormalWeb1"/>
              <w:spacing w:before="0" w:after="0"/>
              <w:jc w:val="both"/>
              <w:rPr>
                <w:rFonts w:ascii="Arial" w:hAnsi="Arial" w:cs="Arial"/>
                <w:b/>
                <w:bCs/>
                <w:sz w:val="10"/>
                <w:szCs w:val="10"/>
                <w:lang w:eastAsia="tr-TR"/>
              </w:rPr>
            </w:pPr>
          </w:p>
          <w:p w14:paraId="12F614CC" w14:textId="28531E73" w:rsidR="0001008A" w:rsidRPr="006A187C" w:rsidRDefault="00067FDB" w:rsidP="00851ADC">
            <w:pPr>
              <w:pStyle w:val="WW-NormalWeb1"/>
              <w:numPr>
                <w:ilvl w:val="0"/>
                <w:numId w:val="34"/>
              </w:numPr>
              <w:spacing w:before="0" w:after="0"/>
              <w:ind w:left="714" w:hanging="357"/>
              <w:jc w:val="both"/>
              <w:rPr>
                <w:rFonts w:ascii="Arial" w:hAnsi="Arial" w:cs="Arial"/>
                <w:b/>
                <w:bCs/>
                <w:sz w:val="18"/>
                <w:szCs w:val="18"/>
                <w:lang w:eastAsia="tr-TR"/>
              </w:rPr>
            </w:pPr>
            <w:r w:rsidRPr="00E379A3">
              <w:rPr>
                <w:rFonts w:ascii="Arial" w:hAnsi="Arial" w:cs="Arial"/>
                <w:color w:val="000000"/>
                <w:sz w:val="18"/>
                <w:szCs w:val="18"/>
              </w:rPr>
              <w:t xml:space="preserve">Deneysel ve sayısal çalışmaya ek olarak </w:t>
            </w:r>
            <w:r w:rsidRPr="00E379A3">
              <w:rPr>
                <w:rFonts w:ascii="Arial" w:hAnsi="Arial" w:cs="Arial"/>
                <w:color w:val="000000" w:themeColor="text1"/>
                <w:sz w:val="18"/>
                <w:szCs w:val="18"/>
              </w:rPr>
              <w:t xml:space="preserve">derin öğrenme algoritması kullanılarak deney sonuçları ile çökelme davranışı analiz edilecek ve denkleminin değişkenleri olan W (parçacığın batık ağırlığı), L (parçacığın karakteristik uzunluğu), ve </w:t>
            </w:r>
            <w:r w:rsidRPr="00AF69A9">
              <w:rPr>
                <w:rFonts w:ascii="Arial" w:hAnsi="Arial" w:cs="Arial"/>
                <w:color w:val="000000" w:themeColor="text1"/>
                <w:sz w:val="18"/>
                <w:szCs w:val="18"/>
              </w:rPr>
              <w:sym w:font="Symbol" w:char="F059"/>
            </w:r>
            <w:r w:rsidRPr="00E379A3">
              <w:rPr>
                <w:rFonts w:ascii="Arial" w:hAnsi="Arial" w:cs="Arial"/>
                <w:color w:val="000000" w:themeColor="text1"/>
                <w:sz w:val="18"/>
                <w:szCs w:val="18"/>
              </w:rPr>
              <w:t xml:space="preserve"> (şekil faktörü) derin öğrenme algoritmasının girdileri olarak kullanılacaktır. Derin öğrenme veri temelli yaklaşımdır. Küresel ve büyük ölçekte </w:t>
            </w:r>
            <w:r w:rsidR="00B311AD">
              <w:rPr>
                <w:rFonts w:ascii="Arial" w:hAnsi="Arial" w:cs="Arial"/>
                <w:color w:val="000000" w:themeColor="text1"/>
                <w:sz w:val="18"/>
                <w:szCs w:val="18"/>
              </w:rPr>
              <w:t>MP</w:t>
            </w:r>
            <w:r w:rsidRPr="00E379A3">
              <w:rPr>
                <w:rFonts w:ascii="Arial" w:hAnsi="Arial" w:cs="Arial"/>
                <w:color w:val="000000" w:themeColor="text1"/>
                <w:sz w:val="18"/>
                <w:szCs w:val="18"/>
              </w:rPr>
              <w:t xml:space="preserve"> araştırmalarının makina öğrenmesi ve derin öğrenme algoritmalarına dayandırılarak çalışılması çok yeni bir yaklaşımdır. Bu bağlamda, önerilen projede makine öğrenmesinin bir alt kümesi ve derin öğrenme algoritmalarının merkezinde olan yapay sinir ağları (</w:t>
            </w:r>
            <w:proofErr w:type="spellStart"/>
            <w:r w:rsidRPr="00E379A3">
              <w:rPr>
                <w:rFonts w:ascii="Arial" w:hAnsi="Arial" w:cs="Arial"/>
                <w:color w:val="000000" w:themeColor="text1"/>
                <w:sz w:val="18"/>
                <w:szCs w:val="18"/>
              </w:rPr>
              <w:t>Artificial</w:t>
            </w:r>
            <w:proofErr w:type="spellEnd"/>
            <w:r w:rsidRPr="00E379A3">
              <w:rPr>
                <w:rFonts w:ascii="Arial" w:hAnsi="Arial" w:cs="Arial"/>
                <w:color w:val="000000" w:themeColor="text1"/>
                <w:sz w:val="18"/>
                <w:szCs w:val="18"/>
              </w:rPr>
              <w:t xml:space="preserve"> </w:t>
            </w:r>
            <w:proofErr w:type="spellStart"/>
            <w:r w:rsidRPr="00E379A3">
              <w:rPr>
                <w:rFonts w:ascii="Arial" w:hAnsi="Arial" w:cs="Arial"/>
                <w:color w:val="000000" w:themeColor="text1"/>
                <w:sz w:val="18"/>
                <w:szCs w:val="18"/>
              </w:rPr>
              <w:t>Neural</w:t>
            </w:r>
            <w:proofErr w:type="spellEnd"/>
            <w:r w:rsidRPr="00E379A3">
              <w:rPr>
                <w:rFonts w:ascii="Arial" w:hAnsi="Arial" w:cs="Arial"/>
                <w:color w:val="000000" w:themeColor="text1"/>
                <w:sz w:val="18"/>
                <w:szCs w:val="18"/>
              </w:rPr>
              <w:t xml:space="preserve"> Network, ANN) çökelme hızı ve hızı etkileyen değişkenlerin arasındaki ilişkinin analiz edilmesinde deney ve sayısal modelin yanında etkin bir üçüncü bir yöntem olarak kullanılacaktır. </w:t>
            </w:r>
            <w:proofErr w:type="spellStart"/>
            <w:r w:rsidR="00B311AD">
              <w:rPr>
                <w:rFonts w:ascii="Arial" w:hAnsi="Arial" w:cs="Arial"/>
                <w:b/>
                <w:bCs/>
                <w:sz w:val="18"/>
                <w:szCs w:val="18"/>
                <w:lang w:eastAsia="tr-TR"/>
              </w:rPr>
              <w:t>MP</w:t>
            </w:r>
            <w:r w:rsidR="005A1CD1" w:rsidRPr="00E379A3">
              <w:rPr>
                <w:rFonts w:ascii="Arial" w:hAnsi="Arial" w:cs="Arial"/>
                <w:b/>
                <w:bCs/>
                <w:sz w:val="18"/>
                <w:szCs w:val="18"/>
                <w:lang w:eastAsia="tr-TR"/>
              </w:rPr>
              <w:t>lerin</w:t>
            </w:r>
            <w:proofErr w:type="spellEnd"/>
            <w:r w:rsidR="005A1CD1" w:rsidRPr="00E379A3">
              <w:rPr>
                <w:rFonts w:ascii="Arial" w:hAnsi="Arial" w:cs="Arial"/>
                <w:b/>
                <w:bCs/>
                <w:sz w:val="18"/>
                <w:szCs w:val="18"/>
                <w:lang w:eastAsia="tr-TR"/>
              </w:rPr>
              <w:t xml:space="preserve"> çökelme hızı için deneysel çalışmanın yapılıp yapay </w:t>
            </w:r>
            <w:proofErr w:type="gramStart"/>
            <w:r w:rsidR="005A1CD1" w:rsidRPr="00E379A3">
              <w:rPr>
                <w:rFonts w:ascii="Arial" w:hAnsi="Arial" w:cs="Arial"/>
                <w:b/>
                <w:bCs/>
                <w:sz w:val="18"/>
                <w:szCs w:val="18"/>
                <w:lang w:eastAsia="tr-TR"/>
              </w:rPr>
              <w:t>zeka</w:t>
            </w:r>
            <w:proofErr w:type="gramEnd"/>
            <w:r w:rsidR="005A1CD1" w:rsidRPr="00E379A3">
              <w:rPr>
                <w:rFonts w:ascii="Arial" w:hAnsi="Arial" w:cs="Arial"/>
                <w:b/>
                <w:bCs/>
                <w:sz w:val="18"/>
                <w:szCs w:val="18"/>
                <w:lang w:eastAsia="tr-TR"/>
              </w:rPr>
              <w:t xml:space="preserve"> algoritmalarının uygulandığı bir çalışmaya, projenin önerildiği tarih itibarıyla, ulaşılamamıştır. Bu yönüyle önerilen çalışma bir ilktir. Ayrıca makine öğrenmesi ve yapay zeka algoritmaları gelişmekte olan teknolojiler olarak kabul edilmekte olup, önerilen proje bu teknolojilerin farklı alanlarda entegrasyonuna da  zemin oluşturacaktır.</w:t>
            </w:r>
          </w:p>
        </w:tc>
      </w:tr>
    </w:tbl>
    <w:p w14:paraId="65156E81" w14:textId="77777777" w:rsidR="00143B76" w:rsidRPr="000335C5" w:rsidRDefault="00143B76" w:rsidP="00373BFD">
      <w:pPr>
        <w:pStyle w:val="WW-NormalWeb1"/>
        <w:spacing w:before="0" w:after="0"/>
        <w:contextualSpacing/>
        <w:jc w:val="both"/>
        <w:rPr>
          <w:rFonts w:ascii="Arial" w:hAnsi="Arial" w:cs="Arial"/>
          <w:bCs/>
          <w:sz w:val="18"/>
          <w:szCs w:val="18"/>
        </w:rPr>
      </w:pPr>
    </w:p>
    <w:p w14:paraId="023D2C59" w14:textId="77777777" w:rsidR="00BB4D28" w:rsidRPr="000335C5" w:rsidRDefault="00BB4D28" w:rsidP="00373BFD">
      <w:pPr>
        <w:pStyle w:val="WW-NormalWeb1"/>
        <w:numPr>
          <w:ilvl w:val="1"/>
          <w:numId w:val="22"/>
        </w:numPr>
        <w:spacing w:before="0" w:after="0"/>
        <w:ind w:left="0" w:hanging="11"/>
        <w:contextualSpacing/>
        <w:jc w:val="both"/>
        <w:rPr>
          <w:rFonts w:ascii="Arial" w:hAnsi="Arial" w:cs="Arial"/>
          <w:b/>
          <w:bCs/>
          <w:sz w:val="18"/>
          <w:szCs w:val="18"/>
        </w:rPr>
      </w:pPr>
      <w:r w:rsidRPr="000335C5">
        <w:rPr>
          <w:rFonts w:ascii="Arial" w:hAnsi="Arial" w:cs="Arial"/>
          <w:b/>
          <w:bCs/>
          <w:sz w:val="18"/>
          <w:szCs w:val="18"/>
        </w:rPr>
        <w:t>A</w:t>
      </w:r>
      <w:r w:rsidR="00ED0A98" w:rsidRPr="000335C5">
        <w:rPr>
          <w:rFonts w:ascii="Arial" w:hAnsi="Arial" w:cs="Arial"/>
          <w:b/>
          <w:bCs/>
          <w:sz w:val="18"/>
          <w:szCs w:val="18"/>
        </w:rPr>
        <w:t>maç ve Hedefler</w:t>
      </w:r>
    </w:p>
    <w:p w14:paraId="7FDB11DE" w14:textId="77777777" w:rsidR="00143B76" w:rsidRPr="00851ADC" w:rsidRDefault="00143B76" w:rsidP="00373BFD">
      <w:pPr>
        <w:pStyle w:val="WW-NormalWeb1"/>
        <w:spacing w:before="0" w:after="0"/>
        <w:contextualSpacing/>
        <w:rPr>
          <w:rFonts w:ascii="Arial" w:hAnsi="Arial" w:cs="Arial"/>
          <w:bCs/>
          <w:sz w:val="10"/>
          <w:szCs w:val="10"/>
        </w:rPr>
      </w:pPr>
    </w:p>
    <w:p w14:paraId="1249730E" w14:textId="77777777" w:rsidR="00143B76" w:rsidRPr="000335C5" w:rsidRDefault="00ED0A98" w:rsidP="00373BFD">
      <w:pPr>
        <w:pStyle w:val="WW-NormalWeb1"/>
        <w:spacing w:before="0" w:after="0"/>
        <w:contextualSpacing/>
        <w:jc w:val="both"/>
        <w:rPr>
          <w:rFonts w:ascii="Arial" w:hAnsi="Arial" w:cs="Arial"/>
          <w:bCs/>
          <w:sz w:val="18"/>
          <w:szCs w:val="18"/>
        </w:rPr>
      </w:pPr>
      <w:r w:rsidRPr="000335C5">
        <w:rPr>
          <w:rFonts w:ascii="Arial" w:hAnsi="Arial" w:cs="Arial"/>
          <w:bCs/>
          <w:sz w:val="18"/>
          <w:szCs w:val="18"/>
        </w:rPr>
        <w:t>Proje önerisinin amacı ve hedef</w:t>
      </w:r>
      <w:r w:rsidR="006A3CAB" w:rsidRPr="000335C5">
        <w:rPr>
          <w:rFonts w:ascii="Arial" w:hAnsi="Arial" w:cs="Arial"/>
          <w:bCs/>
          <w:sz w:val="18"/>
          <w:szCs w:val="18"/>
        </w:rPr>
        <w:t>ler</w:t>
      </w:r>
      <w:r w:rsidRPr="000335C5">
        <w:rPr>
          <w:rFonts w:ascii="Arial" w:hAnsi="Arial" w:cs="Arial"/>
          <w:bCs/>
          <w:sz w:val="18"/>
          <w:szCs w:val="18"/>
        </w:rPr>
        <w:t>i açık, ölçülebilir, gerçekçi ve proje süresince ulaşılabilir nitelikte olacak şekilde yazılır.</w:t>
      </w:r>
    </w:p>
    <w:p w14:paraId="26CF9ECE" w14:textId="77777777" w:rsidR="00ED0A98" w:rsidRPr="00851ADC" w:rsidRDefault="00ED0A98" w:rsidP="00373BFD">
      <w:pPr>
        <w:pStyle w:val="WW-NormalWeb1"/>
        <w:spacing w:before="0" w:after="0"/>
        <w:contextualSpacing/>
        <w:jc w:val="both"/>
        <w:rPr>
          <w:rFonts w:ascii="Arial" w:hAnsi="Arial" w:cs="Arial"/>
          <w:bCs/>
          <w:sz w:val="10"/>
          <w:szCs w:val="10"/>
        </w:rPr>
      </w:pPr>
    </w:p>
    <w:tbl>
      <w:tblPr>
        <w:tblW w:w="4910" w:type="pct"/>
        <w:tblInd w:w="108" w:type="dxa"/>
        <w:tblLook w:val="0000" w:firstRow="0" w:lastRow="0" w:firstColumn="0" w:lastColumn="0" w:noHBand="0" w:noVBand="0"/>
      </w:tblPr>
      <w:tblGrid>
        <w:gridCol w:w="9336"/>
      </w:tblGrid>
      <w:tr w:rsidR="00143B76" w:rsidRPr="000335C5" w14:paraId="7E96B7A8" w14:textId="77777777" w:rsidTr="008505B2">
        <w:trPr>
          <w:trHeight w:val="592"/>
        </w:trPr>
        <w:tc>
          <w:tcPr>
            <w:tcW w:w="5000" w:type="pct"/>
            <w:tcBorders>
              <w:top w:val="single" w:sz="4" w:space="0" w:color="000000"/>
              <w:left w:val="single" w:sz="4" w:space="0" w:color="000000"/>
              <w:bottom w:val="single" w:sz="4" w:space="0" w:color="000000"/>
              <w:right w:val="single" w:sz="4" w:space="0" w:color="000000"/>
            </w:tcBorders>
          </w:tcPr>
          <w:p w14:paraId="610C153A" w14:textId="4A518114" w:rsidR="00752044" w:rsidRPr="00752044" w:rsidRDefault="00432AFD" w:rsidP="00752044">
            <w:pPr>
              <w:pStyle w:val="Caption"/>
              <w:jc w:val="both"/>
              <w:rPr>
                <w:rFonts w:ascii="Arial" w:hAnsi="Arial" w:cs="Arial"/>
                <w:i w:val="0"/>
                <w:iCs w:val="0"/>
                <w:color w:val="000000"/>
                <w:sz w:val="18"/>
                <w:szCs w:val="18"/>
                <w:lang w:val="tr-TR"/>
              </w:rPr>
            </w:pPr>
            <w:proofErr w:type="spellStart"/>
            <w:r w:rsidRPr="00442958">
              <w:rPr>
                <w:rFonts w:ascii="Arial" w:hAnsi="Arial" w:cs="Arial"/>
                <w:i w:val="0"/>
                <w:iCs w:val="0"/>
                <w:color w:val="000000"/>
                <w:sz w:val="18"/>
                <w:szCs w:val="18"/>
              </w:rPr>
              <w:t>Önerilen</w:t>
            </w:r>
            <w:proofErr w:type="spellEnd"/>
            <w:r w:rsidRPr="00442958">
              <w:rPr>
                <w:rFonts w:ascii="Arial" w:hAnsi="Arial" w:cs="Arial"/>
                <w:i w:val="0"/>
                <w:iCs w:val="0"/>
                <w:color w:val="000000"/>
                <w:sz w:val="18"/>
                <w:szCs w:val="18"/>
              </w:rPr>
              <w:t xml:space="preserve"> </w:t>
            </w:r>
            <w:proofErr w:type="spellStart"/>
            <w:r w:rsidRPr="00442958">
              <w:rPr>
                <w:rFonts w:ascii="Arial" w:hAnsi="Arial" w:cs="Arial"/>
                <w:i w:val="0"/>
                <w:iCs w:val="0"/>
                <w:color w:val="000000"/>
                <w:sz w:val="18"/>
                <w:szCs w:val="18"/>
              </w:rPr>
              <w:t>proje</w:t>
            </w:r>
            <w:r w:rsidR="00752044">
              <w:rPr>
                <w:rFonts w:ascii="Arial" w:hAnsi="Arial" w:cs="Arial"/>
                <w:i w:val="0"/>
                <w:iCs w:val="0"/>
                <w:color w:val="000000"/>
                <w:sz w:val="18"/>
                <w:szCs w:val="18"/>
              </w:rPr>
              <w:t>nin</w:t>
            </w:r>
            <w:proofErr w:type="spellEnd"/>
            <w:r w:rsidR="00752044">
              <w:rPr>
                <w:rFonts w:ascii="Arial" w:hAnsi="Arial" w:cs="Arial"/>
                <w:i w:val="0"/>
                <w:iCs w:val="0"/>
                <w:color w:val="000000"/>
                <w:sz w:val="18"/>
                <w:szCs w:val="18"/>
              </w:rPr>
              <w:t xml:space="preserve"> </w:t>
            </w:r>
            <w:proofErr w:type="spellStart"/>
            <w:r w:rsidR="00752044">
              <w:rPr>
                <w:rFonts w:ascii="Arial" w:hAnsi="Arial" w:cs="Arial"/>
                <w:i w:val="0"/>
                <w:iCs w:val="0"/>
                <w:color w:val="000000"/>
                <w:sz w:val="18"/>
                <w:szCs w:val="18"/>
              </w:rPr>
              <w:t>nihai</w:t>
            </w:r>
            <w:proofErr w:type="spellEnd"/>
            <w:r w:rsidR="00752044">
              <w:rPr>
                <w:rFonts w:ascii="Arial" w:hAnsi="Arial" w:cs="Arial"/>
                <w:i w:val="0"/>
                <w:iCs w:val="0"/>
                <w:color w:val="000000"/>
                <w:sz w:val="18"/>
                <w:szCs w:val="18"/>
              </w:rPr>
              <w:t xml:space="preserve"> </w:t>
            </w:r>
            <w:proofErr w:type="spellStart"/>
            <w:r w:rsidR="00752044">
              <w:rPr>
                <w:rFonts w:ascii="Arial" w:hAnsi="Arial" w:cs="Arial"/>
                <w:i w:val="0"/>
                <w:iCs w:val="0"/>
                <w:color w:val="000000"/>
                <w:sz w:val="18"/>
                <w:szCs w:val="18"/>
              </w:rPr>
              <w:t>amacı</w:t>
            </w:r>
            <w:proofErr w:type="spellEnd"/>
            <w:r w:rsidR="00752044">
              <w:rPr>
                <w:rFonts w:ascii="Arial" w:hAnsi="Arial" w:cs="Arial"/>
                <w:i w:val="0"/>
                <w:iCs w:val="0"/>
                <w:color w:val="000000"/>
                <w:sz w:val="18"/>
                <w:szCs w:val="18"/>
              </w:rPr>
              <w:t xml:space="preserve"> </w:t>
            </w:r>
            <w:proofErr w:type="spellStart"/>
            <w:r w:rsidR="00752044" w:rsidRPr="00752044">
              <w:rPr>
                <w:rFonts w:ascii="Arial" w:hAnsi="Arial" w:cs="Arial"/>
                <w:i w:val="0"/>
                <w:iCs w:val="0"/>
                <w:color w:val="000000"/>
                <w:sz w:val="18"/>
                <w:szCs w:val="18"/>
                <w:lang w:val="tr-TR"/>
              </w:rPr>
              <w:t>MP’ler</w:t>
            </w:r>
            <w:proofErr w:type="spellEnd"/>
            <w:r w:rsidR="00A85B66">
              <w:rPr>
                <w:rFonts w:ascii="Arial" w:hAnsi="Arial" w:cs="Arial"/>
                <w:i w:val="0"/>
                <w:iCs w:val="0"/>
                <w:color w:val="000000"/>
                <w:sz w:val="18"/>
                <w:szCs w:val="18"/>
                <w:lang w:val="tr-TR"/>
              </w:rPr>
              <w:t xml:space="preserve"> </w:t>
            </w:r>
            <w:r w:rsidR="00752044" w:rsidRPr="00752044">
              <w:rPr>
                <w:rFonts w:ascii="Arial" w:hAnsi="Arial" w:cs="Arial"/>
                <w:i w:val="0"/>
                <w:iCs w:val="0"/>
                <w:color w:val="000000"/>
                <w:sz w:val="18"/>
                <w:szCs w:val="18"/>
                <w:lang w:val="tr-TR"/>
              </w:rPr>
              <w:t xml:space="preserve">için geliştirmiş çökelme hızı </w:t>
            </w:r>
            <w:r w:rsidR="00A7043D">
              <w:rPr>
                <w:rFonts w:ascii="Arial" w:hAnsi="Arial" w:cs="Arial"/>
                <w:i w:val="0"/>
                <w:iCs w:val="0"/>
                <w:color w:val="000000"/>
                <w:sz w:val="18"/>
                <w:szCs w:val="18"/>
                <w:lang w:val="tr-TR"/>
              </w:rPr>
              <w:t xml:space="preserve">hesaplama </w:t>
            </w:r>
            <w:r w:rsidR="00752044" w:rsidRPr="00752044">
              <w:rPr>
                <w:rFonts w:ascii="Arial" w:hAnsi="Arial" w:cs="Arial"/>
                <w:i w:val="0"/>
                <w:iCs w:val="0"/>
                <w:color w:val="000000"/>
                <w:sz w:val="18"/>
                <w:szCs w:val="18"/>
                <w:lang w:val="tr-TR"/>
              </w:rPr>
              <w:t>yöntemi</w:t>
            </w:r>
            <w:r w:rsidR="00C766D1">
              <w:rPr>
                <w:rFonts w:ascii="Arial" w:hAnsi="Arial" w:cs="Arial"/>
                <w:i w:val="0"/>
                <w:iCs w:val="0"/>
                <w:color w:val="000000"/>
                <w:sz w:val="18"/>
                <w:szCs w:val="18"/>
                <w:lang w:val="tr-TR"/>
              </w:rPr>
              <w:t xml:space="preserve">, </w:t>
            </w:r>
            <w:r w:rsidR="00752044" w:rsidRPr="00752044">
              <w:rPr>
                <w:rFonts w:ascii="Arial" w:hAnsi="Arial" w:cs="Arial"/>
                <w:i w:val="0"/>
                <w:iCs w:val="0"/>
                <w:color w:val="000000"/>
                <w:sz w:val="18"/>
                <w:szCs w:val="18"/>
                <w:lang w:val="tr-TR"/>
              </w:rPr>
              <w:t>çökelme davranışı</w:t>
            </w:r>
            <w:r w:rsidR="00C766D1">
              <w:rPr>
                <w:rFonts w:ascii="Arial" w:hAnsi="Arial" w:cs="Arial"/>
                <w:i w:val="0"/>
                <w:iCs w:val="0"/>
                <w:color w:val="000000"/>
                <w:sz w:val="18"/>
                <w:szCs w:val="18"/>
                <w:lang w:val="tr-TR"/>
              </w:rPr>
              <w:t xml:space="preserve"> ve</w:t>
            </w:r>
            <w:r w:rsidR="00752044" w:rsidRPr="00752044">
              <w:rPr>
                <w:rFonts w:ascii="Arial" w:hAnsi="Arial" w:cs="Arial"/>
                <w:color w:val="000000"/>
                <w:sz w:val="18"/>
                <w:szCs w:val="18"/>
                <w:lang w:val="tr-TR"/>
              </w:rPr>
              <w:t xml:space="preserve"> </w:t>
            </w:r>
            <w:proofErr w:type="spellStart"/>
            <w:r w:rsidR="00C766D1">
              <w:rPr>
                <w:rFonts w:ascii="Arial" w:hAnsi="Arial" w:cs="Arial"/>
                <w:i w:val="0"/>
                <w:iCs w:val="0"/>
                <w:color w:val="000000"/>
                <w:sz w:val="18"/>
                <w:szCs w:val="18"/>
              </w:rPr>
              <w:t>b</w:t>
            </w:r>
            <w:r w:rsidR="00C766D1" w:rsidRPr="00C766D1">
              <w:rPr>
                <w:rFonts w:ascii="Arial" w:hAnsi="Arial" w:cs="Arial"/>
                <w:bCs/>
                <w:i w:val="0"/>
                <w:iCs w:val="0"/>
                <w:color w:val="000000"/>
                <w:sz w:val="18"/>
                <w:szCs w:val="18"/>
              </w:rPr>
              <w:t>oyutsuz</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parçacık</w:t>
            </w:r>
            <w:proofErr w:type="spellEnd"/>
            <w:r w:rsidR="00C766D1" w:rsidRPr="00C766D1">
              <w:rPr>
                <w:rFonts w:ascii="Arial" w:hAnsi="Arial" w:cs="Arial"/>
                <w:bCs/>
                <w:i w:val="0"/>
                <w:iCs w:val="0"/>
                <w:color w:val="000000"/>
                <w:sz w:val="18"/>
                <w:szCs w:val="18"/>
              </w:rPr>
              <w:t xml:space="preserve"> Reynolds </w:t>
            </w:r>
            <w:proofErr w:type="spellStart"/>
            <w:r w:rsidR="00C766D1" w:rsidRPr="00C766D1">
              <w:rPr>
                <w:rFonts w:ascii="Arial" w:hAnsi="Arial" w:cs="Arial"/>
                <w:bCs/>
                <w:i w:val="0"/>
                <w:iCs w:val="0"/>
                <w:color w:val="000000"/>
                <w:sz w:val="18"/>
                <w:szCs w:val="18"/>
              </w:rPr>
              <w:t>sayısı</w:t>
            </w:r>
            <w:proofErr w:type="spellEnd"/>
            <w:r w:rsidR="00C766D1" w:rsidRPr="00C766D1">
              <w:rPr>
                <w:rFonts w:ascii="Arial" w:hAnsi="Arial" w:cs="Arial"/>
                <w:bCs/>
                <w:i w:val="0"/>
                <w:iCs w:val="0"/>
                <w:color w:val="000000"/>
                <w:sz w:val="18"/>
                <w:szCs w:val="18"/>
              </w:rPr>
              <w:t xml:space="preserve"> (Re</w:t>
            </w:r>
            <w:r w:rsidR="00C766D1" w:rsidRPr="00C766D1">
              <w:rPr>
                <w:rFonts w:ascii="Arial" w:hAnsi="Arial" w:cs="Arial"/>
                <w:bCs/>
                <w:i w:val="0"/>
                <w:iCs w:val="0"/>
                <w:color w:val="000000"/>
                <w:sz w:val="18"/>
                <w:szCs w:val="18"/>
                <w:vertAlign w:val="superscript"/>
              </w:rPr>
              <w:t>*</w:t>
            </w:r>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ile</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boyutsuz</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sürükleme</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katsayısı</w:t>
            </w:r>
            <w:proofErr w:type="spellEnd"/>
            <w:r w:rsidR="00C766D1" w:rsidRPr="00C766D1">
              <w:rPr>
                <w:rFonts w:ascii="Arial" w:hAnsi="Arial" w:cs="Arial"/>
                <w:bCs/>
                <w:i w:val="0"/>
                <w:iCs w:val="0"/>
                <w:color w:val="000000"/>
                <w:sz w:val="18"/>
                <w:szCs w:val="18"/>
              </w:rPr>
              <w:t xml:space="preserve"> (C</w:t>
            </w:r>
            <w:r w:rsidR="00C766D1" w:rsidRPr="00C766D1">
              <w:rPr>
                <w:rFonts w:ascii="Arial" w:hAnsi="Arial" w:cs="Arial"/>
                <w:bCs/>
                <w:i w:val="0"/>
                <w:iCs w:val="0"/>
                <w:color w:val="000000"/>
                <w:sz w:val="18"/>
                <w:szCs w:val="18"/>
                <w:vertAlign w:val="subscript"/>
              </w:rPr>
              <w:t>D</w:t>
            </w:r>
            <w:r w:rsidR="00C766D1" w:rsidRPr="00C766D1">
              <w:rPr>
                <w:rFonts w:ascii="Arial" w:hAnsi="Arial" w:cs="Arial"/>
                <w:bCs/>
                <w:i w:val="0"/>
                <w:iCs w:val="0"/>
                <w:color w:val="000000"/>
                <w:sz w:val="18"/>
                <w:szCs w:val="18"/>
                <w:vertAlign w:val="superscript"/>
              </w:rPr>
              <w:t>*</w:t>
            </w:r>
            <w:proofErr w:type="gramStart"/>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arasındaki</w:t>
            </w:r>
            <w:proofErr w:type="spellEnd"/>
            <w:proofErr w:type="gram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ilişkiyi</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en</w:t>
            </w:r>
            <w:proofErr w:type="spellEnd"/>
            <w:r w:rsidR="00C766D1" w:rsidRPr="00C766D1">
              <w:rPr>
                <w:rFonts w:ascii="Arial" w:hAnsi="Arial" w:cs="Arial"/>
                <w:bCs/>
                <w:i w:val="0"/>
                <w:iCs w:val="0"/>
                <w:color w:val="000000"/>
                <w:sz w:val="18"/>
                <w:szCs w:val="18"/>
              </w:rPr>
              <w:t xml:space="preserve"> iyi </w:t>
            </w:r>
            <w:proofErr w:type="spellStart"/>
            <w:r w:rsidR="00C766D1" w:rsidRPr="00C766D1">
              <w:rPr>
                <w:rFonts w:ascii="Arial" w:hAnsi="Arial" w:cs="Arial"/>
                <w:bCs/>
                <w:i w:val="0"/>
                <w:iCs w:val="0"/>
                <w:color w:val="000000"/>
                <w:sz w:val="18"/>
                <w:szCs w:val="18"/>
              </w:rPr>
              <w:t>tanımlayan</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Şekil</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Faktörü</w:t>
            </w:r>
            <w:proofErr w:type="spellEnd"/>
            <w:r w:rsidR="00C766D1" w:rsidRPr="00C766D1">
              <w:rPr>
                <w:rFonts w:ascii="Arial" w:hAnsi="Arial" w:cs="Arial"/>
                <w:bCs/>
                <w:i w:val="0"/>
                <w:iCs w:val="0"/>
                <w:color w:val="000000"/>
                <w:sz w:val="18"/>
                <w:szCs w:val="18"/>
              </w:rPr>
              <w:t xml:space="preserve"> </w:t>
            </w:r>
            <w:r w:rsidR="00752044">
              <w:rPr>
                <w:rFonts w:ascii="Arial" w:hAnsi="Arial" w:cs="Arial"/>
                <w:i w:val="0"/>
                <w:iCs w:val="0"/>
                <w:color w:val="000000"/>
                <w:sz w:val="18"/>
                <w:szCs w:val="18"/>
                <w:lang w:val="tr-TR"/>
              </w:rPr>
              <w:t xml:space="preserve">elde etmektir. </w:t>
            </w:r>
            <w:r w:rsidR="00C766D1">
              <w:rPr>
                <w:rFonts w:ascii="Arial" w:hAnsi="Arial" w:cs="Arial"/>
                <w:i w:val="0"/>
                <w:iCs w:val="0"/>
                <w:color w:val="000000"/>
                <w:sz w:val="18"/>
                <w:szCs w:val="18"/>
                <w:lang w:val="tr-TR"/>
              </w:rPr>
              <w:t xml:space="preserve">Ayrıca Şekil Faktörünün </w:t>
            </w:r>
            <w:proofErr w:type="spellStart"/>
            <w:r w:rsidR="00C766D1" w:rsidRPr="00C766D1">
              <w:rPr>
                <w:rFonts w:ascii="Arial" w:hAnsi="Arial" w:cs="Arial"/>
                <w:bCs/>
                <w:i w:val="0"/>
                <w:iCs w:val="0"/>
                <w:color w:val="000000"/>
                <w:sz w:val="18"/>
                <w:szCs w:val="18"/>
              </w:rPr>
              <w:t>elde</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edilmesi</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sonucunda</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mikroplastik</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parçacıklar</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için</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geçerli</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olacak</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derin</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öğrenme</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temelli</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bir</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çökelme</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hız</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hesaplama</w:t>
            </w:r>
            <w:proofErr w:type="spellEnd"/>
            <w:r w:rsidR="00C766D1" w:rsidRPr="00C766D1">
              <w:rPr>
                <w:rFonts w:ascii="Arial" w:hAnsi="Arial" w:cs="Arial"/>
                <w:bCs/>
                <w:i w:val="0"/>
                <w:iCs w:val="0"/>
                <w:color w:val="000000"/>
                <w:sz w:val="18"/>
                <w:szCs w:val="18"/>
              </w:rPr>
              <w:t xml:space="preserve"> </w:t>
            </w:r>
            <w:proofErr w:type="spellStart"/>
            <w:r w:rsidR="00C766D1" w:rsidRPr="00C766D1">
              <w:rPr>
                <w:rFonts w:ascii="Arial" w:hAnsi="Arial" w:cs="Arial"/>
                <w:bCs/>
                <w:i w:val="0"/>
                <w:iCs w:val="0"/>
                <w:color w:val="000000"/>
                <w:sz w:val="18"/>
                <w:szCs w:val="18"/>
              </w:rPr>
              <w:t>yöntemi</w:t>
            </w:r>
            <w:proofErr w:type="spellEnd"/>
            <w:r w:rsidR="00C766D1" w:rsidRPr="00C766D1">
              <w:rPr>
                <w:rFonts w:ascii="Arial" w:hAnsi="Arial" w:cs="Arial"/>
                <w:bCs/>
                <w:i w:val="0"/>
                <w:iCs w:val="0"/>
                <w:color w:val="000000"/>
                <w:sz w:val="18"/>
                <w:szCs w:val="18"/>
              </w:rPr>
              <w:t xml:space="preserve"> </w:t>
            </w:r>
            <w:proofErr w:type="spellStart"/>
            <w:r w:rsidR="00C766D1">
              <w:rPr>
                <w:rFonts w:ascii="Arial" w:hAnsi="Arial" w:cs="Arial"/>
                <w:bCs/>
                <w:i w:val="0"/>
                <w:iCs w:val="0"/>
                <w:color w:val="000000"/>
                <w:sz w:val="18"/>
                <w:szCs w:val="18"/>
              </w:rPr>
              <w:t>geliştirilmesi</w:t>
            </w:r>
            <w:proofErr w:type="spellEnd"/>
            <w:r w:rsidR="00C766D1">
              <w:rPr>
                <w:rFonts w:ascii="Arial" w:hAnsi="Arial" w:cs="Arial"/>
                <w:bCs/>
                <w:i w:val="0"/>
                <w:iCs w:val="0"/>
                <w:color w:val="000000"/>
                <w:sz w:val="18"/>
                <w:szCs w:val="18"/>
              </w:rPr>
              <w:t xml:space="preserve"> </w:t>
            </w:r>
            <w:proofErr w:type="spellStart"/>
            <w:r w:rsidR="00C766D1">
              <w:rPr>
                <w:rFonts w:ascii="Arial" w:hAnsi="Arial" w:cs="Arial"/>
                <w:bCs/>
                <w:i w:val="0"/>
                <w:iCs w:val="0"/>
                <w:color w:val="000000"/>
                <w:sz w:val="18"/>
                <w:szCs w:val="18"/>
              </w:rPr>
              <w:t>hedeflenmektedir</w:t>
            </w:r>
            <w:proofErr w:type="spellEnd"/>
            <w:r w:rsidR="00C766D1">
              <w:rPr>
                <w:rFonts w:ascii="Arial" w:hAnsi="Arial" w:cs="Arial"/>
                <w:bCs/>
                <w:i w:val="0"/>
                <w:iCs w:val="0"/>
                <w:color w:val="000000"/>
                <w:sz w:val="18"/>
                <w:szCs w:val="18"/>
              </w:rPr>
              <w:t xml:space="preserve">. </w:t>
            </w:r>
            <w:r w:rsidR="00D74533" w:rsidRPr="00D74533">
              <w:rPr>
                <w:rFonts w:ascii="Arial" w:hAnsi="Arial" w:cs="Arial"/>
                <w:i w:val="0"/>
                <w:iCs w:val="0"/>
                <w:color w:val="000000"/>
                <w:sz w:val="18"/>
                <w:szCs w:val="18"/>
              </w:rPr>
              <w:t xml:space="preserve">Bu </w:t>
            </w:r>
            <w:proofErr w:type="spellStart"/>
            <w:r w:rsidR="00D74533" w:rsidRPr="00D74533">
              <w:rPr>
                <w:rFonts w:ascii="Arial" w:hAnsi="Arial" w:cs="Arial"/>
                <w:i w:val="0"/>
                <w:iCs w:val="0"/>
                <w:color w:val="000000"/>
                <w:sz w:val="18"/>
                <w:szCs w:val="18"/>
              </w:rPr>
              <w:t>sayede</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bilim</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insanlarının</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ve</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uygulayıcıların</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kullanabilecekleri</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modellere</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yönelik</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bir</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bilgi</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boşluğu</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i w:val="0"/>
                <w:iCs w:val="0"/>
                <w:color w:val="000000"/>
                <w:sz w:val="18"/>
                <w:szCs w:val="18"/>
              </w:rPr>
              <w:t>kapatılarak</w:t>
            </w:r>
            <w:proofErr w:type="spellEnd"/>
            <w:r w:rsidR="00D74533" w:rsidRPr="00D74533">
              <w:rPr>
                <w:rFonts w:ascii="Arial" w:hAnsi="Arial" w:cs="Arial"/>
                <w:i w:val="0"/>
                <w:iCs w:val="0"/>
                <w:color w:val="000000"/>
                <w:sz w:val="18"/>
                <w:szCs w:val="18"/>
              </w:rPr>
              <w:t xml:space="preserve"> </w:t>
            </w:r>
            <w:proofErr w:type="spellStart"/>
            <w:r w:rsidR="00D74533" w:rsidRPr="00D74533">
              <w:rPr>
                <w:rFonts w:ascii="Arial" w:hAnsi="Arial" w:cs="Arial"/>
                <w:b/>
                <w:i w:val="0"/>
                <w:iCs w:val="0"/>
                <w:color w:val="000000"/>
                <w:sz w:val="18"/>
                <w:szCs w:val="18"/>
              </w:rPr>
              <w:t>politika</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yapıcılar</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ve</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uygulayıcılar</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için</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kullanabilecekleri</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bir</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bilgi</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alanı</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sağlamanın</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yanı</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sıra</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kıyı</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yönetim</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ve</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planlamalarında</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daha</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doğru</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projeksiyonların</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yapılmasına</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katkı</w:t>
            </w:r>
            <w:proofErr w:type="spellEnd"/>
            <w:r w:rsidR="00D74533" w:rsidRPr="00D74533">
              <w:rPr>
                <w:rFonts w:ascii="Arial" w:hAnsi="Arial" w:cs="Arial"/>
                <w:b/>
                <w:i w:val="0"/>
                <w:iCs w:val="0"/>
                <w:color w:val="000000"/>
                <w:sz w:val="18"/>
                <w:szCs w:val="18"/>
              </w:rPr>
              <w:t xml:space="preserve"> </w:t>
            </w:r>
            <w:proofErr w:type="spellStart"/>
            <w:r w:rsidR="00D74533" w:rsidRPr="00D74533">
              <w:rPr>
                <w:rFonts w:ascii="Arial" w:hAnsi="Arial" w:cs="Arial"/>
                <w:b/>
                <w:i w:val="0"/>
                <w:iCs w:val="0"/>
                <w:color w:val="000000"/>
                <w:sz w:val="18"/>
                <w:szCs w:val="18"/>
              </w:rPr>
              <w:t>sunacaktır</w:t>
            </w:r>
            <w:proofErr w:type="spellEnd"/>
            <w:r w:rsidR="00D74533">
              <w:rPr>
                <w:rFonts w:ascii="Arial" w:hAnsi="Arial" w:cs="Arial"/>
                <w:b/>
                <w:i w:val="0"/>
                <w:iCs w:val="0"/>
                <w:color w:val="000000"/>
                <w:sz w:val="18"/>
                <w:szCs w:val="18"/>
              </w:rPr>
              <w:t>.</w:t>
            </w:r>
            <w:r w:rsidR="00861042" w:rsidRPr="00861042">
              <w:rPr>
                <w:rFonts w:ascii="Helvetica Neue" w:hAnsi="Helvetica Neue" w:cs="Helvetica Neue"/>
                <w:i w:val="0"/>
                <w:iCs w:val="0"/>
                <w:color w:val="000000"/>
                <w:sz w:val="26"/>
                <w:szCs w:val="26"/>
                <w:lang w:eastAsia="en-US"/>
              </w:rPr>
              <w:t xml:space="preserve"> </w:t>
            </w:r>
          </w:p>
          <w:p w14:paraId="53B86AD3" w14:textId="267BD1A3" w:rsidR="00BB5F13" w:rsidRDefault="00BB5F13" w:rsidP="00BB5F13">
            <w:pPr>
              <w:pStyle w:val="WW-NormalWeb1"/>
              <w:spacing w:before="0" w:after="0"/>
              <w:contextualSpacing/>
              <w:jc w:val="both"/>
              <w:rPr>
                <w:rFonts w:ascii="Arial" w:hAnsi="Arial" w:cs="Arial"/>
                <w:color w:val="000000"/>
                <w:sz w:val="18"/>
                <w:szCs w:val="18"/>
              </w:rPr>
            </w:pPr>
            <w:r>
              <w:rPr>
                <w:rFonts w:ascii="Arial" w:hAnsi="Arial" w:cs="Arial"/>
                <w:color w:val="000000"/>
                <w:sz w:val="18"/>
                <w:szCs w:val="18"/>
              </w:rPr>
              <w:t>Projenin hedefleri aşağıda sıralanmaktadır:</w:t>
            </w:r>
            <w:r w:rsidR="00A35ECF">
              <w:rPr>
                <w:rFonts w:ascii="Arial" w:hAnsi="Arial" w:cs="Arial"/>
                <w:color w:val="000000"/>
                <w:sz w:val="18"/>
                <w:szCs w:val="18"/>
              </w:rPr>
              <w:t xml:space="preserve"> </w:t>
            </w:r>
          </w:p>
          <w:p w14:paraId="2125FDFD" w14:textId="77777777" w:rsidR="006F360E" w:rsidRPr="00851ADC" w:rsidRDefault="006F360E" w:rsidP="00BB5F13">
            <w:pPr>
              <w:pStyle w:val="WW-NormalWeb1"/>
              <w:spacing w:before="0" w:after="0"/>
              <w:contextualSpacing/>
              <w:jc w:val="both"/>
              <w:rPr>
                <w:rFonts w:ascii="Arial" w:hAnsi="Arial" w:cs="Arial"/>
                <w:color w:val="000000"/>
                <w:sz w:val="10"/>
                <w:szCs w:val="10"/>
              </w:rPr>
            </w:pPr>
          </w:p>
          <w:p w14:paraId="75CB770E" w14:textId="7142BE86" w:rsidR="00A7043D" w:rsidRPr="00A7043D" w:rsidRDefault="00A7043D" w:rsidP="000B58E8">
            <w:pPr>
              <w:pStyle w:val="WW-NormalWeb1"/>
              <w:numPr>
                <w:ilvl w:val="0"/>
                <w:numId w:val="37"/>
              </w:numPr>
              <w:contextualSpacing/>
              <w:jc w:val="both"/>
              <w:rPr>
                <w:rFonts w:ascii="Arial" w:hAnsi="Arial" w:cs="Arial"/>
                <w:color w:val="000000"/>
                <w:sz w:val="18"/>
                <w:szCs w:val="18"/>
              </w:rPr>
            </w:pPr>
            <w:proofErr w:type="spellStart"/>
            <w:r w:rsidRPr="00A7043D">
              <w:rPr>
                <w:rFonts w:ascii="Arial" w:hAnsi="Arial" w:cs="Arial"/>
                <w:bCs/>
                <w:color w:val="000000"/>
                <w:sz w:val="18"/>
                <w:szCs w:val="18"/>
                <w:lang w:val="en-US"/>
              </w:rPr>
              <w:t>Çökelme</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deneyleri</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için</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uygun</w:t>
            </w:r>
            <w:proofErr w:type="spellEnd"/>
            <w:r w:rsidRPr="00A7043D">
              <w:rPr>
                <w:rFonts w:ascii="Arial" w:hAnsi="Arial" w:cs="Arial"/>
                <w:bCs/>
                <w:color w:val="000000"/>
                <w:sz w:val="18"/>
                <w:szCs w:val="18"/>
                <w:lang w:val="en-US"/>
              </w:rPr>
              <w:t xml:space="preserve"> </w:t>
            </w:r>
            <w:proofErr w:type="spellStart"/>
            <w:r w:rsidR="00B311AD">
              <w:rPr>
                <w:rFonts w:ascii="Arial" w:hAnsi="Arial" w:cs="Arial"/>
                <w:bCs/>
                <w:color w:val="000000"/>
                <w:sz w:val="18"/>
                <w:szCs w:val="18"/>
                <w:lang w:val="en-US"/>
              </w:rPr>
              <w:t>MP</w:t>
            </w:r>
            <w:r w:rsidRPr="00A7043D">
              <w:rPr>
                <w:rFonts w:ascii="Arial" w:hAnsi="Arial" w:cs="Arial"/>
                <w:bCs/>
                <w:color w:val="000000"/>
                <w:sz w:val="18"/>
                <w:szCs w:val="18"/>
                <w:lang w:val="en-US"/>
              </w:rPr>
              <w:t>lerin</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hazırlanması</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tanımlanması</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ve</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karakterizasyonu</w:t>
            </w:r>
            <w:proofErr w:type="spellEnd"/>
            <w:r>
              <w:rPr>
                <w:rFonts w:ascii="Arial" w:hAnsi="Arial" w:cs="Arial"/>
                <w:bCs/>
                <w:color w:val="000000"/>
                <w:sz w:val="18"/>
                <w:szCs w:val="18"/>
                <w:lang w:val="en-US"/>
              </w:rPr>
              <w:t xml:space="preserve"> </w:t>
            </w:r>
            <w:r w:rsidR="006F360E" w:rsidRPr="005935A4">
              <w:rPr>
                <w:rFonts w:ascii="Arial" w:hAnsi="Arial" w:cs="Arial"/>
                <w:color w:val="000000"/>
                <w:sz w:val="18"/>
                <w:szCs w:val="18"/>
              </w:rPr>
              <w:t>(İP-1).</w:t>
            </w:r>
            <w:r w:rsidR="009D22C8" w:rsidRPr="005935A4">
              <w:rPr>
                <w:rFonts w:ascii="Arial" w:hAnsi="Arial" w:cs="Arial"/>
                <w:color w:val="000000"/>
                <w:sz w:val="18"/>
                <w:szCs w:val="18"/>
              </w:rPr>
              <w:t xml:space="preserve"> </w:t>
            </w:r>
            <w:r w:rsidR="00862B24" w:rsidRPr="005935A4">
              <w:rPr>
                <w:rFonts w:ascii="Arial" w:hAnsi="Arial" w:cs="Arial"/>
                <w:bCs/>
                <w:color w:val="000000"/>
                <w:sz w:val="18"/>
                <w:szCs w:val="18"/>
                <w:lang w:val="en-US"/>
              </w:rPr>
              <w:t>İP</w:t>
            </w:r>
            <w:r>
              <w:rPr>
                <w:rFonts w:ascii="Arial" w:hAnsi="Arial" w:cs="Arial"/>
                <w:bCs/>
                <w:color w:val="000000"/>
                <w:sz w:val="18"/>
                <w:szCs w:val="18"/>
                <w:lang w:val="en-US"/>
              </w:rPr>
              <w:t>-1</w:t>
            </w:r>
            <w:r w:rsidR="00862B24" w:rsidRPr="005935A4">
              <w:rPr>
                <w:rFonts w:ascii="Arial" w:hAnsi="Arial" w:cs="Arial"/>
                <w:bCs/>
                <w:color w:val="000000"/>
                <w:sz w:val="18"/>
                <w:szCs w:val="18"/>
                <w:lang w:val="en-US"/>
              </w:rPr>
              <w:t xml:space="preserve">’in </w:t>
            </w:r>
            <w:proofErr w:type="spellStart"/>
            <w:r w:rsidR="00862B24" w:rsidRPr="005935A4">
              <w:rPr>
                <w:rFonts w:ascii="Arial" w:hAnsi="Arial" w:cs="Arial"/>
                <w:bCs/>
                <w:color w:val="000000"/>
                <w:sz w:val="18"/>
                <w:szCs w:val="18"/>
                <w:lang w:val="en-US"/>
              </w:rPr>
              <w:t>başarı</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ölçütü</w:t>
            </w:r>
            <w:proofErr w:type="spellEnd"/>
            <w:r w:rsidR="00862B24" w:rsidRPr="005935A4">
              <w:rPr>
                <w:rFonts w:ascii="Arial" w:hAnsi="Arial" w:cs="Arial"/>
                <w:bCs/>
                <w:color w:val="000000"/>
                <w:sz w:val="18"/>
                <w:szCs w:val="18"/>
                <w:lang w:val="en-US"/>
              </w:rPr>
              <w:t xml:space="preserve"> </w:t>
            </w:r>
            <w:proofErr w:type="spellStart"/>
            <w:r w:rsidR="00B311AD">
              <w:rPr>
                <w:rFonts w:ascii="Arial" w:hAnsi="Arial" w:cs="Arial"/>
                <w:bCs/>
                <w:color w:val="000000"/>
                <w:sz w:val="18"/>
                <w:szCs w:val="18"/>
                <w:lang w:val="en-US"/>
              </w:rPr>
              <w:t>MP</w:t>
            </w:r>
            <w:r w:rsidR="00862B24" w:rsidRPr="005935A4">
              <w:rPr>
                <w:rFonts w:ascii="Arial" w:hAnsi="Arial" w:cs="Arial"/>
                <w:bCs/>
                <w:color w:val="000000"/>
                <w:sz w:val="18"/>
                <w:szCs w:val="18"/>
                <w:lang w:val="en-US"/>
              </w:rPr>
              <w:t>lerin</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hazırlandıktan</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sonra</w:t>
            </w:r>
            <w:proofErr w:type="spellEnd"/>
            <w:r w:rsidR="00862B24" w:rsidRPr="005935A4">
              <w:rPr>
                <w:rFonts w:ascii="Arial" w:hAnsi="Arial" w:cs="Arial"/>
                <w:bCs/>
                <w:color w:val="000000"/>
                <w:sz w:val="18"/>
                <w:szCs w:val="18"/>
                <w:lang w:val="en-US"/>
              </w:rPr>
              <w:t xml:space="preserve"> ATR-FTIR </w:t>
            </w:r>
            <w:proofErr w:type="spellStart"/>
            <w:r w:rsidR="00862B24" w:rsidRPr="005935A4">
              <w:rPr>
                <w:rFonts w:ascii="Arial" w:hAnsi="Arial" w:cs="Arial"/>
                <w:bCs/>
                <w:color w:val="000000"/>
                <w:sz w:val="18"/>
                <w:szCs w:val="18"/>
                <w:lang w:val="en-US"/>
              </w:rPr>
              <w:t>ile</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tanımlanması</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sonucunda</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hedeflenen</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polimer</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tipinde</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ve</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yaklaşık</w:t>
            </w:r>
            <w:proofErr w:type="spellEnd"/>
            <w:r w:rsidR="00862B24" w:rsidRPr="005935A4">
              <w:rPr>
                <w:rFonts w:ascii="Arial" w:hAnsi="Arial" w:cs="Arial"/>
                <w:bCs/>
                <w:color w:val="000000"/>
                <w:sz w:val="18"/>
                <w:szCs w:val="18"/>
                <w:lang w:val="en-US"/>
              </w:rPr>
              <w:t xml:space="preserve"> 2-5 mm </w:t>
            </w:r>
            <w:proofErr w:type="spellStart"/>
            <w:r w:rsidR="00862B24" w:rsidRPr="005935A4">
              <w:rPr>
                <w:rFonts w:ascii="Arial" w:hAnsi="Arial" w:cs="Arial"/>
                <w:bCs/>
                <w:color w:val="000000"/>
                <w:sz w:val="18"/>
                <w:szCs w:val="18"/>
                <w:lang w:val="en-US"/>
              </w:rPr>
              <w:t>aralığında</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düzenli</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ve</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düzensiz</w:t>
            </w:r>
            <w:proofErr w:type="spellEnd"/>
            <w:r w:rsidR="00862B24" w:rsidRPr="005935A4">
              <w:rPr>
                <w:rFonts w:ascii="Arial" w:hAnsi="Arial" w:cs="Arial"/>
                <w:bCs/>
                <w:color w:val="000000"/>
                <w:sz w:val="18"/>
                <w:szCs w:val="18"/>
                <w:lang w:val="en-US"/>
              </w:rPr>
              <w:t xml:space="preserve"> </w:t>
            </w:r>
            <w:r w:rsidR="00B311AD">
              <w:rPr>
                <w:rFonts w:ascii="Arial" w:hAnsi="Arial" w:cs="Arial"/>
                <w:bCs/>
                <w:color w:val="000000"/>
                <w:sz w:val="18"/>
                <w:szCs w:val="18"/>
                <w:lang w:val="en-US"/>
              </w:rPr>
              <w:t>MP</w:t>
            </w:r>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parçacıklar</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elde</w:t>
            </w:r>
            <w:proofErr w:type="spellEnd"/>
            <w:r w:rsidR="00862B24" w:rsidRPr="005935A4">
              <w:rPr>
                <w:rFonts w:ascii="Arial" w:hAnsi="Arial" w:cs="Arial"/>
                <w:bCs/>
                <w:color w:val="000000"/>
                <w:sz w:val="18"/>
                <w:szCs w:val="18"/>
                <w:lang w:val="en-US"/>
              </w:rPr>
              <w:t xml:space="preserve"> </w:t>
            </w:r>
            <w:proofErr w:type="spellStart"/>
            <w:r w:rsidR="00862B24" w:rsidRPr="005935A4">
              <w:rPr>
                <w:rFonts w:ascii="Arial" w:hAnsi="Arial" w:cs="Arial"/>
                <w:bCs/>
                <w:color w:val="000000"/>
                <w:sz w:val="18"/>
                <w:szCs w:val="18"/>
                <w:lang w:val="en-US"/>
              </w:rPr>
              <w:t>edilmesidir</w:t>
            </w:r>
            <w:proofErr w:type="spellEnd"/>
            <w:r w:rsidR="00862B24" w:rsidRPr="005935A4">
              <w:rPr>
                <w:rFonts w:ascii="Arial" w:hAnsi="Arial" w:cs="Arial"/>
                <w:bCs/>
                <w:color w:val="000000"/>
                <w:sz w:val="18"/>
                <w:szCs w:val="18"/>
                <w:lang w:val="en-US"/>
              </w:rPr>
              <w:t>.</w:t>
            </w:r>
            <w:r w:rsidR="00996F2E" w:rsidRPr="005935A4">
              <w:rPr>
                <w:rFonts w:ascii="Arial" w:hAnsi="Arial" w:cs="Arial"/>
                <w:bCs/>
                <w:color w:val="000000"/>
                <w:sz w:val="18"/>
                <w:szCs w:val="18"/>
                <w:lang w:val="en-US"/>
              </w:rPr>
              <w:t xml:space="preserve"> </w:t>
            </w:r>
          </w:p>
          <w:p w14:paraId="7BBFD4FC" w14:textId="50885382" w:rsidR="009D22C8" w:rsidRPr="000B58E8" w:rsidRDefault="00A7043D" w:rsidP="000B58E8">
            <w:pPr>
              <w:pStyle w:val="WW-NormalWeb1"/>
              <w:numPr>
                <w:ilvl w:val="0"/>
                <w:numId w:val="37"/>
              </w:numPr>
              <w:contextualSpacing/>
              <w:jc w:val="both"/>
              <w:rPr>
                <w:rFonts w:ascii="Arial" w:hAnsi="Arial" w:cs="Arial"/>
                <w:bCs/>
                <w:color w:val="000000"/>
                <w:sz w:val="18"/>
                <w:szCs w:val="18"/>
              </w:rPr>
            </w:pPr>
            <w:r w:rsidRPr="00A7043D">
              <w:rPr>
                <w:rFonts w:ascii="Arial" w:hAnsi="Arial" w:cs="Arial"/>
                <w:bCs/>
                <w:color w:val="000000"/>
                <w:sz w:val="18"/>
                <w:szCs w:val="18"/>
                <w:lang w:val="en-US"/>
              </w:rPr>
              <w:t xml:space="preserve">İP-1’de </w:t>
            </w:r>
            <w:proofErr w:type="spellStart"/>
            <w:r w:rsidRPr="00A7043D">
              <w:rPr>
                <w:rFonts w:ascii="Arial" w:hAnsi="Arial" w:cs="Arial"/>
                <w:bCs/>
                <w:color w:val="000000"/>
                <w:sz w:val="18"/>
                <w:szCs w:val="18"/>
                <w:lang w:val="en-US"/>
              </w:rPr>
              <w:t>oluşturulan</w:t>
            </w:r>
            <w:proofErr w:type="spellEnd"/>
            <w:r w:rsidRPr="00A7043D">
              <w:rPr>
                <w:rFonts w:ascii="Arial" w:hAnsi="Arial" w:cs="Arial"/>
                <w:bCs/>
                <w:color w:val="000000"/>
                <w:sz w:val="18"/>
                <w:szCs w:val="18"/>
                <w:lang w:val="en-US"/>
              </w:rPr>
              <w:t xml:space="preserve"> </w:t>
            </w:r>
            <w:r w:rsidR="00B311AD">
              <w:rPr>
                <w:rFonts w:ascii="Arial" w:hAnsi="Arial" w:cs="Arial"/>
                <w:bCs/>
                <w:color w:val="000000"/>
                <w:sz w:val="18"/>
                <w:szCs w:val="18"/>
                <w:lang w:val="en-US"/>
              </w:rPr>
              <w:t>MP</w:t>
            </w:r>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parçacıklar</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ile</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çökelme</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deneylerinin</w:t>
            </w:r>
            <w:proofErr w:type="spellEnd"/>
            <w:r w:rsidRPr="00A7043D">
              <w:rPr>
                <w:rFonts w:ascii="Arial" w:hAnsi="Arial" w:cs="Arial"/>
                <w:bCs/>
                <w:color w:val="000000"/>
                <w:sz w:val="18"/>
                <w:szCs w:val="18"/>
                <w:lang w:val="en-US"/>
              </w:rPr>
              <w:t xml:space="preserve"> C</w:t>
            </w:r>
            <w:r w:rsidRPr="00A7043D">
              <w:rPr>
                <w:rFonts w:ascii="Arial" w:hAnsi="Arial" w:cs="Arial"/>
                <w:bCs/>
                <w:color w:val="000000"/>
                <w:sz w:val="18"/>
                <w:szCs w:val="18"/>
                <w:vertAlign w:val="subscript"/>
                <w:lang w:val="en-US"/>
              </w:rPr>
              <w:t>D</w:t>
            </w:r>
            <w:r w:rsidRPr="00A7043D">
              <w:rPr>
                <w:rFonts w:ascii="Arial" w:hAnsi="Arial" w:cs="Arial"/>
                <w:bCs/>
                <w:color w:val="000000"/>
                <w:sz w:val="18"/>
                <w:szCs w:val="18"/>
                <w:lang w:val="en-US"/>
              </w:rPr>
              <w:t xml:space="preserve">-Re </w:t>
            </w:r>
            <w:proofErr w:type="spellStart"/>
            <w:r w:rsidRPr="00A7043D">
              <w:rPr>
                <w:rFonts w:ascii="Arial" w:hAnsi="Arial" w:cs="Arial"/>
                <w:bCs/>
                <w:color w:val="000000"/>
                <w:sz w:val="18"/>
                <w:szCs w:val="18"/>
                <w:lang w:val="en-US"/>
              </w:rPr>
              <w:t>grafiklerinin</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oluşturulması</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ve</w:t>
            </w:r>
            <w:proofErr w:type="spellEnd"/>
            <w:r w:rsidRPr="00A7043D">
              <w:rPr>
                <w:rFonts w:ascii="Arial" w:hAnsi="Arial" w:cs="Arial"/>
                <w:bCs/>
                <w:color w:val="000000"/>
                <w:sz w:val="18"/>
                <w:szCs w:val="18"/>
                <w:lang w:val="en-US"/>
              </w:rPr>
              <w:t xml:space="preserve"> </w:t>
            </w:r>
            <w:proofErr w:type="spellStart"/>
            <w:r w:rsidRPr="00A7043D">
              <w:rPr>
                <w:rFonts w:ascii="Arial" w:hAnsi="Arial" w:cs="Arial"/>
                <w:bCs/>
                <w:color w:val="000000"/>
                <w:sz w:val="18"/>
                <w:szCs w:val="18"/>
                <w:lang w:val="en-US"/>
              </w:rPr>
              <w:t>analizi</w:t>
            </w:r>
            <w:proofErr w:type="spellEnd"/>
            <w:r w:rsidRPr="00A7043D">
              <w:rPr>
                <w:rFonts w:ascii="Arial" w:hAnsi="Arial" w:cs="Arial"/>
                <w:color w:val="000000"/>
                <w:sz w:val="18"/>
                <w:szCs w:val="18"/>
                <w:lang w:val="en-US"/>
              </w:rPr>
              <w:t xml:space="preserve"> </w:t>
            </w:r>
            <w:r w:rsidR="009D22C8" w:rsidRPr="005935A4">
              <w:rPr>
                <w:rFonts w:ascii="Arial" w:hAnsi="Arial" w:cs="Arial"/>
                <w:color w:val="000000"/>
                <w:sz w:val="18"/>
                <w:szCs w:val="18"/>
              </w:rPr>
              <w:t>(İP-2)</w:t>
            </w:r>
            <w:r w:rsidR="00496979" w:rsidRPr="005935A4">
              <w:rPr>
                <w:rFonts w:ascii="Arial" w:hAnsi="Arial" w:cs="Arial"/>
                <w:color w:val="000000"/>
                <w:sz w:val="18"/>
                <w:szCs w:val="18"/>
              </w:rPr>
              <w:t>.</w:t>
            </w:r>
            <w:r w:rsidR="00E86BAE" w:rsidRPr="005935A4">
              <w:rPr>
                <w:rFonts w:ascii="Arial" w:hAnsi="Arial" w:cs="Arial"/>
                <w:color w:val="000000"/>
                <w:sz w:val="18"/>
                <w:szCs w:val="18"/>
              </w:rPr>
              <w:t xml:space="preserve"> </w:t>
            </w:r>
            <w:r w:rsidR="007962CB" w:rsidRPr="005935A4">
              <w:rPr>
                <w:rFonts w:ascii="Arial" w:hAnsi="Arial" w:cs="Arial"/>
                <w:bCs/>
                <w:color w:val="000000"/>
                <w:sz w:val="18"/>
                <w:szCs w:val="18"/>
                <w:lang w:val="en-US"/>
              </w:rPr>
              <w:t>İP</w:t>
            </w:r>
            <w:r w:rsidR="000B58E8">
              <w:rPr>
                <w:rFonts w:ascii="Arial" w:hAnsi="Arial" w:cs="Arial"/>
                <w:bCs/>
                <w:color w:val="000000"/>
                <w:sz w:val="18"/>
                <w:szCs w:val="18"/>
                <w:lang w:val="en-US"/>
              </w:rPr>
              <w:t>-2</w:t>
            </w:r>
            <w:r w:rsidR="007962CB" w:rsidRPr="005935A4">
              <w:rPr>
                <w:rFonts w:ascii="Arial" w:hAnsi="Arial" w:cs="Arial"/>
                <w:bCs/>
                <w:color w:val="000000"/>
                <w:sz w:val="18"/>
                <w:szCs w:val="18"/>
                <w:lang w:val="en-US"/>
              </w:rPr>
              <w:t xml:space="preserve">’nin </w:t>
            </w:r>
            <w:proofErr w:type="spellStart"/>
            <w:r w:rsidR="007962CB" w:rsidRPr="005935A4">
              <w:rPr>
                <w:rFonts w:ascii="Arial" w:hAnsi="Arial" w:cs="Arial"/>
                <w:bCs/>
                <w:color w:val="000000"/>
                <w:sz w:val="18"/>
                <w:szCs w:val="18"/>
                <w:lang w:val="en-US"/>
              </w:rPr>
              <w:t>başarı</w:t>
            </w:r>
            <w:proofErr w:type="spellEnd"/>
            <w:r w:rsidR="007962CB" w:rsidRPr="005935A4">
              <w:rPr>
                <w:rFonts w:ascii="Arial" w:hAnsi="Arial" w:cs="Arial"/>
                <w:bCs/>
                <w:color w:val="000000"/>
                <w:sz w:val="18"/>
                <w:szCs w:val="18"/>
                <w:lang w:val="en-US"/>
              </w:rPr>
              <w:t xml:space="preserve"> </w:t>
            </w:r>
            <w:proofErr w:type="spellStart"/>
            <w:r w:rsidR="007962CB" w:rsidRPr="005935A4">
              <w:rPr>
                <w:rFonts w:ascii="Arial" w:hAnsi="Arial" w:cs="Arial"/>
                <w:bCs/>
                <w:color w:val="000000"/>
                <w:sz w:val="18"/>
                <w:szCs w:val="18"/>
                <w:lang w:val="en-US"/>
              </w:rPr>
              <w:t>ölçütü</w:t>
            </w:r>
            <w:proofErr w:type="spellEnd"/>
            <w:r w:rsidR="007962CB" w:rsidRPr="005935A4">
              <w:rPr>
                <w:rFonts w:ascii="Arial" w:hAnsi="Arial" w:cs="Arial"/>
                <w:bCs/>
                <w:color w:val="000000"/>
                <w:sz w:val="18"/>
                <w:szCs w:val="18"/>
                <w:lang w:val="en-US"/>
              </w:rPr>
              <w:t xml:space="preserve"> </w:t>
            </w:r>
            <w:r w:rsidR="000B58E8">
              <w:rPr>
                <w:rFonts w:ascii="Arial" w:hAnsi="Arial" w:cs="Arial"/>
                <w:bCs/>
                <w:color w:val="000000"/>
                <w:sz w:val="18"/>
                <w:szCs w:val="18"/>
                <w:lang w:val="en-US"/>
              </w:rPr>
              <w:t>ç</w:t>
            </w:r>
            <w:proofErr w:type="spellStart"/>
            <w:r w:rsidR="000B58E8" w:rsidRPr="000B58E8">
              <w:rPr>
                <w:rFonts w:ascii="Arial" w:hAnsi="Arial" w:cs="Arial"/>
                <w:bCs/>
                <w:color w:val="000000"/>
                <w:sz w:val="18"/>
                <w:szCs w:val="18"/>
              </w:rPr>
              <w:t>ökelme</w:t>
            </w:r>
            <w:proofErr w:type="spellEnd"/>
            <w:r w:rsidR="000B58E8" w:rsidRPr="000B58E8">
              <w:rPr>
                <w:rFonts w:ascii="Arial" w:hAnsi="Arial" w:cs="Arial"/>
                <w:bCs/>
                <w:color w:val="000000"/>
                <w:sz w:val="18"/>
                <w:szCs w:val="18"/>
              </w:rPr>
              <w:t xml:space="preserve"> hızı, parçacık yörüngesi ve eksen hareketi analizinde </w:t>
            </w:r>
            <w:proofErr w:type="spellStart"/>
            <w:r w:rsidR="000B58E8" w:rsidRPr="000B58E8">
              <w:rPr>
                <w:rFonts w:ascii="Arial" w:hAnsi="Arial" w:cs="Arial"/>
                <w:bCs/>
                <w:color w:val="000000"/>
                <w:sz w:val="18"/>
                <w:szCs w:val="18"/>
              </w:rPr>
              <w:t>öklit</w:t>
            </w:r>
            <w:proofErr w:type="spellEnd"/>
            <w:r w:rsidR="000B58E8" w:rsidRPr="000B58E8">
              <w:rPr>
                <w:rFonts w:ascii="Arial" w:hAnsi="Arial" w:cs="Arial"/>
                <w:bCs/>
                <w:color w:val="000000"/>
                <w:sz w:val="18"/>
                <w:szCs w:val="18"/>
              </w:rPr>
              <w:t xml:space="preserve"> uzaklık kullanılacak “</w:t>
            </w:r>
            <w:proofErr w:type="spellStart"/>
            <w:proofErr w:type="gramStart"/>
            <w:r w:rsidR="000B58E8" w:rsidRPr="000B58E8">
              <w:rPr>
                <w:rFonts w:ascii="Arial" w:hAnsi="Arial" w:cs="Arial"/>
                <w:bCs/>
                <w:color w:val="000000"/>
                <w:sz w:val="18"/>
                <w:szCs w:val="18"/>
              </w:rPr>
              <w:t>EPE”sinin</w:t>
            </w:r>
            <w:proofErr w:type="spellEnd"/>
            <w:proofErr w:type="gramEnd"/>
            <w:r w:rsidR="000B58E8" w:rsidRPr="000B58E8">
              <w:rPr>
                <w:rFonts w:ascii="Arial" w:hAnsi="Arial" w:cs="Arial"/>
                <w:bCs/>
                <w:color w:val="000000"/>
                <w:sz w:val="18"/>
                <w:szCs w:val="18"/>
              </w:rPr>
              <w:t xml:space="preserve"> ortalama olarak 3-4 arasında oluşması</w:t>
            </w:r>
            <w:r w:rsidR="000B58E8">
              <w:rPr>
                <w:rFonts w:ascii="Arial" w:hAnsi="Arial" w:cs="Arial"/>
                <w:bCs/>
                <w:color w:val="000000"/>
                <w:sz w:val="18"/>
                <w:szCs w:val="18"/>
              </w:rPr>
              <w:t>dır.</w:t>
            </w:r>
            <w:r w:rsidR="000B58E8" w:rsidRPr="000B58E8">
              <w:rPr>
                <w:rFonts w:ascii="Arial" w:hAnsi="Arial" w:cs="Arial"/>
                <w:bCs/>
                <w:color w:val="000000"/>
                <w:sz w:val="18"/>
                <w:szCs w:val="18"/>
              </w:rPr>
              <w:t xml:space="preserve">  </w:t>
            </w:r>
            <w:r w:rsidR="000B58E8" w:rsidRPr="000B58E8">
              <w:rPr>
                <w:rFonts w:ascii="Arial" w:hAnsi="Arial" w:cs="Arial"/>
                <w:bCs/>
                <w:color w:val="000000"/>
                <w:sz w:val="18"/>
                <w:szCs w:val="18"/>
                <w:lang w:val="en-US"/>
              </w:rPr>
              <w:t>İP</w:t>
            </w:r>
            <w:r w:rsidR="000B58E8">
              <w:rPr>
                <w:rFonts w:ascii="Arial" w:hAnsi="Arial" w:cs="Arial"/>
                <w:bCs/>
                <w:color w:val="000000"/>
                <w:sz w:val="18"/>
                <w:szCs w:val="18"/>
                <w:lang w:val="en-US"/>
              </w:rPr>
              <w:t>-2</w:t>
            </w:r>
            <w:r w:rsidR="000B58E8" w:rsidRPr="000B58E8">
              <w:rPr>
                <w:rFonts w:ascii="Arial" w:hAnsi="Arial" w:cs="Arial"/>
                <w:bCs/>
                <w:color w:val="000000"/>
                <w:sz w:val="18"/>
                <w:szCs w:val="18"/>
                <w:lang w:val="en-US"/>
              </w:rPr>
              <w:t xml:space="preserve">’nin </w:t>
            </w:r>
            <w:proofErr w:type="spellStart"/>
            <w:r w:rsidR="000B58E8">
              <w:rPr>
                <w:rFonts w:ascii="Arial" w:hAnsi="Arial" w:cs="Arial"/>
                <w:bCs/>
                <w:color w:val="000000"/>
                <w:sz w:val="18"/>
                <w:szCs w:val="18"/>
                <w:lang w:val="en-US"/>
              </w:rPr>
              <w:t>diğer</w:t>
            </w:r>
            <w:proofErr w:type="spellEnd"/>
            <w:r w:rsid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başarı</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ölçütü</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düzenli</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ve</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düzensiz</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şekilli</w:t>
            </w:r>
            <w:proofErr w:type="spellEnd"/>
            <w:r w:rsidR="000B58E8" w:rsidRPr="000B58E8">
              <w:rPr>
                <w:rFonts w:ascii="Arial" w:hAnsi="Arial" w:cs="Arial"/>
                <w:bCs/>
                <w:color w:val="000000"/>
                <w:sz w:val="18"/>
                <w:szCs w:val="18"/>
                <w:lang w:val="en-US"/>
              </w:rPr>
              <w:t xml:space="preserve"> </w:t>
            </w:r>
            <w:proofErr w:type="spellStart"/>
            <w:r w:rsidR="00B311AD">
              <w:rPr>
                <w:rFonts w:ascii="Arial" w:hAnsi="Arial" w:cs="Arial"/>
                <w:bCs/>
                <w:color w:val="000000"/>
                <w:sz w:val="18"/>
                <w:szCs w:val="18"/>
                <w:lang w:val="en-US"/>
              </w:rPr>
              <w:t>MP</w:t>
            </w:r>
            <w:r w:rsidR="000B58E8" w:rsidRPr="000B58E8">
              <w:rPr>
                <w:rFonts w:ascii="Arial" w:hAnsi="Arial" w:cs="Arial"/>
                <w:bCs/>
                <w:color w:val="000000"/>
                <w:sz w:val="18"/>
                <w:szCs w:val="18"/>
                <w:lang w:val="en-US"/>
              </w:rPr>
              <w:t>lerin</w:t>
            </w:r>
            <w:proofErr w:type="spellEnd"/>
            <w:r w:rsidR="000B58E8" w:rsidRPr="000B58E8">
              <w:rPr>
                <w:rFonts w:ascii="Arial" w:hAnsi="Arial" w:cs="Arial"/>
                <w:bCs/>
                <w:color w:val="000000"/>
                <w:sz w:val="18"/>
                <w:szCs w:val="18"/>
                <w:lang w:val="en-US"/>
              </w:rPr>
              <w:t xml:space="preserve"> </w:t>
            </w:r>
            <w:r w:rsidR="000B58E8" w:rsidRPr="000B58E8">
              <w:rPr>
                <w:rFonts w:ascii="Arial" w:hAnsi="Arial" w:cs="Arial"/>
                <w:bCs/>
                <w:i/>
                <w:color w:val="000000"/>
                <w:sz w:val="18"/>
                <w:szCs w:val="18"/>
                <w:lang w:val="en-US"/>
              </w:rPr>
              <w:t>C</w:t>
            </w:r>
            <w:r w:rsidR="000B58E8" w:rsidRPr="000B58E8">
              <w:rPr>
                <w:rFonts w:ascii="Arial" w:hAnsi="Arial" w:cs="Arial"/>
                <w:bCs/>
                <w:i/>
                <w:color w:val="000000"/>
                <w:sz w:val="18"/>
                <w:szCs w:val="18"/>
                <w:vertAlign w:val="subscript"/>
                <w:lang w:val="en-US"/>
              </w:rPr>
              <w:t>D</w:t>
            </w:r>
            <w:r w:rsidR="000B58E8" w:rsidRPr="000B58E8">
              <w:rPr>
                <w:rFonts w:ascii="Arial" w:hAnsi="Arial" w:cs="Arial"/>
                <w:bCs/>
                <w:i/>
                <w:color w:val="000000"/>
                <w:sz w:val="18"/>
                <w:szCs w:val="18"/>
                <w:lang w:val="en-US"/>
              </w:rPr>
              <w:t xml:space="preserve">-Re </w:t>
            </w:r>
            <w:proofErr w:type="spellStart"/>
            <w:r w:rsidR="000B58E8" w:rsidRPr="000B58E8">
              <w:rPr>
                <w:rFonts w:ascii="Arial" w:hAnsi="Arial" w:cs="Arial"/>
                <w:bCs/>
                <w:color w:val="000000"/>
                <w:sz w:val="18"/>
                <w:szCs w:val="18"/>
                <w:lang w:val="en-US"/>
              </w:rPr>
              <w:t>analizlerinin</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literatür</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ile</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uyumlu</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olmasıdır</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yaklaşık</w:t>
            </w:r>
            <w:proofErr w:type="spellEnd"/>
            <w:r w:rsidR="000B58E8" w:rsidRPr="000B58E8">
              <w:rPr>
                <w:rFonts w:ascii="Arial" w:hAnsi="Arial" w:cs="Arial"/>
                <w:bCs/>
                <w:color w:val="000000"/>
                <w:sz w:val="18"/>
                <w:szCs w:val="18"/>
                <w:lang w:val="en-US"/>
              </w:rPr>
              <w:t xml:space="preserve"> %5 </w:t>
            </w:r>
            <w:proofErr w:type="spellStart"/>
            <w:r w:rsidR="000B58E8" w:rsidRPr="000B58E8">
              <w:rPr>
                <w:rFonts w:ascii="Arial" w:hAnsi="Arial" w:cs="Arial"/>
                <w:bCs/>
                <w:color w:val="000000"/>
                <w:sz w:val="18"/>
                <w:szCs w:val="18"/>
                <w:lang w:val="en-US"/>
              </w:rPr>
              <w:t>bağıl</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ortalama</w:t>
            </w:r>
            <w:proofErr w:type="spellEnd"/>
            <w:r w:rsidR="000B58E8" w:rsidRPr="000B58E8">
              <w:rPr>
                <w:rFonts w:ascii="Arial" w:hAnsi="Arial" w:cs="Arial"/>
                <w:bCs/>
                <w:color w:val="000000"/>
                <w:sz w:val="18"/>
                <w:szCs w:val="18"/>
                <w:lang w:val="en-US"/>
              </w:rPr>
              <w:t xml:space="preserve"> </w:t>
            </w:r>
            <w:proofErr w:type="spellStart"/>
            <w:r w:rsidR="000B58E8" w:rsidRPr="000B58E8">
              <w:rPr>
                <w:rFonts w:ascii="Arial" w:hAnsi="Arial" w:cs="Arial"/>
                <w:bCs/>
                <w:color w:val="000000"/>
                <w:sz w:val="18"/>
                <w:szCs w:val="18"/>
                <w:lang w:val="en-US"/>
              </w:rPr>
              <w:t>hata</w:t>
            </w:r>
            <w:proofErr w:type="spellEnd"/>
            <w:r w:rsidR="000B58E8" w:rsidRPr="000B58E8">
              <w:rPr>
                <w:rFonts w:ascii="Arial" w:hAnsi="Arial" w:cs="Arial"/>
                <w:bCs/>
                <w:color w:val="000000"/>
                <w:sz w:val="18"/>
                <w:szCs w:val="18"/>
                <w:lang w:val="en-US"/>
              </w:rPr>
              <w:t>).</w:t>
            </w:r>
          </w:p>
          <w:p w14:paraId="31083EE7" w14:textId="12266E0C" w:rsidR="000B58E8" w:rsidRPr="000B58E8" w:rsidRDefault="00B311AD" w:rsidP="000B58E8">
            <w:pPr>
              <w:pStyle w:val="WW-NormalWeb1"/>
              <w:numPr>
                <w:ilvl w:val="0"/>
                <w:numId w:val="37"/>
              </w:numPr>
              <w:contextualSpacing/>
              <w:jc w:val="both"/>
              <w:rPr>
                <w:rFonts w:ascii="Arial" w:hAnsi="Arial" w:cs="Arial"/>
                <w:color w:val="000000"/>
                <w:sz w:val="18"/>
                <w:szCs w:val="18"/>
              </w:rPr>
            </w:pPr>
            <w:proofErr w:type="spellStart"/>
            <w:r>
              <w:rPr>
                <w:rFonts w:ascii="Arial" w:hAnsi="Arial" w:cs="Arial"/>
                <w:bCs/>
                <w:color w:val="000000"/>
                <w:sz w:val="18"/>
                <w:szCs w:val="18"/>
              </w:rPr>
              <w:t>MP</w:t>
            </w:r>
            <w:r w:rsidR="000B58E8" w:rsidRPr="000B58E8">
              <w:rPr>
                <w:rFonts w:ascii="Arial" w:hAnsi="Arial" w:cs="Arial"/>
                <w:bCs/>
                <w:color w:val="000000"/>
                <w:sz w:val="18"/>
                <w:szCs w:val="18"/>
              </w:rPr>
              <w:t>lerin</w:t>
            </w:r>
            <w:proofErr w:type="spellEnd"/>
            <w:r w:rsidR="000B58E8" w:rsidRPr="000B58E8">
              <w:rPr>
                <w:rFonts w:ascii="Arial" w:hAnsi="Arial" w:cs="Arial"/>
                <w:bCs/>
                <w:color w:val="000000"/>
                <w:sz w:val="18"/>
                <w:szCs w:val="18"/>
              </w:rPr>
              <w:t xml:space="preserve"> çökelme hızlarının hesaplamalı akışkanlar yöntemi ile sayısal modellemesi ve analizini gerçekleştirmek</w:t>
            </w:r>
            <w:r w:rsidR="000B58E8">
              <w:rPr>
                <w:rFonts w:ascii="Arial" w:hAnsi="Arial" w:cs="Arial"/>
                <w:bCs/>
                <w:color w:val="000000"/>
                <w:sz w:val="18"/>
                <w:szCs w:val="18"/>
              </w:rPr>
              <w:t xml:space="preserve"> (İP-3)</w:t>
            </w:r>
            <w:r w:rsidR="000B58E8" w:rsidRPr="000B58E8">
              <w:rPr>
                <w:rFonts w:ascii="Arial" w:hAnsi="Arial" w:cs="Arial"/>
                <w:bCs/>
                <w:color w:val="000000"/>
                <w:sz w:val="18"/>
                <w:szCs w:val="18"/>
              </w:rPr>
              <w:t>.</w:t>
            </w:r>
            <w:r w:rsidR="000B58E8">
              <w:rPr>
                <w:rFonts w:ascii="Arial" w:hAnsi="Arial" w:cs="Arial"/>
                <w:bCs/>
                <w:color w:val="000000"/>
                <w:sz w:val="18"/>
                <w:szCs w:val="18"/>
              </w:rPr>
              <w:t xml:space="preserve"> </w:t>
            </w:r>
            <w:r w:rsidR="000B58E8" w:rsidRPr="000A7328">
              <w:rPr>
                <w:rFonts w:ascii="Arial" w:hAnsi="Arial" w:cs="Arial"/>
                <w:bCs/>
                <w:sz w:val="18"/>
                <w:szCs w:val="18"/>
                <w:lang w:val="en-US"/>
              </w:rPr>
              <w:t>İP</w:t>
            </w:r>
            <w:r w:rsidR="000B58E8">
              <w:rPr>
                <w:rFonts w:ascii="Arial" w:hAnsi="Arial" w:cs="Arial"/>
                <w:bCs/>
                <w:sz w:val="18"/>
                <w:szCs w:val="18"/>
                <w:lang w:val="en-US"/>
              </w:rPr>
              <w:t>-3</w:t>
            </w:r>
            <w:r w:rsidR="000B58E8" w:rsidRPr="000A7328">
              <w:rPr>
                <w:rFonts w:ascii="Arial" w:hAnsi="Arial" w:cs="Arial"/>
                <w:bCs/>
                <w:sz w:val="18"/>
                <w:szCs w:val="18"/>
                <w:lang w:val="en-US"/>
              </w:rPr>
              <w:t>’</w:t>
            </w:r>
            <w:r w:rsidR="000B58E8">
              <w:rPr>
                <w:rFonts w:ascii="Arial" w:hAnsi="Arial" w:cs="Arial"/>
                <w:bCs/>
                <w:sz w:val="18"/>
                <w:szCs w:val="18"/>
                <w:lang w:val="en-US"/>
              </w:rPr>
              <w:t>ün</w:t>
            </w:r>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başarı</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ölçütü</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düzenli</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ve</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düzensiz</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şekilli</w:t>
            </w:r>
            <w:proofErr w:type="spellEnd"/>
            <w:r w:rsidR="000B58E8" w:rsidRPr="000A7328">
              <w:rPr>
                <w:rFonts w:ascii="Arial" w:hAnsi="Arial" w:cs="Arial"/>
                <w:bCs/>
                <w:sz w:val="18"/>
                <w:szCs w:val="18"/>
                <w:lang w:val="en-US"/>
              </w:rPr>
              <w:t xml:space="preserve"> </w:t>
            </w:r>
            <w:proofErr w:type="spellStart"/>
            <w:r>
              <w:rPr>
                <w:rFonts w:ascii="Arial" w:hAnsi="Arial" w:cs="Arial"/>
                <w:bCs/>
                <w:sz w:val="18"/>
                <w:szCs w:val="18"/>
                <w:lang w:val="en-US"/>
              </w:rPr>
              <w:t>MP</w:t>
            </w:r>
            <w:r w:rsidR="000B58E8" w:rsidRPr="000A7328">
              <w:rPr>
                <w:rFonts w:ascii="Arial" w:hAnsi="Arial" w:cs="Arial"/>
                <w:bCs/>
                <w:sz w:val="18"/>
                <w:szCs w:val="18"/>
                <w:lang w:val="en-US"/>
              </w:rPr>
              <w:t>lerin</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şekil</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faktörü</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analizlerinin</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literatür</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ile</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uyumlu</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olmasıdır</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yaklaşık</w:t>
            </w:r>
            <w:proofErr w:type="spellEnd"/>
            <w:r w:rsidR="000B58E8" w:rsidRPr="000A7328">
              <w:rPr>
                <w:rFonts w:ascii="Arial" w:hAnsi="Arial" w:cs="Arial"/>
                <w:bCs/>
                <w:sz w:val="18"/>
                <w:szCs w:val="18"/>
                <w:lang w:val="en-US"/>
              </w:rPr>
              <w:t xml:space="preserve"> %5 </w:t>
            </w:r>
            <w:proofErr w:type="spellStart"/>
            <w:r w:rsidR="000B58E8" w:rsidRPr="000A7328">
              <w:rPr>
                <w:rFonts w:ascii="Arial" w:hAnsi="Arial" w:cs="Arial"/>
                <w:bCs/>
                <w:sz w:val="18"/>
                <w:szCs w:val="18"/>
                <w:lang w:val="en-US"/>
              </w:rPr>
              <w:t>bağıl</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ortalama</w:t>
            </w:r>
            <w:proofErr w:type="spellEnd"/>
            <w:r w:rsidR="000B58E8" w:rsidRPr="000A7328">
              <w:rPr>
                <w:rFonts w:ascii="Arial" w:hAnsi="Arial" w:cs="Arial"/>
                <w:bCs/>
                <w:sz w:val="18"/>
                <w:szCs w:val="18"/>
                <w:lang w:val="en-US"/>
              </w:rPr>
              <w:t xml:space="preserve"> </w:t>
            </w:r>
            <w:proofErr w:type="spellStart"/>
            <w:r w:rsidR="000B58E8" w:rsidRPr="000A7328">
              <w:rPr>
                <w:rFonts w:ascii="Arial" w:hAnsi="Arial" w:cs="Arial"/>
                <w:bCs/>
                <w:sz w:val="18"/>
                <w:szCs w:val="18"/>
                <w:lang w:val="en-US"/>
              </w:rPr>
              <w:t>hata</w:t>
            </w:r>
            <w:proofErr w:type="spellEnd"/>
            <w:r w:rsidR="000B58E8" w:rsidRPr="000A7328">
              <w:rPr>
                <w:rFonts w:ascii="Arial" w:hAnsi="Arial" w:cs="Arial"/>
                <w:bCs/>
                <w:sz w:val="18"/>
                <w:szCs w:val="18"/>
                <w:lang w:val="en-US"/>
              </w:rPr>
              <w:t>).</w:t>
            </w:r>
          </w:p>
          <w:p w14:paraId="6AB00AAE" w14:textId="5027C4A3" w:rsidR="00143B76" w:rsidRPr="00A7043D" w:rsidRDefault="000B58E8" w:rsidP="004613CD">
            <w:pPr>
              <w:pStyle w:val="WW-NormalWeb1"/>
              <w:numPr>
                <w:ilvl w:val="0"/>
                <w:numId w:val="37"/>
              </w:numPr>
              <w:contextualSpacing/>
              <w:jc w:val="both"/>
              <w:rPr>
                <w:rFonts w:ascii="Arial" w:hAnsi="Arial" w:cs="Arial"/>
                <w:color w:val="000000"/>
                <w:sz w:val="18"/>
                <w:szCs w:val="18"/>
              </w:rPr>
            </w:pPr>
            <w:r w:rsidRPr="000B58E8">
              <w:rPr>
                <w:rFonts w:ascii="Arial" w:hAnsi="Arial" w:cs="Arial"/>
                <w:color w:val="000000" w:themeColor="text1"/>
                <w:sz w:val="18"/>
                <w:szCs w:val="18"/>
              </w:rPr>
              <w:t>Derin Öğrenme ile Deney Sonuçlarının Çökelme Davranışı için Analizi ve Şekil Faktörü Geliştirilmesi</w:t>
            </w:r>
            <w:r>
              <w:rPr>
                <w:rFonts w:ascii="Arial" w:hAnsi="Arial" w:cs="Arial"/>
                <w:color w:val="000000" w:themeColor="text1"/>
                <w:sz w:val="18"/>
                <w:szCs w:val="18"/>
              </w:rPr>
              <w:t xml:space="preserve"> (İP-4).</w:t>
            </w:r>
            <w:r w:rsidR="004613CD">
              <w:rPr>
                <w:rFonts w:ascii="Arial" w:hAnsi="Arial" w:cs="Arial"/>
                <w:color w:val="000000" w:themeColor="text1"/>
                <w:sz w:val="18"/>
                <w:szCs w:val="18"/>
              </w:rPr>
              <w:t xml:space="preserve"> </w:t>
            </w:r>
            <w:r w:rsidR="004613CD">
              <w:rPr>
                <w:rFonts w:ascii="Arial" w:hAnsi="Arial" w:cs="Arial"/>
                <w:color w:val="000000" w:themeColor="text1"/>
                <w:sz w:val="18"/>
                <w:szCs w:val="18"/>
                <w:lang w:val="en-US"/>
              </w:rPr>
              <w:t>İP-4</w:t>
            </w:r>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kapsamında</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başarı</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ölçütü</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olarak</w:t>
            </w:r>
            <w:proofErr w:type="spellEnd"/>
            <w:r w:rsidR="004613CD" w:rsidRPr="004613CD">
              <w:rPr>
                <w:rFonts w:ascii="Arial" w:hAnsi="Arial" w:cs="Arial"/>
                <w:color w:val="000000" w:themeColor="text1"/>
                <w:sz w:val="18"/>
                <w:szCs w:val="18"/>
                <w:lang w:val="en-US"/>
              </w:rPr>
              <w:t xml:space="preserve"> RMSE </w:t>
            </w:r>
            <w:proofErr w:type="spellStart"/>
            <w:r w:rsidR="004613CD" w:rsidRPr="004613CD">
              <w:rPr>
                <w:rFonts w:ascii="Arial" w:hAnsi="Arial" w:cs="Arial"/>
                <w:color w:val="000000" w:themeColor="text1"/>
                <w:sz w:val="18"/>
                <w:szCs w:val="18"/>
                <w:lang w:val="en-US"/>
              </w:rPr>
              <w:t>ve</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MAE’de</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hata</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payının</w:t>
            </w:r>
            <w:proofErr w:type="spellEnd"/>
            <w:r w:rsidR="004613CD" w:rsidRPr="004613CD">
              <w:rPr>
                <w:rFonts w:ascii="Arial" w:hAnsi="Arial" w:cs="Arial"/>
                <w:color w:val="000000" w:themeColor="text1"/>
                <w:sz w:val="18"/>
                <w:szCs w:val="18"/>
                <w:lang w:val="en-US"/>
              </w:rPr>
              <w:t xml:space="preserve"> %0.2; MVAF </w:t>
            </w:r>
            <w:proofErr w:type="spellStart"/>
            <w:r w:rsidR="004613CD" w:rsidRPr="004613CD">
              <w:rPr>
                <w:rFonts w:ascii="Arial" w:hAnsi="Arial" w:cs="Arial"/>
                <w:color w:val="000000" w:themeColor="text1"/>
                <w:sz w:val="18"/>
                <w:szCs w:val="18"/>
                <w:lang w:val="en-US"/>
              </w:rPr>
              <w:t>ve</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TVE’nin</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hata</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payının</w:t>
            </w:r>
            <w:proofErr w:type="spellEnd"/>
            <w:r w:rsidR="004613CD" w:rsidRPr="004613CD">
              <w:rPr>
                <w:rFonts w:ascii="Arial" w:hAnsi="Arial" w:cs="Arial"/>
                <w:color w:val="000000" w:themeColor="text1"/>
                <w:sz w:val="18"/>
                <w:szCs w:val="18"/>
                <w:lang w:val="en-US"/>
              </w:rPr>
              <w:t xml:space="preserve"> %5 </w:t>
            </w:r>
            <w:proofErr w:type="spellStart"/>
            <w:r w:rsidR="004613CD" w:rsidRPr="004613CD">
              <w:rPr>
                <w:rFonts w:ascii="Arial" w:hAnsi="Arial" w:cs="Arial"/>
                <w:color w:val="000000" w:themeColor="text1"/>
                <w:sz w:val="18"/>
                <w:szCs w:val="18"/>
                <w:lang w:val="en-US"/>
              </w:rPr>
              <w:t>olması</w:t>
            </w:r>
            <w:proofErr w:type="spellEnd"/>
            <w:r w:rsidR="004613CD" w:rsidRPr="004613CD">
              <w:rPr>
                <w:rFonts w:ascii="Arial" w:hAnsi="Arial" w:cs="Arial"/>
                <w:color w:val="000000" w:themeColor="text1"/>
                <w:sz w:val="18"/>
                <w:szCs w:val="18"/>
                <w:lang w:val="en-US"/>
              </w:rPr>
              <w:t xml:space="preserve"> </w:t>
            </w:r>
            <w:proofErr w:type="spellStart"/>
            <w:r w:rsidR="004613CD" w:rsidRPr="004613CD">
              <w:rPr>
                <w:rFonts w:ascii="Arial" w:hAnsi="Arial" w:cs="Arial"/>
                <w:color w:val="000000" w:themeColor="text1"/>
                <w:sz w:val="18"/>
                <w:szCs w:val="18"/>
                <w:lang w:val="en-US"/>
              </w:rPr>
              <w:t>hedeflenmektedir</w:t>
            </w:r>
            <w:proofErr w:type="spellEnd"/>
            <w:r w:rsidR="004613CD" w:rsidRPr="004613CD">
              <w:rPr>
                <w:rFonts w:ascii="Arial" w:hAnsi="Arial" w:cs="Arial"/>
                <w:color w:val="000000" w:themeColor="text1"/>
                <w:sz w:val="18"/>
                <w:szCs w:val="18"/>
                <w:lang w:val="en-US"/>
              </w:rPr>
              <w:t xml:space="preserve"> (Loh </w:t>
            </w:r>
            <w:proofErr w:type="spellStart"/>
            <w:r w:rsidR="004613CD" w:rsidRPr="004613CD">
              <w:rPr>
                <w:rFonts w:ascii="Arial" w:hAnsi="Arial" w:cs="Arial"/>
                <w:color w:val="000000" w:themeColor="text1"/>
                <w:sz w:val="18"/>
                <w:szCs w:val="18"/>
                <w:lang w:val="en-US"/>
              </w:rPr>
              <w:t>vd</w:t>
            </w:r>
            <w:proofErr w:type="spellEnd"/>
            <w:r w:rsidR="004613CD" w:rsidRPr="004613CD">
              <w:rPr>
                <w:rFonts w:ascii="Arial" w:hAnsi="Arial" w:cs="Arial"/>
                <w:color w:val="000000" w:themeColor="text1"/>
                <w:sz w:val="18"/>
                <w:szCs w:val="18"/>
                <w:lang w:val="en-US"/>
              </w:rPr>
              <w:t>, 2021).</w:t>
            </w:r>
          </w:p>
        </w:tc>
      </w:tr>
    </w:tbl>
    <w:p w14:paraId="7710B14C" w14:textId="77777777" w:rsidR="00BB4D28" w:rsidRPr="000335C5" w:rsidRDefault="00BB4D28" w:rsidP="00373BFD">
      <w:pPr>
        <w:pStyle w:val="WW-NormalWeb1"/>
        <w:spacing w:before="0" w:after="0"/>
        <w:contextualSpacing/>
        <w:rPr>
          <w:rFonts w:ascii="Arial" w:hAnsi="Arial" w:cs="Arial"/>
          <w:color w:val="000000"/>
          <w:sz w:val="18"/>
          <w:szCs w:val="18"/>
        </w:rPr>
      </w:pPr>
    </w:p>
    <w:p w14:paraId="566EA7D2" w14:textId="77777777" w:rsidR="00BB4D28" w:rsidRPr="000335C5" w:rsidRDefault="00BB4D28" w:rsidP="00373BFD">
      <w:pPr>
        <w:pStyle w:val="WW-NormalWeb1"/>
        <w:numPr>
          <w:ilvl w:val="0"/>
          <w:numId w:val="17"/>
        </w:numPr>
        <w:spacing w:before="0" w:after="0"/>
        <w:ind w:left="0" w:hanging="11"/>
        <w:contextualSpacing/>
        <w:jc w:val="both"/>
        <w:rPr>
          <w:rFonts w:ascii="Arial" w:hAnsi="Arial" w:cs="Arial"/>
          <w:b/>
          <w:bCs/>
          <w:sz w:val="18"/>
          <w:szCs w:val="18"/>
        </w:rPr>
      </w:pPr>
      <w:r w:rsidRPr="000335C5">
        <w:rPr>
          <w:rFonts w:ascii="Arial" w:hAnsi="Arial" w:cs="Arial"/>
          <w:b/>
          <w:bCs/>
          <w:sz w:val="18"/>
          <w:szCs w:val="18"/>
        </w:rPr>
        <w:t>YÖNTEM</w:t>
      </w:r>
    </w:p>
    <w:p w14:paraId="6E28FCD3" w14:textId="77777777" w:rsidR="00BB4D28" w:rsidRPr="000335C5" w:rsidRDefault="00BB4D28" w:rsidP="00373BFD">
      <w:pPr>
        <w:pStyle w:val="WW-NormalWeb1"/>
        <w:spacing w:before="0" w:after="0"/>
        <w:contextualSpacing/>
        <w:jc w:val="both"/>
        <w:rPr>
          <w:rFonts w:ascii="Arial" w:hAnsi="Arial" w:cs="Arial"/>
          <w:sz w:val="18"/>
          <w:szCs w:val="18"/>
        </w:rPr>
      </w:pPr>
    </w:p>
    <w:p w14:paraId="35782D2E" w14:textId="77777777" w:rsidR="00ED0A98" w:rsidRPr="000335C5" w:rsidRDefault="00ED0A98" w:rsidP="00373BFD">
      <w:pPr>
        <w:pStyle w:val="ListParagraph"/>
        <w:spacing w:after="0" w:line="240" w:lineRule="auto"/>
        <w:ind w:left="0"/>
        <w:jc w:val="both"/>
        <w:rPr>
          <w:rFonts w:ascii="Arial" w:hAnsi="Arial" w:cs="Arial"/>
          <w:color w:val="000000"/>
          <w:sz w:val="18"/>
          <w:szCs w:val="18"/>
          <w:lang w:val="tr-TR"/>
        </w:rPr>
      </w:pPr>
      <w:r w:rsidRPr="000335C5">
        <w:rPr>
          <w:rFonts w:ascii="Arial" w:hAnsi="Arial" w:cs="Arial"/>
          <w:color w:val="000000"/>
          <w:sz w:val="18"/>
          <w:szCs w:val="18"/>
          <w:lang w:val="tr-TR"/>
        </w:rPr>
        <w:t xml:space="preserve">Projede uygulanacak yöntem ve araştırma teknikleri (veri toplama araçları ve analiz yöntemleri dahil) ilgili literatüre atıf yapılarak açıklanır. </w:t>
      </w:r>
      <w:r w:rsidR="00EC451C" w:rsidRPr="000335C5">
        <w:rPr>
          <w:rFonts w:ascii="Arial" w:hAnsi="Arial" w:cs="Arial"/>
          <w:color w:val="000000"/>
          <w:sz w:val="18"/>
          <w:szCs w:val="18"/>
          <w:lang w:val="tr-TR"/>
        </w:rPr>
        <w:t>Y</w:t>
      </w:r>
      <w:r w:rsidRPr="000335C5">
        <w:rPr>
          <w:rFonts w:ascii="Arial" w:hAnsi="Arial" w:cs="Arial"/>
          <w:color w:val="000000"/>
          <w:sz w:val="18"/>
          <w:szCs w:val="18"/>
          <w:lang w:val="tr-TR"/>
        </w:rPr>
        <w:t xml:space="preserve">öntem ve tekniklerin projede öngörülen amaç ve hedeflere ulaşmaya elverişli olduğu ortaya konulur. </w:t>
      </w:r>
    </w:p>
    <w:p w14:paraId="5E6A015F" w14:textId="77777777" w:rsidR="00ED0A98" w:rsidRPr="00851ADC" w:rsidRDefault="00ED0A98" w:rsidP="00373BFD">
      <w:pPr>
        <w:contextualSpacing/>
        <w:jc w:val="both"/>
        <w:rPr>
          <w:rFonts w:ascii="Arial" w:hAnsi="Arial" w:cs="Arial"/>
          <w:color w:val="000000"/>
          <w:sz w:val="10"/>
          <w:szCs w:val="10"/>
          <w:lang w:val="tr-TR"/>
        </w:rPr>
      </w:pPr>
    </w:p>
    <w:p w14:paraId="23C3742D" w14:textId="77777777" w:rsidR="00ED0A98" w:rsidRPr="000335C5" w:rsidRDefault="00ED0A98" w:rsidP="00373BFD">
      <w:pPr>
        <w:contextualSpacing/>
        <w:jc w:val="both"/>
        <w:rPr>
          <w:rFonts w:ascii="Arial" w:hAnsi="Arial" w:cs="Arial"/>
          <w:color w:val="000000"/>
          <w:sz w:val="18"/>
          <w:szCs w:val="18"/>
          <w:lang w:val="tr-TR"/>
        </w:rPr>
      </w:pPr>
      <w:r w:rsidRPr="000335C5">
        <w:rPr>
          <w:rFonts w:ascii="Arial" w:hAnsi="Arial" w:cs="Arial"/>
          <w:color w:val="000000"/>
          <w:sz w:val="18"/>
          <w:szCs w:val="18"/>
          <w:lang w:val="tr-TR"/>
        </w:rPr>
        <w:t xml:space="preserve">Yöntem bölümünün araştırmanın tasarımını, bağımlı ve bağımsız değişkenleri ve istatistiksel yöntemleri kapsaması gerekir. Proje önerisinde herhangi bir ön çalışma veya fizibilite yapıldıysa bunların sunulması beklenir. </w:t>
      </w:r>
      <w:r w:rsidR="00EC451C" w:rsidRPr="000335C5">
        <w:rPr>
          <w:rFonts w:ascii="Arial" w:hAnsi="Arial" w:cs="Arial"/>
          <w:color w:val="000000"/>
          <w:sz w:val="18"/>
          <w:szCs w:val="18"/>
          <w:lang w:val="tr-TR"/>
        </w:rPr>
        <w:t>Yöntemlerin iş paketleri ile ilişkilendirilmesi gerekir.</w:t>
      </w:r>
    </w:p>
    <w:p w14:paraId="1C4CB3F2" w14:textId="77777777" w:rsidR="00BB4D28" w:rsidRPr="000335C5" w:rsidRDefault="00BB4D28" w:rsidP="00373BFD">
      <w:pPr>
        <w:pStyle w:val="WW-NormalWeb1"/>
        <w:spacing w:before="0" w:after="0"/>
        <w:contextualSpacing/>
        <w:jc w:val="both"/>
        <w:rPr>
          <w:rFonts w:ascii="Arial" w:hAnsi="Arial" w:cs="Arial"/>
          <w:color w:val="000000"/>
          <w:sz w:val="18"/>
          <w:szCs w:val="18"/>
        </w:rPr>
      </w:pPr>
    </w:p>
    <w:tbl>
      <w:tblPr>
        <w:tblW w:w="4943" w:type="pct"/>
        <w:tblInd w:w="108" w:type="dxa"/>
        <w:tblLook w:val="0000" w:firstRow="0" w:lastRow="0" w:firstColumn="0" w:lastColumn="0" w:noHBand="0" w:noVBand="0"/>
      </w:tblPr>
      <w:tblGrid>
        <w:gridCol w:w="9399"/>
      </w:tblGrid>
      <w:tr w:rsidR="00143B76" w:rsidRPr="00A84F51" w14:paraId="515B7F11" w14:textId="77777777" w:rsidTr="006427C9">
        <w:trPr>
          <w:trHeight w:val="592"/>
        </w:trPr>
        <w:tc>
          <w:tcPr>
            <w:tcW w:w="5000" w:type="pct"/>
            <w:tcBorders>
              <w:top w:val="single" w:sz="4" w:space="0" w:color="000000"/>
              <w:left w:val="single" w:sz="4" w:space="0" w:color="000000"/>
              <w:bottom w:val="single" w:sz="4" w:space="0" w:color="000000"/>
              <w:right w:val="single" w:sz="4" w:space="0" w:color="000000"/>
            </w:tcBorders>
          </w:tcPr>
          <w:p w14:paraId="1FF48481" w14:textId="31EA7A8F" w:rsidR="00BC7DA3" w:rsidRPr="00BC7DA3" w:rsidRDefault="002C30C6" w:rsidP="00851ADC">
            <w:pPr>
              <w:pStyle w:val="WW-NormalWeb1"/>
              <w:spacing w:before="0" w:after="0"/>
              <w:jc w:val="both"/>
              <w:rPr>
                <w:rFonts w:ascii="Arial" w:hAnsi="Arial" w:cs="Arial"/>
                <w:b/>
                <w:color w:val="000000"/>
                <w:sz w:val="18"/>
                <w:szCs w:val="18"/>
                <w:u w:val="single"/>
              </w:rPr>
            </w:pPr>
            <w:r>
              <w:rPr>
                <w:rFonts w:ascii="Arial" w:hAnsi="Arial" w:cs="Arial"/>
                <w:b/>
                <w:color w:val="000000"/>
                <w:sz w:val="18"/>
                <w:szCs w:val="18"/>
                <w:u w:val="single"/>
              </w:rPr>
              <w:t>Deney Numunelerinin</w:t>
            </w:r>
            <w:r w:rsidR="00BC7DA3" w:rsidRPr="00BC7DA3">
              <w:rPr>
                <w:rFonts w:ascii="Arial" w:hAnsi="Arial" w:cs="Arial"/>
                <w:b/>
                <w:color w:val="000000"/>
                <w:sz w:val="18"/>
                <w:szCs w:val="18"/>
                <w:u w:val="single"/>
              </w:rPr>
              <w:t xml:space="preserve"> Hazırlanması </w:t>
            </w:r>
            <w:r w:rsidR="00F04542">
              <w:rPr>
                <w:rFonts w:ascii="Arial" w:hAnsi="Arial" w:cs="Arial"/>
                <w:b/>
                <w:color w:val="000000"/>
                <w:sz w:val="18"/>
                <w:szCs w:val="18"/>
                <w:u w:val="single"/>
              </w:rPr>
              <w:t xml:space="preserve">ve Tanımlanması </w:t>
            </w:r>
            <w:r w:rsidR="00BC7DA3" w:rsidRPr="00BC7DA3">
              <w:rPr>
                <w:rFonts w:ascii="Arial" w:hAnsi="Arial" w:cs="Arial"/>
                <w:b/>
                <w:color w:val="000000"/>
                <w:sz w:val="18"/>
                <w:szCs w:val="18"/>
                <w:u w:val="single"/>
              </w:rPr>
              <w:t>(İP-1)</w:t>
            </w:r>
          </w:p>
          <w:p w14:paraId="028C0B2E" w14:textId="470F4B87" w:rsidR="00BC7DA3" w:rsidRPr="00BC7DA3" w:rsidRDefault="00BC7DA3" w:rsidP="00BC7DA3">
            <w:pPr>
              <w:pStyle w:val="WW-NormalWeb1"/>
              <w:spacing w:before="0" w:after="0"/>
              <w:jc w:val="both"/>
              <w:rPr>
                <w:rFonts w:ascii="Arial" w:hAnsi="Arial" w:cs="Arial"/>
                <w:color w:val="000000"/>
                <w:sz w:val="18"/>
                <w:szCs w:val="18"/>
              </w:rPr>
            </w:pPr>
            <w:r w:rsidRPr="00BC7DA3">
              <w:rPr>
                <w:rFonts w:ascii="Arial" w:hAnsi="Arial" w:cs="Arial"/>
                <w:color w:val="000000"/>
                <w:sz w:val="18"/>
                <w:szCs w:val="18"/>
              </w:rPr>
              <w:t xml:space="preserve">Çökelme deneylerinde kullanılacak </w:t>
            </w:r>
            <w:r w:rsidR="00B311AD">
              <w:rPr>
                <w:rFonts w:ascii="Arial" w:hAnsi="Arial" w:cs="Arial"/>
                <w:color w:val="000000"/>
                <w:sz w:val="18"/>
                <w:szCs w:val="18"/>
              </w:rPr>
              <w:t>MP</w:t>
            </w:r>
            <w:r w:rsidRPr="00BC7DA3">
              <w:rPr>
                <w:rFonts w:ascii="Arial" w:hAnsi="Arial" w:cs="Arial"/>
                <w:color w:val="000000"/>
                <w:sz w:val="18"/>
                <w:szCs w:val="18"/>
              </w:rPr>
              <w:t xml:space="preserve"> parçacık türleri Türkiye kıyılarında tespit edilen türleri de kapsayacak şekilde belirlenmiştir. Su kolonunda çökelme gösterdiği bilinen </w:t>
            </w:r>
            <w:proofErr w:type="spellStart"/>
            <w:r w:rsidRPr="00BC7DA3">
              <w:rPr>
                <w:rFonts w:ascii="Arial" w:hAnsi="Arial" w:cs="Arial"/>
                <w:color w:val="000000"/>
                <w:sz w:val="18"/>
                <w:szCs w:val="18"/>
              </w:rPr>
              <w:t>Polistren</w:t>
            </w:r>
            <w:proofErr w:type="spellEnd"/>
            <w:r w:rsidRPr="00BC7DA3">
              <w:rPr>
                <w:rFonts w:ascii="Arial" w:hAnsi="Arial" w:cs="Arial"/>
                <w:color w:val="000000"/>
                <w:sz w:val="18"/>
                <w:szCs w:val="18"/>
              </w:rPr>
              <w:t xml:space="preserve"> (PS), </w:t>
            </w:r>
            <w:proofErr w:type="spellStart"/>
            <w:r w:rsidRPr="00BC7DA3">
              <w:rPr>
                <w:rFonts w:ascii="Arial" w:hAnsi="Arial" w:cs="Arial"/>
                <w:color w:val="000000"/>
                <w:sz w:val="18"/>
                <w:szCs w:val="18"/>
              </w:rPr>
              <w:t>Polilaktikasit</w:t>
            </w:r>
            <w:proofErr w:type="spellEnd"/>
            <w:r w:rsidRPr="00BC7DA3">
              <w:rPr>
                <w:rFonts w:ascii="Arial" w:hAnsi="Arial" w:cs="Arial"/>
                <w:color w:val="000000"/>
                <w:sz w:val="18"/>
                <w:szCs w:val="18"/>
              </w:rPr>
              <w:t xml:space="preserve"> (PLA), Poliamid 6 (PA6), Polietilen </w:t>
            </w:r>
            <w:proofErr w:type="spellStart"/>
            <w:r w:rsidRPr="00BC7DA3">
              <w:rPr>
                <w:rFonts w:ascii="Arial" w:hAnsi="Arial" w:cs="Arial"/>
                <w:color w:val="000000"/>
                <w:sz w:val="18"/>
                <w:szCs w:val="18"/>
              </w:rPr>
              <w:t>tereftalat</w:t>
            </w:r>
            <w:proofErr w:type="spellEnd"/>
            <w:r w:rsidRPr="00BC7DA3">
              <w:rPr>
                <w:rFonts w:ascii="Arial" w:hAnsi="Arial" w:cs="Arial"/>
                <w:color w:val="000000"/>
                <w:sz w:val="18"/>
                <w:szCs w:val="18"/>
              </w:rPr>
              <w:t xml:space="preserve"> (PET) ve Polivinil klorür (PVC) deneylerde çalışılacak olan polimer tipleridir. Bu polimerler üreticilerinden temin edilecektir. Ayrıca aşağıda “iii” </w:t>
            </w:r>
            <w:proofErr w:type="spellStart"/>
            <w:r w:rsidRPr="00BC7DA3">
              <w:rPr>
                <w:rFonts w:ascii="Arial" w:hAnsi="Arial" w:cs="Arial"/>
                <w:color w:val="000000"/>
                <w:sz w:val="18"/>
                <w:szCs w:val="18"/>
              </w:rPr>
              <w:t>nolu</w:t>
            </w:r>
            <w:proofErr w:type="spellEnd"/>
            <w:r w:rsidRPr="00BC7DA3">
              <w:rPr>
                <w:rFonts w:ascii="Arial" w:hAnsi="Arial" w:cs="Arial"/>
                <w:color w:val="000000"/>
                <w:sz w:val="18"/>
                <w:szCs w:val="18"/>
              </w:rPr>
              <w:t xml:space="preserve"> yöntem de belirtildiği üzere üretilecek düzensiz şekilli takviyeli polimer de deneylerde kullanılacaktır. Polimer şekilleri düzenli (küre, küp, silindir, yarım silindir, yarım küre, dikdörtgenler prizması, disk, plaka) ve düzensiz şekiller olarak iki grupta toplanacaktır. </w:t>
            </w:r>
            <w:proofErr w:type="spellStart"/>
            <w:r w:rsidRPr="00BC7DA3">
              <w:rPr>
                <w:rFonts w:ascii="Arial" w:hAnsi="Arial" w:cs="Arial"/>
                <w:bCs/>
                <w:color w:val="000000"/>
                <w:sz w:val="18"/>
                <w:szCs w:val="18"/>
                <w:lang w:val="en-US"/>
              </w:rPr>
              <w:t>Düzenli</w:t>
            </w:r>
            <w:proofErr w:type="spellEnd"/>
            <w:r w:rsidRPr="00BC7DA3">
              <w:rPr>
                <w:rFonts w:ascii="Arial" w:hAnsi="Arial" w:cs="Arial"/>
                <w:bCs/>
                <w:color w:val="000000"/>
                <w:sz w:val="18"/>
                <w:szCs w:val="18"/>
                <w:lang w:val="en-US"/>
              </w:rPr>
              <w:t xml:space="preserve"> </w:t>
            </w:r>
            <w:proofErr w:type="spellStart"/>
            <w:r w:rsidRPr="00BC7DA3">
              <w:rPr>
                <w:rFonts w:ascii="Arial" w:hAnsi="Arial" w:cs="Arial"/>
                <w:bCs/>
                <w:color w:val="000000"/>
                <w:sz w:val="18"/>
                <w:szCs w:val="18"/>
                <w:lang w:val="en-US"/>
              </w:rPr>
              <w:t>şekilli</w:t>
            </w:r>
            <w:proofErr w:type="spellEnd"/>
            <w:r w:rsidRPr="00BC7DA3">
              <w:rPr>
                <w:rFonts w:ascii="Arial" w:hAnsi="Arial" w:cs="Arial"/>
                <w:bCs/>
                <w:color w:val="000000"/>
                <w:sz w:val="18"/>
                <w:szCs w:val="18"/>
                <w:lang w:val="en-US"/>
              </w:rPr>
              <w:t xml:space="preserve"> </w:t>
            </w:r>
            <w:r w:rsidR="00B311AD">
              <w:rPr>
                <w:rFonts w:ascii="Arial" w:hAnsi="Arial" w:cs="Arial"/>
                <w:bCs/>
                <w:color w:val="000000"/>
                <w:sz w:val="18"/>
                <w:szCs w:val="18"/>
                <w:lang w:val="en-US"/>
              </w:rPr>
              <w:t>MP</w:t>
            </w:r>
            <w:r w:rsidRPr="00BC7DA3">
              <w:rPr>
                <w:rFonts w:ascii="Arial" w:hAnsi="Arial" w:cs="Arial"/>
                <w:bCs/>
                <w:color w:val="000000"/>
                <w:sz w:val="18"/>
                <w:szCs w:val="18"/>
                <w:lang w:val="en-US"/>
              </w:rPr>
              <w:t xml:space="preserve"> </w:t>
            </w:r>
            <w:proofErr w:type="spellStart"/>
            <w:r w:rsidRPr="00BC7DA3">
              <w:rPr>
                <w:rFonts w:ascii="Arial" w:hAnsi="Arial" w:cs="Arial"/>
                <w:bCs/>
                <w:color w:val="000000"/>
                <w:sz w:val="18"/>
                <w:szCs w:val="18"/>
                <w:lang w:val="en-US"/>
              </w:rPr>
              <w:t>parçacıklar</w:t>
            </w:r>
            <w:proofErr w:type="spellEnd"/>
            <w:r w:rsidRPr="00BC7DA3">
              <w:rPr>
                <w:rFonts w:ascii="Arial" w:hAnsi="Arial" w:cs="Arial"/>
                <w:bCs/>
                <w:color w:val="000000"/>
                <w:sz w:val="18"/>
                <w:szCs w:val="18"/>
                <w:lang w:val="en-US"/>
              </w:rPr>
              <w:t xml:space="preserve"> </w:t>
            </w:r>
            <w:proofErr w:type="spellStart"/>
            <w:r w:rsidRPr="00BC7DA3">
              <w:rPr>
                <w:rFonts w:ascii="Arial" w:hAnsi="Arial" w:cs="Arial"/>
                <w:bCs/>
                <w:color w:val="000000"/>
                <w:sz w:val="18"/>
                <w:szCs w:val="18"/>
                <w:lang w:val="en-US"/>
              </w:rPr>
              <w:t>üreticiden</w:t>
            </w:r>
            <w:proofErr w:type="spellEnd"/>
            <w:r w:rsidRPr="00BC7DA3">
              <w:rPr>
                <w:rFonts w:ascii="Arial" w:hAnsi="Arial" w:cs="Arial"/>
                <w:bCs/>
                <w:color w:val="000000"/>
                <w:sz w:val="18"/>
                <w:szCs w:val="18"/>
                <w:lang w:val="en-US"/>
              </w:rPr>
              <w:t xml:space="preserve"> </w:t>
            </w:r>
            <w:proofErr w:type="spellStart"/>
            <w:r w:rsidRPr="00BC7DA3">
              <w:rPr>
                <w:rFonts w:ascii="Arial" w:hAnsi="Arial" w:cs="Arial"/>
                <w:bCs/>
                <w:color w:val="000000"/>
                <w:sz w:val="18"/>
                <w:szCs w:val="18"/>
                <w:lang w:val="en-US"/>
              </w:rPr>
              <w:t>temin</w:t>
            </w:r>
            <w:proofErr w:type="spellEnd"/>
            <w:r w:rsidRPr="00BC7DA3">
              <w:rPr>
                <w:rFonts w:ascii="Arial" w:hAnsi="Arial" w:cs="Arial"/>
                <w:bCs/>
                <w:color w:val="000000"/>
                <w:sz w:val="18"/>
                <w:szCs w:val="18"/>
                <w:lang w:val="en-US"/>
              </w:rPr>
              <w:t xml:space="preserve"> </w:t>
            </w:r>
            <w:proofErr w:type="spellStart"/>
            <w:r w:rsidRPr="00BC7DA3">
              <w:rPr>
                <w:rFonts w:ascii="Arial" w:hAnsi="Arial" w:cs="Arial"/>
                <w:bCs/>
                <w:color w:val="000000"/>
                <w:sz w:val="18"/>
                <w:szCs w:val="18"/>
                <w:lang w:val="en-US"/>
              </w:rPr>
              <w:t>edilecektir</w:t>
            </w:r>
            <w:proofErr w:type="spellEnd"/>
            <w:r w:rsidRPr="00BC7DA3">
              <w:rPr>
                <w:rFonts w:ascii="Arial" w:hAnsi="Arial" w:cs="Arial"/>
                <w:bCs/>
                <w:color w:val="000000"/>
                <w:sz w:val="18"/>
                <w:szCs w:val="18"/>
                <w:lang w:val="en-US"/>
              </w:rPr>
              <w:t xml:space="preserve">. </w:t>
            </w:r>
            <w:r w:rsidRPr="00BC7DA3">
              <w:rPr>
                <w:rFonts w:ascii="Arial" w:hAnsi="Arial" w:cs="Arial"/>
                <w:color w:val="000000"/>
                <w:sz w:val="18"/>
                <w:szCs w:val="18"/>
              </w:rPr>
              <w:t xml:space="preserve">Düzenli ve düzensiz şekilli PLA parçacıklar için TED Üniversitesi Mühendislik Fakültesi’nde mevcut bulun an Raise3D-N2 model 3-B yazıcı kullanılacaktır. Düzensiz şekilli polimerleri elde etmek </w:t>
            </w:r>
            <w:r w:rsidRPr="00BC7DA3">
              <w:rPr>
                <w:rFonts w:ascii="Arial" w:hAnsi="Arial" w:cs="Arial"/>
                <w:color w:val="000000"/>
                <w:sz w:val="18"/>
                <w:szCs w:val="18"/>
              </w:rPr>
              <w:lastRenderedPageBreak/>
              <w:t>için ise literatürde iki yöntem önerilmektedir (</w:t>
            </w:r>
            <w:proofErr w:type="spellStart"/>
            <w:r w:rsidRPr="00BC7DA3">
              <w:rPr>
                <w:rFonts w:ascii="Arial" w:hAnsi="Arial" w:cs="Arial"/>
                <w:color w:val="000000"/>
                <w:sz w:val="18"/>
                <w:szCs w:val="18"/>
              </w:rPr>
              <w:t>Khatmullina</w:t>
            </w:r>
            <w:proofErr w:type="spellEnd"/>
            <w:r w:rsidRPr="00BC7DA3">
              <w:rPr>
                <w:rFonts w:ascii="Arial" w:hAnsi="Arial" w:cs="Arial"/>
                <w:color w:val="000000"/>
                <w:sz w:val="18"/>
                <w:szCs w:val="18"/>
              </w:rPr>
              <w:t xml:space="preserve"> vd., 2017; Kaiser vd., 2019; </w:t>
            </w:r>
            <w:proofErr w:type="spellStart"/>
            <w:r w:rsidR="006477B5" w:rsidRPr="001D6697">
              <w:rPr>
                <w:rFonts w:ascii="Arial" w:hAnsi="Arial" w:cs="Arial"/>
                <w:color w:val="000000" w:themeColor="text1"/>
                <w:sz w:val="18"/>
                <w:szCs w:val="18"/>
              </w:rPr>
              <w:t>Melkebeke</w:t>
            </w:r>
            <w:proofErr w:type="spellEnd"/>
            <w:r w:rsidR="006477B5">
              <w:rPr>
                <w:rFonts w:ascii="Arial" w:hAnsi="Arial" w:cs="Arial"/>
                <w:color w:val="000000" w:themeColor="text1"/>
                <w:sz w:val="18"/>
                <w:szCs w:val="18"/>
              </w:rPr>
              <w:t xml:space="preserve"> vd. 2020; </w:t>
            </w:r>
            <w:r w:rsidRPr="00BC7DA3">
              <w:rPr>
                <w:rFonts w:ascii="Arial" w:hAnsi="Arial" w:cs="Arial"/>
                <w:color w:val="000000"/>
                <w:sz w:val="18"/>
                <w:szCs w:val="18"/>
              </w:rPr>
              <w:t>Wang vd., 2021</w:t>
            </w:r>
            <w:r w:rsidR="00F9714A">
              <w:rPr>
                <w:rFonts w:ascii="Arial" w:hAnsi="Arial" w:cs="Arial"/>
                <w:color w:val="000000"/>
                <w:sz w:val="18"/>
                <w:szCs w:val="18"/>
              </w:rPr>
              <w:t xml:space="preserve">; </w:t>
            </w:r>
            <w:proofErr w:type="spellStart"/>
            <w:r w:rsidR="00F9714A" w:rsidRPr="001D6697">
              <w:rPr>
                <w:rFonts w:ascii="Arial" w:hAnsi="Arial" w:cs="Arial"/>
                <w:bCs/>
                <w:color w:val="000000"/>
                <w:sz w:val="18"/>
                <w:szCs w:val="18"/>
              </w:rPr>
              <w:t>Fra</w:t>
            </w:r>
            <w:r w:rsidR="00F9714A">
              <w:rPr>
                <w:rFonts w:ascii="Arial" w:hAnsi="Arial" w:cs="Arial"/>
                <w:bCs/>
                <w:color w:val="000000"/>
                <w:sz w:val="18"/>
                <w:szCs w:val="18"/>
              </w:rPr>
              <w:t>nca</w:t>
            </w:r>
            <w:r w:rsidR="00F9714A" w:rsidRPr="001D6697">
              <w:rPr>
                <w:rFonts w:ascii="Arial" w:hAnsi="Arial" w:cs="Arial"/>
                <w:bCs/>
                <w:color w:val="000000"/>
                <w:sz w:val="18"/>
                <w:szCs w:val="18"/>
              </w:rPr>
              <w:t>lanci</w:t>
            </w:r>
            <w:proofErr w:type="spellEnd"/>
            <w:r w:rsidR="00F9714A" w:rsidRPr="001D6697">
              <w:rPr>
                <w:rFonts w:ascii="Arial" w:hAnsi="Arial" w:cs="Arial"/>
                <w:bCs/>
                <w:color w:val="000000"/>
                <w:sz w:val="18"/>
                <w:szCs w:val="18"/>
              </w:rPr>
              <w:t xml:space="preserve"> vd. 2021;Govindan vd. 2021</w:t>
            </w:r>
            <w:r w:rsidRPr="00BC7DA3">
              <w:rPr>
                <w:rFonts w:ascii="Arial" w:hAnsi="Arial" w:cs="Arial"/>
                <w:color w:val="000000"/>
                <w:sz w:val="18"/>
                <w:szCs w:val="18"/>
              </w:rPr>
              <w:t>):</w:t>
            </w:r>
          </w:p>
          <w:p w14:paraId="51958DAC" w14:textId="77777777" w:rsidR="00BC7DA3" w:rsidRPr="00BC7DA3" w:rsidRDefault="00BC7DA3" w:rsidP="00BC7DA3">
            <w:pPr>
              <w:pStyle w:val="WW-NormalWeb1"/>
              <w:spacing w:before="0" w:after="0"/>
              <w:jc w:val="both"/>
              <w:rPr>
                <w:rFonts w:ascii="Arial" w:hAnsi="Arial" w:cs="Arial"/>
                <w:color w:val="000000"/>
                <w:sz w:val="18"/>
                <w:szCs w:val="18"/>
              </w:rPr>
            </w:pPr>
          </w:p>
          <w:p w14:paraId="7168CE89" w14:textId="77777777" w:rsidR="00BC7DA3" w:rsidRPr="00BC7DA3" w:rsidRDefault="00BC7DA3" w:rsidP="00BC7DA3">
            <w:pPr>
              <w:pStyle w:val="WW-NormalWeb1"/>
              <w:spacing w:before="0" w:after="0"/>
              <w:jc w:val="both"/>
              <w:rPr>
                <w:rFonts w:ascii="Arial" w:hAnsi="Arial" w:cs="Arial"/>
                <w:color w:val="000000"/>
                <w:sz w:val="18"/>
                <w:szCs w:val="18"/>
              </w:rPr>
            </w:pPr>
            <w:r w:rsidRPr="00BC7DA3">
              <w:rPr>
                <w:rFonts w:ascii="Arial" w:hAnsi="Arial" w:cs="Arial"/>
                <w:color w:val="000000"/>
                <w:sz w:val="18"/>
                <w:szCs w:val="18"/>
              </w:rPr>
              <w:t xml:space="preserve">i) </w:t>
            </w:r>
            <w:bookmarkStart w:id="2" w:name="_Hlk113616666"/>
            <w:r w:rsidRPr="00BC7DA3">
              <w:rPr>
                <w:rFonts w:ascii="Arial" w:hAnsi="Arial" w:cs="Arial"/>
                <w:color w:val="000000"/>
                <w:sz w:val="18"/>
                <w:szCs w:val="18"/>
              </w:rPr>
              <w:t>Üreticiden satın alınan polimer tabakalara düzensiz şekillerin kesilerek verilmesi</w:t>
            </w:r>
            <w:bookmarkEnd w:id="2"/>
            <w:r w:rsidRPr="00BC7DA3">
              <w:rPr>
                <w:rFonts w:ascii="Arial" w:hAnsi="Arial" w:cs="Arial"/>
                <w:color w:val="000000"/>
                <w:sz w:val="18"/>
                <w:szCs w:val="18"/>
              </w:rPr>
              <w:t xml:space="preserve">, </w:t>
            </w:r>
          </w:p>
          <w:p w14:paraId="5CC84073" w14:textId="77777777" w:rsidR="00BC7DA3" w:rsidRPr="00BC7DA3" w:rsidRDefault="00BC7DA3" w:rsidP="00BC7DA3">
            <w:pPr>
              <w:pStyle w:val="WW-NormalWeb1"/>
              <w:spacing w:before="0" w:after="0"/>
              <w:jc w:val="both"/>
              <w:rPr>
                <w:rFonts w:ascii="Arial" w:hAnsi="Arial" w:cs="Arial"/>
                <w:color w:val="000000"/>
                <w:sz w:val="18"/>
                <w:szCs w:val="18"/>
              </w:rPr>
            </w:pPr>
            <w:r w:rsidRPr="00BC7DA3">
              <w:rPr>
                <w:rFonts w:ascii="Arial" w:hAnsi="Arial" w:cs="Arial"/>
                <w:color w:val="000000"/>
                <w:sz w:val="18"/>
                <w:szCs w:val="18"/>
              </w:rPr>
              <w:t>ii) Üreticiden satın alınan polimer tabakaların sıvı nitrojen ile dondurulup Kriyojenik öğütme (</w:t>
            </w:r>
            <w:proofErr w:type="spellStart"/>
            <w:r w:rsidRPr="00BC7DA3">
              <w:rPr>
                <w:rFonts w:ascii="Arial" w:hAnsi="Arial" w:cs="Arial"/>
                <w:color w:val="000000"/>
                <w:sz w:val="18"/>
                <w:szCs w:val="18"/>
              </w:rPr>
              <w:t>Cryogenic</w:t>
            </w:r>
            <w:proofErr w:type="spellEnd"/>
            <w:r w:rsidRPr="00BC7DA3">
              <w:rPr>
                <w:rFonts w:ascii="Arial" w:hAnsi="Arial" w:cs="Arial"/>
                <w:color w:val="000000"/>
                <w:sz w:val="18"/>
                <w:szCs w:val="18"/>
              </w:rPr>
              <w:t xml:space="preserve"> </w:t>
            </w:r>
            <w:proofErr w:type="spellStart"/>
            <w:r w:rsidRPr="00BC7DA3">
              <w:rPr>
                <w:rFonts w:ascii="Arial" w:hAnsi="Arial" w:cs="Arial"/>
                <w:color w:val="000000"/>
                <w:sz w:val="18"/>
                <w:szCs w:val="18"/>
              </w:rPr>
              <w:t>grinding</w:t>
            </w:r>
            <w:proofErr w:type="spellEnd"/>
            <w:r w:rsidRPr="00BC7DA3">
              <w:rPr>
                <w:rFonts w:ascii="Arial" w:hAnsi="Arial" w:cs="Arial"/>
                <w:color w:val="000000"/>
                <w:sz w:val="18"/>
                <w:szCs w:val="18"/>
              </w:rPr>
              <w:t xml:space="preserve">) yöntemi ile düzensiz şekiller verilmesi. Kriyojenik öğütmede </w:t>
            </w:r>
            <w:proofErr w:type="spellStart"/>
            <w:r w:rsidRPr="00BC7DA3">
              <w:rPr>
                <w:rFonts w:ascii="Arial" w:hAnsi="Arial" w:cs="Arial"/>
                <w:color w:val="000000"/>
                <w:sz w:val="18"/>
                <w:szCs w:val="18"/>
              </w:rPr>
              <w:t>kriyomil</w:t>
            </w:r>
            <w:proofErr w:type="spellEnd"/>
            <w:r w:rsidRPr="00BC7DA3">
              <w:rPr>
                <w:rFonts w:ascii="Arial" w:hAnsi="Arial" w:cs="Arial"/>
                <w:color w:val="000000"/>
                <w:sz w:val="18"/>
                <w:szCs w:val="18"/>
              </w:rPr>
              <w:t xml:space="preserve"> (</w:t>
            </w:r>
            <w:proofErr w:type="spellStart"/>
            <w:r w:rsidRPr="00BC7DA3">
              <w:rPr>
                <w:rFonts w:ascii="Arial" w:hAnsi="Arial" w:cs="Arial"/>
                <w:color w:val="000000"/>
                <w:sz w:val="18"/>
                <w:szCs w:val="18"/>
              </w:rPr>
              <w:t>Cryomill</w:t>
            </w:r>
            <w:proofErr w:type="spellEnd"/>
            <w:r w:rsidRPr="00BC7DA3">
              <w:rPr>
                <w:rFonts w:ascii="Arial" w:hAnsi="Arial" w:cs="Arial"/>
                <w:color w:val="000000"/>
                <w:sz w:val="18"/>
                <w:szCs w:val="18"/>
              </w:rPr>
              <w:t>) cihazı kullanılmaktadır. Cihaz dondurarak öğütme yapabilen bir cihazdır. Öğütme kavanozları, sisteme bağlı olan soğutma ünitesinden sürekli sıvı azot akışıyla işlem süresince soğutma yapmakta ve böylece numunenin yumuşaması ve uçucu kaybı engellenmektedir. Sıvı azot akışı otomatik dolum sisteminden sürekli sağlanarak sıcaklık -196 °C 'de tutulmaktadır. Parçacıklar kuvvetli çarpma etkisi ile öğütülerek istenen boyuta getirilmektedir.</w:t>
            </w:r>
          </w:p>
          <w:p w14:paraId="095D5E29" w14:textId="77777777" w:rsidR="00BC7DA3" w:rsidRPr="00BC7DA3" w:rsidRDefault="00BC7DA3" w:rsidP="00BC7DA3">
            <w:pPr>
              <w:pStyle w:val="WW-NormalWeb1"/>
              <w:spacing w:before="0" w:after="0"/>
              <w:jc w:val="both"/>
              <w:rPr>
                <w:rFonts w:ascii="Arial" w:hAnsi="Arial" w:cs="Arial"/>
                <w:color w:val="000000"/>
                <w:sz w:val="18"/>
                <w:szCs w:val="18"/>
              </w:rPr>
            </w:pPr>
          </w:p>
          <w:p w14:paraId="5DF21153" w14:textId="77777777" w:rsidR="00BC7DA3" w:rsidRPr="00BC7DA3" w:rsidRDefault="00BC7DA3" w:rsidP="00BC7DA3">
            <w:pPr>
              <w:pStyle w:val="WW-NormalWeb1"/>
              <w:spacing w:before="0" w:after="0"/>
              <w:jc w:val="both"/>
              <w:rPr>
                <w:rFonts w:ascii="Arial" w:hAnsi="Arial" w:cs="Arial"/>
                <w:color w:val="000000"/>
                <w:sz w:val="18"/>
                <w:szCs w:val="18"/>
              </w:rPr>
            </w:pPr>
            <w:r w:rsidRPr="00BC7DA3">
              <w:rPr>
                <w:rFonts w:ascii="Arial" w:hAnsi="Arial" w:cs="Arial"/>
                <w:color w:val="000000"/>
                <w:sz w:val="18"/>
                <w:szCs w:val="18"/>
              </w:rPr>
              <w:t>Yukarıda belirtilen yöntemlere ek olarak üçüncü bir yöntem de önerilecektir:</w:t>
            </w:r>
          </w:p>
          <w:p w14:paraId="686CBC93" w14:textId="0BC08AA3" w:rsidR="00AC58A6" w:rsidRPr="001D6697" w:rsidRDefault="00BC7DA3" w:rsidP="00BC7DA3">
            <w:pPr>
              <w:pStyle w:val="WW-NormalWeb1"/>
              <w:spacing w:after="100" w:afterAutospacing="1"/>
              <w:contextualSpacing/>
              <w:jc w:val="both"/>
              <w:rPr>
                <w:rFonts w:ascii="Arial" w:hAnsi="Arial" w:cs="Arial"/>
                <w:color w:val="000000"/>
                <w:sz w:val="18"/>
                <w:szCs w:val="18"/>
              </w:rPr>
            </w:pPr>
            <w:r w:rsidRPr="00BC7DA3">
              <w:rPr>
                <w:rFonts w:ascii="Arial" w:hAnsi="Arial" w:cs="Arial"/>
                <w:color w:val="000000"/>
                <w:sz w:val="18"/>
                <w:szCs w:val="18"/>
                <w:lang w:val="en-US"/>
              </w:rPr>
              <w:t>iii) Solvent (</w:t>
            </w:r>
            <w:proofErr w:type="spellStart"/>
            <w:r w:rsidRPr="00BC7DA3">
              <w:rPr>
                <w:rFonts w:ascii="Arial" w:hAnsi="Arial" w:cs="Arial"/>
                <w:color w:val="000000"/>
                <w:sz w:val="18"/>
                <w:szCs w:val="18"/>
                <w:lang w:val="en-US"/>
              </w:rPr>
              <w:t>çözücü</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yöntemi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kullanılarak</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üretilen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gevrek</w:t>
            </w:r>
            <w:proofErr w:type="spellEnd"/>
            <w:r w:rsidRPr="00BC7DA3">
              <w:rPr>
                <w:rFonts w:ascii="Arial" w:hAnsi="Arial" w:cs="Arial"/>
                <w:color w:val="000000"/>
                <w:sz w:val="18"/>
                <w:szCs w:val="18"/>
                <w:lang w:val="en-US"/>
              </w:rPr>
              <w:t xml:space="preserve"> (brittle)” </w:t>
            </w:r>
            <w:proofErr w:type="spellStart"/>
            <w:r w:rsidRPr="00BC7DA3">
              <w:rPr>
                <w:rFonts w:ascii="Arial" w:hAnsi="Arial" w:cs="Arial"/>
                <w:color w:val="000000"/>
                <w:sz w:val="18"/>
                <w:szCs w:val="18"/>
                <w:lang w:val="en-US"/>
              </w:rPr>
              <w:t>polimerlerin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el</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ile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parçalanması</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ile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düzensiz</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morfoloji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elde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etmek</w:t>
            </w:r>
            <w:proofErr w:type="spellEnd"/>
            <w:r w:rsidRPr="00BC7DA3">
              <w:rPr>
                <w:rFonts w:ascii="Arial" w:hAnsi="Arial" w:cs="Arial"/>
                <w:color w:val="000000"/>
                <w:sz w:val="18"/>
                <w:szCs w:val="18"/>
                <w:lang w:val="en-US"/>
              </w:rPr>
              <w:t xml:space="preserve">. Solvent </w:t>
            </w:r>
            <w:proofErr w:type="spellStart"/>
            <w:r w:rsidRPr="00BC7DA3">
              <w:rPr>
                <w:rFonts w:ascii="Arial" w:hAnsi="Arial" w:cs="Arial"/>
                <w:color w:val="000000"/>
                <w:sz w:val="18"/>
                <w:szCs w:val="18"/>
                <w:lang w:val="en-US"/>
              </w:rPr>
              <w:t>yönteminin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seçilmesinin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temel</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nedeni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üretilen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polimer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parçacıklara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takviye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malzemesi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eklenmesini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mümkün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kılmasıdır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Günlük</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yaşamda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kullanılan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plastik</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malzemelerin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hemen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hepsinde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güçlendirici</w:t>
            </w:r>
            <w:proofErr w:type="spellEnd"/>
            <w:r w:rsidRPr="00BC7DA3">
              <w:rPr>
                <w:rFonts w:ascii="Arial" w:hAnsi="Arial" w:cs="Arial"/>
                <w:color w:val="000000"/>
                <w:sz w:val="18"/>
                <w:szCs w:val="18"/>
                <w:lang w:val="en-US"/>
              </w:rPr>
              <w:t xml:space="preserve"> (reinforcement), UV-</w:t>
            </w:r>
            <w:proofErr w:type="spellStart"/>
            <w:r w:rsidRPr="00BC7DA3">
              <w:rPr>
                <w:rFonts w:ascii="Arial" w:hAnsi="Arial" w:cs="Arial"/>
                <w:color w:val="000000"/>
                <w:sz w:val="18"/>
                <w:szCs w:val="18"/>
                <w:lang w:val="en-US"/>
              </w:rPr>
              <w:t>filitresi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renklendirici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ve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alev</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geciktirici</w:t>
            </w:r>
            <w:proofErr w:type="spellEnd"/>
            <w:r w:rsidRPr="00BC7DA3">
              <w:rPr>
                <w:rFonts w:ascii="Arial" w:hAnsi="Arial" w:cs="Arial"/>
                <w:color w:val="000000"/>
                <w:sz w:val="18"/>
                <w:szCs w:val="18"/>
                <w:lang w:val="en-US"/>
              </w:rPr>
              <w:t xml:space="preserve"> (flame retardant) </w:t>
            </w:r>
            <w:proofErr w:type="spellStart"/>
            <w:r w:rsidRPr="00BC7DA3">
              <w:rPr>
                <w:rFonts w:ascii="Arial" w:hAnsi="Arial" w:cs="Arial"/>
                <w:color w:val="000000"/>
                <w:sz w:val="18"/>
                <w:szCs w:val="18"/>
                <w:lang w:val="en-US"/>
              </w:rPr>
              <w:t>gibi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farklı</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amaçlarla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eklenmiş</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takviye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malzemeleri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bulunmaktadır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Dolayısıyla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çalışmanın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bu</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kısmında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amaçlanan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saf</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polimer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ve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takviyeli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polimer</w:t>
            </w:r>
            <w:proofErr w:type="spellEnd"/>
            <w:r w:rsidRPr="00BC7DA3">
              <w:rPr>
                <w:rFonts w:ascii="Arial" w:hAnsi="Arial" w:cs="Arial"/>
                <w:color w:val="000000"/>
                <w:sz w:val="18"/>
                <w:szCs w:val="18"/>
                <w:u w:val="single"/>
                <w:lang w:val="en-US"/>
              </w:rPr>
              <w:t xml:space="preserve"> </w:t>
            </w:r>
            <w:proofErr w:type="spellStart"/>
            <w:r w:rsidRPr="00BC7DA3">
              <w:rPr>
                <w:rFonts w:ascii="Arial" w:hAnsi="Arial" w:cs="Arial"/>
                <w:color w:val="000000"/>
                <w:sz w:val="18"/>
                <w:szCs w:val="18"/>
                <w:lang w:val="en-US"/>
              </w:rPr>
              <w:t>parçacıklar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arasındaki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çökelme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davranış</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farklılığını</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tespit</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etmektir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Takviyeli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polimer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parçacıkların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doğaya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salınan</w:t>
            </w:r>
            <w:proofErr w:type="spellEnd"/>
            <w:r w:rsidRPr="00BC7DA3">
              <w:rPr>
                <w:rFonts w:ascii="Arial" w:hAnsi="Arial" w:cs="Arial"/>
                <w:color w:val="000000"/>
                <w:sz w:val="18"/>
                <w:szCs w:val="18"/>
                <w:lang w:val="en-US"/>
              </w:rPr>
              <w:t xml:space="preserve"> </w:t>
            </w:r>
            <w:r w:rsidR="00B311AD">
              <w:rPr>
                <w:rFonts w:ascii="Arial" w:hAnsi="Arial" w:cs="Arial"/>
                <w:color w:val="000000"/>
                <w:sz w:val="18"/>
                <w:szCs w:val="18"/>
                <w:lang w:val="en-US"/>
              </w:rPr>
              <w:t>MP</w:t>
            </w:r>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atıkları</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daha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gerçekçi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temsil</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edeceği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düşünülmektedir</w:t>
            </w:r>
            <w:proofErr w:type="spellEnd"/>
            <w:r w:rsidRPr="00BC7DA3">
              <w:rPr>
                <w:rFonts w:ascii="Arial" w:hAnsi="Arial" w:cs="Arial"/>
                <w:color w:val="000000"/>
                <w:sz w:val="18"/>
                <w:szCs w:val="18"/>
                <w:lang w:val="en-US"/>
              </w:rPr>
              <w:t xml:space="preserve">. Bu </w:t>
            </w:r>
            <w:proofErr w:type="spellStart"/>
            <w:r w:rsidRPr="00BC7DA3">
              <w:rPr>
                <w:rFonts w:ascii="Arial" w:hAnsi="Arial" w:cs="Arial"/>
                <w:color w:val="000000"/>
                <w:sz w:val="18"/>
                <w:szCs w:val="18"/>
                <w:lang w:val="en-US"/>
              </w:rPr>
              <w:t>amaçla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çözücü</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içerisinde</w:t>
            </w:r>
            <w:proofErr w:type="spellEnd"/>
            <w:r w:rsidRPr="00BC7DA3">
              <w:rPr>
                <w:rFonts w:ascii="Arial" w:hAnsi="Arial" w:cs="Arial"/>
                <w:color w:val="000000"/>
                <w:sz w:val="18"/>
                <w:szCs w:val="18"/>
                <w:lang w:val="en-US"/>
              </w:rPr>
              <w:t xml:space="preserve"> hem </w:t>
            </w:r>
            <w:proofErr w:type="spellStart"/>
            <w:r w:rsidRPr="00BC7DA3">
              <w:rPr>
                <w:rFonts w:ascii="Arial" w:hAnsi="Arial" w:cs="Arial"/>
                <w:color w:val="000000"/>
                <w:sz w:val="18"/>
                <w:szCs w:val="18"/>
                <w:lang w:val="en-US"/>
              </w:rPr>
              <w:t>polimer</w:t>
            </w:r>
            <w:proofErr w:type="spellEnd"/>
            <w:r w:rsidRPr="00BC7DA3">
              <w:rPr>
                <w:rFonts w:ascii="Arial" w:hAnsi="Arial" w:cs="Arial"/>
                <w:color w:val="000000"/>
                <w:sz w:val="18"/>
                <w:szCs w:val="18"/>
                <w:lang w:val="en-US"/>
              </w:rPr>
              <w:t xml:space="preserve"> hem de </w:t>
            </w:r>
            <w:proofErr w:type="spellStart"/>
            <w:r w:rsidRPr="00BC7DA3">
              <w:rPr>
                <w:rFonts w:ascii="Arial" w:hAnsi="Arial" w:cs="Arial"/>
                <w:color w:val="000000"/>
                <w:sz w:val="18"/>
                <w:szCs w:val="18"/>
                <w:lang w:val="en-US"/>
              </w:rPr>
              <w:t>polimer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kompozit</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takviyeli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polimerler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malzemeler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üretilecektir</w:t>
            </w:r>
            <w:proofErr w:type="spellEnd"/>
            <w:r w:rsidRPr="00BC7DA3">
              <w:rPr>
                <w:rFonts w:ascii="Arial" w:hAnsi="Arial" w:cs="Arial"/>
                <w:color w:val="000000"/>
                <w:sz w:val="18"/>
                <w:szCs w:val="18"/>
                <w:lang w:val="en-US"/>
              </w:rPr>
              <w:t xml:space="preserve">. Solvent </w:t>
            </w:r>
            <w:proofErr w:type="spellStart"/>
            <w:r w:rsidRPr="00BC7DA3">
              <w:rPr>
                <w:rFonts w:ascii="Arial" w:hAnsi="Arial" w:cs="Arial"/>
                <w:color w:val="000000"/>
                <w:sz w:val="18"/>
                <w:szCs w:val="18"/>
                <w:lang w:val="en-US"/>
              </w:rPr>
              <w:t>yöntemi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ile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üretilen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polimer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kompozit</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malzemeler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literatürde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çalışılmıştır</w:t>
            </w:r>
            <w:proofErr w:type="spellEnd"/>
            <w:r w:rsidRPr="00BC7DA3">
              <w:rPr>
                <w:rFonts w:ascii="Arial" w:hAnsi="Arial" w:cs="Arial"/>
                <w:color w:val="000000"/>
                <w:sz w:val="18"/>
                <w:szCs w:val="18"/>
                <w:lang w:val="en-US"/>
              </w:rPr>
              <w:t xml:space="preserve"> </w:t>
            </w:r>
            <w:r w:rsidRPr="00BC7DA3">
              <w:rPr>
                <w:rFonts w:ascii="Arial" w:hAnsi="Arial" w:cs="Arial"/>
                <w:color w:val="000000"/>
                <w:sz w:val="18"/>
                <w:szCs w:val="18"/>
                <w:lang w:val="en-US"/>
              </w:rPr>
              <w:fldChar w:fldCharType="begin" w:fldLock="1"/>
            </w:r>
            <w:r w:rsidRPr="00BC7DA3">
              <w:rPr>
                <w:rFonts w:ascii="Arial" w:hAnsi="Arial" w:cs="Arial"/>
                <w:color w:val="000000"/>
                <w:sz w:val="18"/>
                <w:szCs w:val="18"/>
                <w:lang w:val="en-US"/>
              </w:rPr>
              <w:instrText>ADDIN CSL_CITATION {"citationItems":[{"id":"ITEM-1","itemData":{"DOI":"10.1080/1023666X.2022.2029998","author":[{"dropping-particle":"","family":"Donmez","given":"Fatma","non-dropping-particle":"","parse-names":false,"suffix":""},{"dropping-particle":"","family":"Kandemir","given":"Ayse Cagil","non-dropping-particle":"","parse-names":false,"suffix":""},{"dropping-particle":"","family":"Can","given":"Hatice Kaplan","non-dropping-particle":"","parse-names":false,"suffix":""}],"container-title":"International Journal of Polymer Analysis and Characterization","id":"ITEM-1","issue":"13","issued":{"date-parts":[["2022"]]},"page":"1-22","publisher":"Taylor &amp; Francis","title":"Biocompatible nanocomposite production via nanoclays with diverse morphology","type":"article-journal","volume":"27"},"uris":["http://www.mendeley.com/documents/?uuid=0ead729e-baf5-4077-87f4-8a6e05b25437"]}],"mendeley":{"formattedCitation":"(Donmez, Kandemir, &amp; Can, 2022)","manualFormatting":"(Donmez, Kandemir, &amp; Can, 2022, Guo, Zhou, &amp; Lv, 2013))","plainTextFormattedCitation":"(Donmez, Kandemir, &amp; Can, 2022)","previouslyFormattedCitation":"(Donmez, Kandemir, &amp; Can, 2022)"},"properties":{"noteIndex":0},"schema":"https://github.com/citation-style-language/schema/raw/master/csl-citation.json"}</w:instrText>
            </w:r>
            <w:r w:rsidRPr="00BC7DA3">
              <w:rPr>
                <w:rFonts w:ascii="Arial" w:hAnsi="Arial" w:cs="Arial"/>
                <w:color w:val="000000"/>
                <w:sz w:val="18"/>
                <w:szCs w:val="18"/>
                <w:lang w:val="en-US"/>
              </w:rPr>
              <w:fldChar w:fldCharType="separate"/>
            </w:r>
            <w:r w:rsidRPr="00BC7DA3">
              <w:rPr>
                <w:rFonts w:ascii="Arial" w:hAnsi="Arial" w:cs="Arial"/>
                <w:color w:val="000000"/>
                <w:sz w:val="18"/>
                <w:szCs w:val="18"/>
                <w:lang w:val="en-US"/>
              </w:rPr>
              <w:t xml:space="preserve">(Donmez,vd. 2022; </w:t>
            </w:r>
            <w:r w:rsidRPr="00BC7DA3">
              <w:rPr>
                <w:rFonts w:ascii="Arial" w:hAnsi="Arial" w:cs="Arial"/>
                <w:color w:val="000000"/>
                <w:sz w:val="18"/>
                <w:szCs w:val="18"/>
                <w:lang w:val="en-US"/>
              </w:rPr>
              <w:fldChar w:fldCharType="begin" w:fldLock="1"/>
            </w:r>
            <w:r w:rsidRPr="00BC7DA3">
              <w:rPr>
                <w:rFonts w:ascii="Arial" w:hAnsi="Arial" w:cs="Arial"/>
                <w:color w:val="000000"/>
                <w:sz w:val="18"/>
                <w:szCs w:val="18"/>
                <w:lang w:val="en-US"/>
              </w:rPr>
              <w:instrText>ADDIN CSL_CITATION {"citationItems":[{"id":"ITEM-1","itemData":{"DOI":"10.1002/app","ISBN":"0124002005","ISSN":"09673911","PMID":"19875328","abstract":"</w:instrText>
            </w:r>
            <w:r w:rsidRPr="00BC7DA3">
              <w:rPr>
                <w:rFonts w:ascii="Malgun Gothic" w:eastAsia="Malgun Gothic" w:hAnsi="Malgun Gothic" w:cs="Malgun Gothic" w:hint="eastAsia"/>
                <w:color w:val="000000"/>
                <w:sz w:val="18"/>
                <w:szCs w:val="18"/>
                <w:lang w:val="en-US"/>
              </w:rPr>
              <w:instrText>폴리우레탄을</w:instrText>
            </w:r>
            <w:r w:rsidRPr="00BC7DA3">
              <w:rPr>
                <w:rFonts w:ascii="Arial" w:hAnsi="Arial" w:cs="Arial"/>
                <w:color w:val="000000"/>
                <w:sz w:val="18"/>
                <w:szCs w:val="18"/>
                <w:lang w:val="en-US"/>
              </w:rPr>
              <w:instrText xml:space="preserve"> </w:instrText>
            </w:r>
            <w:r w:rsidRPr="00BC7DA3">
              <w:rPr>
                <w:rFonts w:ascii="Malgun Gothic" w:eastAsia="Malgun Gothic" w:hAnsi="Malgun Gothic" w:cs="Malgun Gothic" w:hint="eastAsia"/>
                <w:color w:val="000000"/>
                <w:sz w:val="18"/>
                <w:szCs w:val="18"/>
                <w:lang w:val="en-US"/>
              </w:rPr>
              <w:instrText>이용</w:instrText>
            </w:r>
            <w:r w:rsidRPr="00BC7DA3">
              <w:rPr>
                <w:rFonts w:ascii="Arial" w:hAnsi="Arial" w:cs="Arial"/>
                <w:color w:val="000000"/>
                <w:sz w:val="18"/>
                <w:szCs w:val="18"/>
                <w:lang w:val="en-US"/>
              </w:rPr>
              <w:instrText xml:space="preserve"> mrg shear</w:instrText>
            </w:r>
            <w:r w:rsidRPr="00BC7DA3">
              <w:rPr>
                <w:rFonts w:ascii="Malgun Gothic" w:eastAsia="Malgun Gothic" w:hAnsi="Malgun Gothic" w:cs="Malgun Gothic" w:hint="eastAsia"/>
                <w:color w:val="000000"/>
                <w:sz w:val="18"/>
                <w:szCs w:val="18"/>
                <w:lang w:val="en-US"/>
              </w:rPr>
              <w:instrText>랑</w:instrText>
            </w:r>
            <w:r w:rsidRPr="00BC7DA3">
              <w:rPr>
                <w:rFonts w:ascii="Arial" w:hAnsi="Arial" w:cs="Arial"/>
                <w:color w:val="000000"/>
                <w:sz w:val="18"/>
                <w:szCs w:val="18"/>
                <w:lang w:val="en-US"/>
              </w:rPr>
              <w:instrText xml:space="preserve"> strain</w:instrText>
            </w:r>
            <w:r w:rsidRPr="00BC7DA3">
              <w:rPr>
                <w:rFonts w:ascii="Malgun Gothic" w:eastAsia="Malgun Gothic" w:hAnsi="Malgun Gothic" w:cs="Malgun Gothic" w:hint="eastAsia"/>
                <w:color w:val="000000"/>
                <w:sz w:val="18"/>
                <w:szCs w:val="18"/>
                <w:lang w:val="en-US"/>
              </w:rPr>
              <w:instrText>등</w:instrText>
            </w:r>
            <w:r w:rsidRPr="00BC7DA3">
              <w:rPr>
                <w:rFonts w:ascii="Arial" w:hAnsi="Arial" w:cs="Arial"/>
                <w:color w:val="000000"/>
                <w:sz w:val="18"/>
                <w:szCs w:val="18"/>
                <w:lang w:val="en-US"/>
              </w:rPr>
              <w:instrText xml:space="preserve"> </w:instrText>
            </w:r>
            <w:r w:rsidRPr="00BC7DA3">
              <w:rPr>
                <w:rFonts w:ascii="Malgun Gothic" w:eastAsia="Malgun Gothic" w:hAnsi="Malgun Gothic" w:cs="Malgun Gothic" w:hint="eastAsia"/>
                <w:color w:val="000000"/>
                <w:sz w:val="18"/>
                <w:szCs w:val="18"/>
                <w:lang w:val="en-US"/>
              </w:rPr>
              <w:instrText>특성분석</w:instrText>
            </w:r>
            <w:r w:rsidRPr="00BC7DA3">
              <w:rPr>
                <w:rFonts w:ascii="Arial" w:hAnsi="Arial" w:cs="Arial"/>
                <w:color w:val="000000"/>
                <w:sz w:val="18"/>
                <w:szCs w:val="18"/>
                <w:lang w:val="en-US"/>
              </w:rPr>
              <w:instrText xml:space="preserve"> </w:instrText>
            </w:r>
            <w:r w:rsidRPr="00BC7DA3">
              <w:rPr>
                <w:rFonts w:ascii="Malgun Gothic" w:eastAsia="Malgun Gothic" w:hAnsi="Malgun Gothic" w:cs="Malgun Gothic" w:hint="eastAsia"/>
                <w:color w:val="000000"/>
                <w:sz w:val="18"/>
                <w:szCs w:val="18"/>
                <w:lang w:val="en-US"/>
              </w:rPr>
              <w:instrText>논문</w:instrText>
            </w:r>
            <w:r w:rsidRPr="00BC7DA3">
              <w:rPr>
                <w:rFonts w:ascii="Arial" w:hAnsi="Arial" w:cs="Arial"/>
                <w:color w:val="000000"/>
                <w:sz w:val="18"/>
                <w:szCs w:val="18"/>
                <w:lang w:val="en-US"/>
              </w:rPr>
              <w:instrText xml:space="preserve"> 0~573mT</w:instrText>
            </w:r>
            <w:r w:rsidRPr="00BC7DA3">
              <w:rPr>
                <w:rFonts w:ascii="Malgun Gothic" w:eastAsia="Malgun Gothic" w:hAnsi="Malgun Gothic" w:cs="Malgun Gothic" w:hint="eastAsia"/>
                <w:color w:val="000000"/>
                <w:sz w:val="18"/>
                <w:szCs w:val="18"/>
                <w:lang w:val="en-US"/>
              </w:rPr>
              <w:instrText>까지</w:instrText>
            </w:r>
            <w:r w:rsidRPr="00BC7DA3">
              <w:rPr>
                <w:rFonts w:ascii="Arial" w:hAnsi="Arial" w:cs="Arial"/>
                <w:color w:val="000000"/>
                <w:sz w:val="18"/>
                <w:szCs w:val="18"/>
                <w:lang w:val="en-US"/>
              </w:rPr>
              <w:instrText xml:space="preserve"> </w:instrText>
            </w:r>
            <w:r w:rsidRPr="00BC7DA3">
              <w:rPr>
                <w:rFonts w:ascii="Malgun Gothic" w:eastAsia="Malgun Gothic" w:hAnsi="Malgun Gothic" w:cs="Malgun Gothic" w:hint="eastAsia"/>
                <w:color w:val="000000"/>
                <w:sz w:val="18"/>
                <w:szCs w:val="18"/>
                <w:lang w:val="en-US"/>
              </w:rPr>
              <w:instrText>가해줌</w:instrText>
            </w:r>
            <w:r w:rsidRPr="00BC7DA3">
              <w:rPr>
                <w:rFonts w:ascii="Arial" w:hAnsi="Arial" w:cs="Arial"/>
                <w:color w:val="000000"/>
                <w:sz w:val="18"/>
                <w:szCs w:val="18"/>
                <w:lang w:val="en-US"/>
              </w:rPr>
              <w:instrText>. static shear:6~62kPa dynamic shear:15-85kPa","author":[{"dropping-particle":"","family":"Guo","given":"Chuigen","non-dropping-particle":"","parse-names":false,"suffix":""},{"dropping-particle":"","family":"Zhou","given":"Lin","non-dropping-particle":"","parse-names":false,"suffix":""},{"dropping-particle":"","family":"Lv","given":"Jianxiong","non-dropping-particle":"","parse-names":false,"suffix":""}],"container-title":"Polymers and Polymer Composites","id":"ITEM-1","issue":"7","issued":{"date-parts":[["2013"]]},"page":"449-456","title":"Thermal, Magnetic, and Optical Characteristics of ABS-Fe2O3 Nanocomposites Gholamreza","type":"article-journal","volume":"21"},"uris":["http://www.mendeley.com/documents/?uuid=0e127de6-aa59-4c74-8dff-8ce538dca444"]}],"mendeley":{"formattedCitation":"(Guo, Zhou, &amp; Lv, 2013)","manualFormatting":"Guo, Zhou, &amp; Lv, 2013)","plainTextFormattedCitation":"(Guo, Zhou, &amp; Lv, 2013)","previouslyFormattedCitation":"(Guo, Zhou, &amp; Lv, 2013)"},"properties":{"noteIndex":0},"schema":"https://github.com/citation-style-language/schema/raw/master/csl-citation.json"}</w:instrText>
            </w:r>
            <w:r w:rsidRPr="00BC7DA3">
              <w:rPr>
                <w:rFonts w:ascii="Arial" w:hAnsi="Arial" w:cs="Arial"/>
                <w:color w:val="000000"/>
                <w:sz w:val="18"/>
                <w:szCs w:val="18"/>
                <w:lang w:val="en-US"/>
              </w:rPr>
              <w:fldChar w:fldCharType="separate"/>
            </w:r>
            <w:r w:rsidRPr="00BC7DA3">
              <w:rPr>
                <w:rFonts w:ascii="Arial" w:hAnsi="Arial" w:cs="Arial"/>
                <w:color w:val="000000"/>
                <w:sz w:val="18"/>
                <w:szCs w:val="18"/>
                <w:lang w:val="en-US"/>
              </w:rPr>
              <w:t>Guo vd., 2013)</w:t>
            </w:r>
            <w:r w:rsidRPr="00BC7DA3">
              <w:rPr>
                <w:rFonts w:ascii="Arial" w:hAnsi="Arial" w:cs="Arial"/>
                <w:color w:val="000000"/>
                <w:sz w:val="18"/>
                <w:szCs w:val="18"/>
              </w:rPr>
              <w:fldChar w:fldCharType="end"/>
            </w:r>
            <w:r w:rsidRPr="00BC7DA3">
              <w:rPr>
                <w:rFonts w:ascii="Arial" w:hAnsi="Arial" w:cs="Arial"/>
                <w:color w:val="000000"/>
                <w:sz w:val="18"/>
                <w:szCs w:val="18"/>
                <w:lang w:val="en-US"/>
              </w:rPr>
              <w:t>)</w:t>
            </w:r>
            <w:r w:rsidRPr="00BC7DA3">
              <w:rPr>
                <w:rFonts w:ascii="Arial" w:hAnsi="Arial" w:cs="Arial"/>
                <w:color w:val="000000"/>
                <w:sz w:val="18"/>
                <w:szCs w:val="18"/>
              </w:rPr>
              <w:fldChar w:fldCharType="end"/>
            </w:r>
            <w:r w:rsidRPr="00BC7DA3">
              <w:rPr>
                <w:rFonts w:ascii="Arial" w:hAnsi="Arial" w:cs="Arial"/>
                <w:color w:val="000000"/>
                <w:sz w:val="18"/>
                <w:szCs w:val="18"/>
                <w:lang w:val="en-US"/>
              </w:rPr>
              <w:t xml:space="preserve">. Bu </w:t>
            </w:r>
            <w:proofErr w:type="spellStart"/>
            <w:r w:rsidRPr="00BC7DA3">
              <w:rPr>
                <w:rFonts w:ascii="Arial" w:hAnsi="Arial" w:cs="Arial"/>
                <w:color w:val="000000"/>
                <w:sz w:val="18"/>
                <w:szCs w:val="18"/>
                <w:lang w:val="en-US"/>
              </w:rPr>
              <w:t>hedef</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için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gevrek</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polimerler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tercih</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edilecektir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ve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akabinde</w:t>
            </w:r>
            <w:proofErr w:type="spellEnd"/>
            <w:r w:rsidRPr="00BC7DA3">
              <w:rPr>
                <w:rFonts w:ascii="Arial" w:hAnsi="Arial" w:cs="Arial"/>
                <w:color w:val="000000"/>
                <w:sz w:val="18"/>
                <w:szCs w:val="18"/>
                <w:lang w:val="en-US"/>
              </w:rPr>
              <w:t xml:space="preserve"> </w:t>
            </w:r>
            <w:r w:rsidR="00B311AD">
              <w:rPr>
                <w:rFonts w:ascii="Arial" w:hAnsi="Arial" w:cs="Arial"/>
                <w:color w:val="000000"/>
                <w:sz w:val="18"/>
                <w:szCs w:val="18"/>
                <w:lang w:val="en-US"/>
              </w:rPr>
              <w:t>MP</w:t>
            </w:r>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parçacık</w:t>
            </w:r>
            <w:proofErr w:type="spellEnd"/>
            <w:r w:rsidRPr="00BC7DA3">
              <w:rPr>
                <w:rFonts w:ascii="Arial" w:hAnsi="Arial" w:cs="Arial"/>
                <w:color w:val="000000"/>
                <w:sz w:val="18"/>
                <w:szCs w:val="18"/>
                <w:lang w:val="en-US"/>
              </w:rPr>
              <w:t xml:space="preserve"> </w:t>
            </w:r>
            <w:proofErr w:type="spellStart"/>
            <w:proofErr w:type="gramStart"/>
            <w:r w:rsidRPr="00BC7DA3">
              <w:rPr>
                <w:rFonts w:ascii="Arial" w:hAnsi="Arial" w:cs="Arial"/>
                <w:color w:val="000000"/>
                <w:sz w:val="18"/>
                <w:szCs w:val="18"/>
                <w:lang w:val="en-US"/>
              </w:rPr>
              <w:t>haline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getirilen</w:t>
            </w:r>
            <w:proofErr w:type="spellEnd"/>
            <w:proofErr w:type="gram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polimer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ve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kompozitinin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çökelme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davranışı</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farkı</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daha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önce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literatürde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çalışılmamıştır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Davranış</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farkının</w:t>
            </w:r>
            <w:proofErr w:type="spellEnd"/>
            <w:r w:rsidRPr="00BC7DA3">
              <w:rPr>
                <w:rFonts w:ascii="Arial" w:hAnsi="Arial" w:cs="Arial"/>
                <w:color w:val="000000"/>
                <w:sz w:val="18"/>
                <w:szCs w:val="18"/>
                <w:lang w:val="en-US"/>
              </w:rPr>
              <w:t xml:space="preserve"> hem </w:t>
            </w:r>
            <w:proofErr w:type="spellStart"/>
            <w:r w:rsidRPr="00BC7DA3">
              <w:rPr>
                <w:rFonts w:ascii="Arial" w:hAnsi="Arial" w:cs="Arial"/>
                <w:color w:val="000000"/>
                <w:sz w:val="18"/>
                <w:szCs w:val="18"/>
                <w:lang w:val="en-US"/>
              </w:rPr>
              <w:t>yoğunluk</w:t>
            </w:r>
            <w:proofErr w:type="spellEnd"/>
            <w:r w:rsidRPr="00BC7DA3">
              <w:rPr>
                <w:rFonts w:ascii="Arial" w:hAnsi="Arial" w:cs="Arial"/>
                <w:color w:val="000000"/>
                <w:sz w:val="18"/>
                <w:szCs w:val="18"/>
                <w:lang w:val="en-US"/>
              </w:rPr>
              <w:t xml:space="preserve"> hem de </w:t>
            </w:r>
            <w:proofErr w:type="spellStart"/>
            <w:r w:rsidRPr="00BC7DA3">
              <w:rPr>
                <w:rFonts w:ascii="Arial" w:hAnsi="Arial" w:cs="Arial"/>
                <w:color w:val="000000"/>
                <w:sz w:val="18"/>
                <w:szCs w:val="18"/>
                <w:lang w:val="en-US"/>
              </w:rPr>
              <w:t>yüzey</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pürüzünden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meydana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gelebileceği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öngörülmektedir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Bilhassa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parçacık</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eklenmesi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ile</w:t>
            </w:r>
            <w:proofErr w:type="spellEnd"/>
            <w:r w:rsidRPr="00BC7DA3">
              <w:rPr>
                <w:rFonts w:ascii="Arial" w:hAnsi="Arial" w:cs="Arial"/>
                <w:color w:val="000000"/>
                <w:sz w:val="18"/>
                <w:szCs w:val="18"/>
                <w:lang w:val="en-US"/>
              </w:rPr>
              <w:t xml:space="preserve"> nano-</w:t>
            </w:r>
            <w:proofErr w:type="spellStart"/>
            <w:r w:rsidRPr="00BC7DA3">
              <w:rPr>
                <w:rFonts w:ascii="Arial" w:hAnsi="Arial" w:cs="Arial"/>
                <w:color w:val="000000"/>
                <w:sz w:val="18"/>
                <w:szCs w:val="18"/>
                <w:lang w:val="en-US"/>
              </w:rPr>
              <w:t>mik</w:t>
            </w:r>
            <w:r w:rsidR="002704CD">
              <w:rPr>
                <w:rFonts w:ascii="Arial" w:hAnsi="Arial" w:cs="Arial"/>
                <w:color w:val="000000"/>
                <w:sz w:val="18"/>
                <w:szCs w:val="18"/>
                <w:lang w:val="en-US"/>
              </w:rPr>
              <w:t>r</w:t>
            </w:r>
            <w:r w:rsidRPr="00BC7DA3">
              <w:rPr>
                <w:rFonts w:ascii="Arial" w:hAnsi="Arial" w:cs="Arial"/>
                <w:color w:val="000000"/>
                <w:sz w:val="18"/>
                <w:szCs w:val="18"/>
                <w:lang w:val="en-US"/>
              </w:rPr>
              <w:t>o</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ölçekte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görülebilen</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yüzey</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pürüzü</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farkı</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Atomik</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Kuvvet</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Mikroskobu</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ile</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tespit</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edilecektir</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Söz</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konusu</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mikroskop</w:t>
            </w:r>
            <w:proofErr w:type="spellEnd"/>
            <w:r w:rsidRPr="00BC7DA3">
              <w:rPr>
                <w:rFonts w:ascii="Arial" w:hAnsi="Arial" w:cs="Arial"/>
                <w:color w:val="000000"/>
                <w:sz w:val="18"/>
                <w:szCs w:val="18"/>
                <w:lang w:val="en-US"/>
              </w:rPr>
              <w:t xml:space="preserve"> TED </w:t>
            </w:r>
            <w:proofErr w:type="spellStart"/>
            <w:r w:rsidRPr="00BC7DA3">
              <w:rPr>
                <w:rFonts w:ascii="Arial" w:hAnsi="Arial" w:cs="Arial"/>
                <w:color w:val="000000"/>
                <w:sz w:val="18"/>
                <w:szCs w:val="18"/>
                <w:lang w:val="en-US"/>
              </w:rPr>
              <w:t>Ünivesitesi</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Nanokompozit</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Laboratuvar’ında</w:t>
            </w:r>
            <w:proofErr w:type="spellEnd"/>
            <w:r w:rsidRPr="00BC7DA3">
              <w:rPr>
                <w:rFonts w:ascii="Arial" w:hAnsi="Arial" w:cs="Arial"/>
                <w:color w:val="000000"/>
                <w:sz w:val="18"/>
                <w:szCs w:val="18"/>
                <w:lang w:val="en-US"/>
              </w:rPr>
              <w:t xml:space="preserve"> </w:t>
            </w:r>
            <w:proofErr w:type="spellStart"/>
            <w:r w:rsidRPr="00BC7DA3">
              <w:rPr>
                <w:rFonts w:ascii="Arial" w:hAnsi="Arial" w:cs="Arial"/>
                <w:color w:val="000000"/>
                <w:sz w:val="18"/>
                <w:szCs w:val="18"/>
                <w:lang w:val="en-US"/>
              </w:rPr>
              <w:t>mevcuttur</w:t>
            </w:r>
            <w:proofErr w:type="spellEnd"/>
            <w:r w:rsidRPr="00BC7DA3">
              <w:rPr>
                <w:rFonts w:ascii="Arial" w:hAnsi="Arial" w:cs="Arial"/>
                <w:color w:val="000000"/>
                <w:sz w:val="18"/>
                <w:szCs w:val="18"/>
                <w:lang w:val="en-US"/>
              </w:rPr>
              <w:t>.</w:t>
            </w:r>
          </w:p>
          <w:p w14:paraId="3469899D" w14:textId="77777777" w:rsidR="006019C6" w:rsidRPr="001D6697" w:rsidRDefault="006019C6" w:rsidP="002C3CD5">
            <w:pPr>
              <w:pStyle w:val="WW-NormalWeb1"/>
              <w:spacing w:after="100" w:afterAutospacing="1"/>
              <w:contextualSpacing/>
              <w:rPr>
                <w:rFonts w:ascii="Arial" w:hAnsi="Arial" w:cs="Arial"/>
                <w:bCs/>
                <w:color w:val="000000"/>
                <w:sz w:val="18"/>
                <w:szCs w:val="18"/>
              </w:rPr>
            </w:pPr>
          </w:p>
          <w:p w14:paraId="36725739" w14:textId="52B05DCF" w:rsidR="009840D9" w:rsidRPr="001D6697" w:rsidRDefault="009840D9" w:rsidP="00B279A5">
            <w:pPr>
              <w:pStyle w:val="WW-NormalWeb1"/>
              <w:spacing w:after="100" w:afterAutospacing="1"/>
              <w:contextualSpacing/>
              <w:jc w:val="both"/>
              <w:rPr>
                <w:rFonts w:ascii="Arial" w:hAnsi="Arial" w:cs="Arial"/>
                <w:bCs/>
                <w:color w:val="000000"/>
                <w:sz w:val="18"/>
                <w:szCs w:val="18"/>
              </w:rPr>
            </w:pPr>
            <w:r w:rsidRPr="001D6697">
              <w:rPr>
                <w:rFonts w:ascii="Arial" w:hAnsi="Arial" w:cs="Arial"/>
                <w:bCs/>
                <w:color w:val="000000"/>
                <w:sz w:val="18"/>
                <w:szCs w:val="18"/>
              </w:rPr>
              <w:t>Literatürde ikinci yöntemin tercih edildiği çalışmalar mevcuttur (</w:t>
            </w:r>
            <w:proofErr w:type="spellStart"/>
            <w:r w:rsidRPr="001D6697">
              <w:rPr>
                <w:rFonts w:ascii="Arial" w:hAnsi="Arial" w:cs="Arial"/>
                <w:bCs/>
                <w:color w:val="000000"/>
                <w:sz w:val="18"/>
                <w:szCs w:val="18"/>
              </w:rPr>
              <w:t>Fra</w:t>
            </w:r>
            <w:r w:rsidR="00F9714A">
              <w:rPr>
                <w:rFonts w:ascii="Arial" w:hAnsi="Arial" w:cs="Arial"/>
                <w:bCs/>
                <w:color w:val="000000"/>
                <w:sz w:val="18"/>
                <w:szCs w:val="18"/>
              </w:rPr>
              <w:t>nca</w:t>
            </w:r>
            <w:r w:rsidRPr="001D6697">
              <w:rPr>
                <w:rFonts w:ascii="Arial" w:hAnsi="Arial" w:cs="Arial"/>
                <w:bCs/>
                <w:color w:val="000000"/>
                <w:sz w:val="18"/>
                <w:szCs w:val="18"/>
              </w:rPr>
              <w:t>lanci</w:t>
            </w:r>
            <w:proofErr w:type="spellEnd"/>
            <w:r w:rsidRPr="001D6697">
              <w:rPr>
                <w:rFonts w:ascii="Arial" w:hAnsi="Arial" w:cs="Arial"/>
                <w:bCs/>
                <w:color w:val="000000"/>
                <w:sz w:val="18"/>
                <w:szCs w:val="18"/>
              </w:rPr>
              <w:t xml:space="preserve"> vd. 2021;Govindan vd. 2021). İkinci yöntem özellikle parçalama sırasında parçacıkların fiziksel ve kimyasal özelliklerini değiştirebilecek ısı etkisini içermemesi nedeniyle </w:t>
            </w:r>
            <w:r w:rsidR="006D5163" w:rsidRPr="001D6697">
              <w:rPr>
                <w:rFonts w:ascii="Arial" w:hAnsi="Arial" w:cs="Arial"/>
                <w:bCs/>
                <w:color w:val="000000"/>
                <w:sz w:val="18"/>
                <w:szCs w:val="18"/>
              </w:rPr>
              <w:t xml:space="preserve">bu araştırma projesi için de </w:t>
            </w:r>
            <w:r w:rsidRPr="001D6697">
              <w:rPr>
                <w:rFonts w:ascii="Arial" w:hAnsi="Arial" w:cs="Arial"/>
                <w:bCs/>
                <w:color w:val="000000"/>
                <w:sz w:val="18"/>
                <w:szCs w:val="18"/>
              </w:rPr>
              <w:t>tercih edilm</w:t>
            </w:r>
            <w:r w:rsidR="006D5163" w:rsidRPr="001D6697">
              <w:rPr>
                <w:rFonts w:ascii="Arial" w:hAnsi="Arial" w:cs="Arial"/>
                <w:bCs/>
                <w:color w:val="000000"/>
                <w:sz w:val="18"/>
                <w:szCs w:val="18"/>
              </w:rPr>
              <w:t>iştir</w:t>
            </w:r>
            <w:r w:rsidRPr="001D6697">
              <w:rPr>
                <w:rFonts w:ascii="Arial" w:hAnsi="Arial" w:cs="Arial"/>
                <w:bCs/>
                <w:color w:val="000000"/>
                <w:sz w:val="18"/>
                <w:szCs w:val="18"/>
              </w:rPr>
              <w:t xml:space="preserve">. İlgili yöntemlerde kullanılması öngörülen polimerler </w:t>
            </w:r>
            <w:r w:rsidRPr="00F9714A">
              <w:rPr>
                <w:rFonts w:ascii="Arial" w:hAnsi="Arial" w:cs="Arial"/>
                <w:b/>
                <w:color w:val="000000"/>
                <w:sz w:val="18"/>
                <w:szCs w:val="18"/>
                <w:u w:val="single"/>
              </w:rPr>
              <w:t xml:space="preserve">Polistiren (PS), Poliamid, 6 (PA 6), Polimetilmetakrilat (PMMA), </w:t>
            </w:r>
            <w:proofErr w:type="spellStart"/>
            <w:r w:rsidRPr="00F9714A">
              <w:rPr>
                <w:rFonts w:ascii="Arial" w:hAnsi="Arial" w:cs="Arial"/>
                <w:b/>
                <w:color w:val="000000"/>
                <w:sz w:val="18"/>
                <w:szCs w:val="18"/>
                <w:u w:val="single"/>
              </w:rPr>
              <w:t>Polietilentereftalat</w:t>
            </w:r>
            <w:proofErr w:type="spellEnd"/>
            <w:r w:rsidRPr="00F9714A">
              <w:rPr>
                <w:rFonts w:ascii="Arial" w:hAnsi="Arial" w:cs="Arial"/>
                <w:b/>
                <w:color w:val="000000"/>
                <w:sz w:val="18"/>
                <w:szCs w:val="18"/>
                <w:u w:val="single"/>
              </w:rPr>
              <w:t xml:space="preserve"> (PET), </w:t>
            </w:r>
            <w:proofErr w:type="spellStart"/>
            <w:r w:rsidRPr="00F9714A">
              <w:rPr>
                <w:rFonts w:ascii="Arial" w:hAnsi="Arial" w:cs="Arial"/>
                <w:b/>
                <w:color w:val="000000"/>
                <w:sz w:val="18"/>
                <w:szCs w:val="18"/>
                <w:u w:val="single"/>
              </w:rPr>
              <w:t>Polioksimetilen</w:t>
            </w:r>
            <w:proofErr w:type="spellEnd"/>
            <w:r w:rsidRPr="00F9714A">
              <w:rPr>
                <w:rFonts w:ascii="Arial" w:hAnsi="Arial" w:cs="Arial"/>
                <w:b/>
                <w:color w:val="000000"/>
                <w:sz w:val="18"/>
                <w:szCs w:val="18"/>
                <w:u w:val="single"/>
              </w:rPr>
              <w:t xml:space="preserve"> (POM), Polivinil klorür (PVC), </w:t>
            </w:r>
            <w:proofErr w:type="spellStart"/>
            <w:r w:rsidRPr="00F9714A">
              <w:rPr>
                <w:rFonts w:ascii="Arial" w:hAnsi="Arial" w:cs="Arial"/>
                <w:b/>
                <w:color w:val="000000"/>
                <w:sz w:val="18"/>
                <w:szCs w:val="18"/>
                <w:u w:val="single"/>
              </w:rPr>
              <w:t>Akrilonitrilbütadienstriren</w:t>
            </w:r>
            <w:proofErr w:type="spellEnd"/>
            <w:r w:rsidRPr="00F9714A">
              <w:rPr>
                <w:rFonts w:ascii="Arial" w:hAnsi="Arial" w:cs="Arial"/>
                <w:b/>
                <w:color w:val="000000"/>
                <w:sz w:val="18"/>
                <w:szCs w:val="18"/>
                <w:u w:val="single"/>
              </w:rPr>
              <w:t xml:space="preserve"> (ABS), Polietilen (PE), </w:t>
            </w:r>
            <w:proofErr w:type="spellStart"/>
            <w:r w:rsidRPr="00F9714A">
              <w:rPr>
                <w:rFonts w:ascii="Arial" w:hAnsi="Arial" w:cs="Arial"/>
                <w:b/>
                <w:color w:val="000000"/>
                <w:sz w:val="18"/>
                <w:szCs w:val="18"/>
                <w:u w:val="single"/>
              </w:rPr>
              <w:t>Polilaktk</w:t>
            </w:r>
            <w:proofErr w:type="spellEnd"/>
            <w:r w:rsidRPr="00F9714A">
              <w:rPr>
                <w:rFonts w:ascii="Arial" w:hAnsi="Arial" w:cs="Arial"/>
                <w:b/>
                <w:color w:val="000000"/>
                <w:sz w:val="18"/>
                <w:szCs w:val="18"/>
                <w:u w:val="single"/>
              </w:rPr>
              <w:t xml:space="preserve"> asit (PLA)</w:t>
            </w:r>
            <w:r w:rsidRPr="001D6697">
              <w:rPr>
                <w:rFonts w:ascii="Arial" w:hAnsi="Arial" w:cs="Arial"/>
                <w:bCs/>
                <w:color w:val="000000"/>
                <w:sz w:val="18"/>
                <w:szCs w:val="18"/>
              </w:rPr>
              <w:t xml:space="preserve"> olarak belirlenmiştir. Deneylerin gidişatı değerlendirilerek polimerlerin her biri için yukarıda verilen yöntemlerden en uygun olanı tespit edilecektir. </w:t>
            </w:r>
          </w:p>
          <w:p w14:paraId="5B88FB59" w14:textId="77777777" w:rsidR="009840D9" w:rsidRPr="001D6697" w:rsidRDefault="009840D9" w:rsidP="009840D9">
            <w:pPr>
              <w:pStyle w:val="WW-NormalWeb1"/>
              <w:spacing w:after="100" w:afterAutospacing="1"/>
              <w:contextualSpacing/>
              <w:rPr>
                <w:rFonts w:ascii="Arial" w:hAnsi="Arial" w:cs="Arial"/>
                <w:bCs/>
                <w:color w:val="000000"/>
                <w:sz w:val="18"/>
                <w:szCs w:val="18"/>
              </w:rPr>
            </w:pPr>
          </w:p>
          <w:p w14:paraId="311F76C6" w14:textId="6027571D" w:rsidR="009840D9" w:rsidRPr="001D6697" w:rsidRDefault="009840D9" w:rsidP="00B279A5">
            <w:pPr>
              <w:pStyle w:val="WW-NormalWeb1"/>
              <w:spacing w:after="100" w:afterAutospacing="1"/>
              <w:contextualSpacing/>
              <w:jc w:val="both"/>
              <w:rPr>
                <w:rFonts w:ascii="Arial" w:hAnsi="Arial" w:cs="Arial"/>
                <w:bCs/>
                <w:color w:val="000000"/>
                <w:sz w:val="18"/>
                <w:szCs w:val="18"/>
              </w:rPr>
            </w:pPr>
            <w:r w:rsidRPr="001D6697">
              <w:rPr>
                <w:rFonts w:ascii="Arial" w:hAnsi="Arial" w:cs="Arial"/>
                <w:bCs/>
                <w:color w:val="000000"/>
                <w:sz w:val="18"/>
                <w:szCs w:val="18"/>
              </w:rPr>
              <w:t xml:space="preserve">Hazırlanan </w:t>
            </w:r>
            <w:r w:rsidR="00B311AD">
              <w:rPr>
                <w:rFonts w:ascii="Arial" w:hAnsi="Arial" w:cs="Arial"/>
                <w:bCs/>
                <w:color w:val="000000"/>
                <w:sz w:val="18"/>
                <w:szCs w:val="18"/>
              </w:rPr>
              <w:t>MP</w:t>
            </w:r>
            <w:r w:rsidRPr="001D6697">
              <w:rPr>
                <w:rFonts w:ascii="Arial" w:hAnsi="Arial" w:cs="Arial"/>
                <w:bCs/>
                <w:color w:val="000000"/>
                <w:sz w:val="18"/>
                <w:szCs w:val="18"/>
              </w:rPr>
              <w:t xml:space="preserve"> parçacıkların polimerik kimliğini karakterize etmek için tüm </w:t>
            </w:r>
            <w:r w:rsidR="00F9714A">
              <w:rPr>
                <w:rFonts w:ascii="Arial" w:hAnsi="Arial" w:cs="Arial"/>
                <w:bCs/>
                <w:color w:val="000000"/>
                <w:sz w:val="18"/>
                <w:szCs w:val="18"/>
              </w:rPr>
              <w:t>parçacıklar</w:t>
            </w:r>
            <w:r w:rsidR="00F9714A" w:rsidRPr="001D6697">
              <w:rPr>
                <w:rFonts w:ascii="Arial" w:hAnsi="Arial" w:cs="Arial"/>
                <w:bCs/>
                <w:color w:val="000000"/>
                <w:sz w:val="18"/>
                <w:szCs w:val="18"/>
              </w:rPr>
              <w:t xml:space="preserve"> </w:t>
            </w:r>
            <w:r w:rsidRPr="001D6697">
              <w:rPr>
                <w:rFonts w:ascii="Arial" w:hAnsi="Arial" w:cs="Arial"/>
                <w:bCs/>
                <w:color w:val="000000"/>
                <w:sz w:val="18"/>
                <w:szCs w:val="18"/>
              </w:rPr>
              <w:t>üzerinde ATR-FTIR (</w:t>
            </w:r>
            <w:proofErr w:type="spellStart"/>
            <w:r w:rsidRPr="001D6697">
              <w:rPr>
                <w:rFonts w:ascii="Arial" w:hAnsi="Arial" w:cs="Arial"/>
                <w:bCs/>
                <w:color w:val="000000"/>
                <w:sz w:val="18"/>
                <w:szCs w:val="18"/>
              </w:rPr>
              <w:t>Attenuated</w:t>
            </w:r>
            <w:proofErr w:type="spellEnd"/>
            <w:r w:rsidRPr="001D6697">
              <w:rPr>
                <w:rFonts w:ascii="Arial" w:hAnsi="Arial" w:cs="Arial"/>
                <w:bCs/>
                <w:color w:val="000000"/>
                <w:sz w:val="18"/>
                <w:szCs w:val="18"/>
              </w:rPr>
              <w:t xml:space="preserve"> total </w:t>
            </w:r>
            <w:proofErr w:type="spellStart"/>
            <w:r w:rsidRPr="001D6697">
              <w:rPr>
                <w:rFonts w:ascii="Arial" w:hAnsi="Arial" w:cs="Arial"/>
                <w:bCs/>
                <w:color w:val="000000"/>
                <w:sz w:val="18"/>
                <w:szCs w:val="18"/>
              </w:rPr>
              <w:t>reflection</w:t>
            </w:r>
            <w:proofErr w:type="spellEnd"/>
            <w:r w:rsidRPr="001D6697">
              <w:rPr>
                <w:rFonts w:ascii="Arial" w:hAnsi="Arial" w:cs="Arial"/>
                <w:bCs/>
                <w:color w:val="000000"/>
                <w:sz w:val="18"/>
                <w:szCs w:val="18"/>
              </w:rPr>
              <w:t xml:space="preserve"> Fourier </w:t>
            </w:r>
            <w:proofErr w:type="spellStart"/>
            <w:r w:rsidRPr="001D6697">
              <w:rPr>
                <w:rFonts w:ascii="Arial" w:hAnsi="Arial" w:cs="Arial"/>
                <w:bCs/>
                <w:color w:val="000000"/>
                <w:sz w:val="18"/>
                <w:szCs w:val="18"/>
              </w:rPr>
              <w:t>transform</w:t>
            </w:r>
            <w:proofErr w:type="spellEnd"/>
            <w:r w:rsidRPr="001D6697">
              <w:rPr>
                <w:rFonts w:ascii="Arial" w:hAnsi="Arial" w:cs="Arial"/>
                <w:bCs/>
                <w:color w:val="000000"/>
                <w:sz w:val="18"/>
                <w:szCs w:val="18"/>
              </w:rPr>
              <w:t xml:space="preserve"> </w:t>
            </w:r>
            <w:proofErr w:type="spellStart"/>
            <w:r w:rsidRPr="001D6697">
              <w:rPr>
                <w:rFonts w:ascii="Arial" w:hAnsi="Arial" w:cs="Arial"/>
                <w:bCs/>
                <w:color w:val="000000"/>
                <w:sz w:val="18"/>
                <w:szCs w:val="18"/>
              </w:rPr>
              <w:t>infrared</w:t>
            </w:r>
            <w:proofErr w:type="spellEnd"/>
            <w:r w:rsidRPr="001D6697">
              <w:rPr>
                <w:rFonts w:ascii="Arial" w:hAnsi="Arial" w:cs="Arial"/>
                <w:bCs/>
                <w:color w:val="000000"/>
                <w:sz w:val="18"/>
                <w:szCs w:val="18"/>
              </w:rPr>
              <w:t xml:space="preserve">) analizleri yapılacaktır. Daha sonra şekil, boyut ve yuvarlaklıklarına göre kesin olarak tanımlanması yapılacaktır. Şekil tanımlaması </w:t>
            </w:r>
            <w:proofErr w:type="spellStart"/>
            <w:r w:rsidRPr="001D6697">
              <w:rPr>
                <w:rFonts w:ascii="Arial" w:hAnsi="Arial" w:cs="Arial"/>
                <w:bCs/>
                <w:color w:val="000000"/>
                <w:sz w:val="18"/>
                <w:szCs w:val="18"/>
              </w:rPr>
              <w:t>optomekatronik</w:t>
            </w:r>
            <w:proofErr w:type="spellEnd"/>
            <w:r w:rsidRPr="001D6697">
              <w:rPr>
                <w:rFonts w:ascii="Arial" w:hAnsi="Arial" w:cs="Arial"/>
                <w:bCs/>
                <w:color w:val="000000"/>
                <w:sz w:val="18"/>
                <w:szCs w:val="18"/>
              </w:rPr>
              <w:t xml:space="preserve"> teknolojisi kullanan video ölçüm sistemi kullanılarak yapılacaktır. </w:t>
            </w:r>
            <w:bookmarkStart w:id="3" w:name="_Hlk113616815"/>
            <w:proofErr w:type="spellStart"/>
            <w:r w:rsidRPr="001D6697">
              <w:rPr>
                <w:rFonts w:ascii="Arial" w:hAnsi="Arial" w:cs="Arial"/>
                <w:bCs/>
                <w:color w:val="000000"/>
                <w:sz w:val="18"/>
                <w:szCs w:val="18"/>
              </w:rPr>
              <w:t>Optomekatronik</w:t>
            </w:r>
            <w:proofErr w:type="spellEnd"/>
            <w:r w:rsidRPr="001D6697">
              <w:rPr>
                <w:rFonts w:ascii="Arial" w:hAnsi="Arial" w:cs="Arial"/>
                <w:bCs/>
                <w:color w:val="000000"/>
                <w:sz w:val="18"/>
                <w:szCs w:val="18"/>
              </w:rPr>
              <w:t xml:space="preserve"> video ölçüm sistemleri </w:t>
            </w:r>
            <w:bookmarkEnd w:id="3"/>
            <w:r w:rsidRPr="001D6697">
              <w:rPr>
                <w:rFonts w:ascii="Arial" w:hAnsi="Arial" w:cs="Arial"/>
                <w:bCs/>
                <w:color w:val="000000"/>
                <w:sz w:val="18"/>
                <w:szCs w:val="18"/>
              </w:rPr>
              <w:t xml:space="preserve">mikro tümsekler de dahil olmak üzere hassas 3D şekilli numuneleri incelemek için en uygun sistemler arasında sayılmaktadır. Son olarak parçacıkların yoğunlukları belirlenecektir. Partikül yoğunlukları, ISO 1183-1(2019) uyarınca titrasyon yönteminin bir varyasyonu kullanılarak belirlenecektir. </w:t>
            </w:r>
          </w:p>
          <w:p w14:paraId="1F1C63EC" w14:textId="77777777" w:rsidR="009840D9" w:rsidRPr="001D6697" w:rsidRDefault="009840D9" w:rsidP="009840D9">
            <w:pPr>
              <w:pStyle w:val="WW-NormalWeb1"/>
              <w:spacing w:after="100" w:afterAutospacing="1"/>
              <w:contextualSpacing/>
              <w:rPr>
                <w:rFonts w:ascii="Arial" w:hAnsi="Arial" w:cs="Arial"/>
                <w:bCs/>
                <w:color w:val="000000"/>
                <w:sz w:val="18"/>
                <w:szCs w:val="18"/>
              </w:rPr>
            </w:pPr>
          </w:p>
          <w:p w14:paraId="1EC16A92" w14:textId="6045D444" w:rsidR="00CC40D7" w:rsidRPr="001D6697" w:rsidRDefault="009840D9" w:rsidP="00B279A5">
            <w:pPr>
              <w:pStyle w:val="WW-NormalWeb1"/>
              <w:spacing w:after="100" w:afterAutospacing="1"/>
              <w:contextualSpacing/>
              <w:jc w:val="both"/>
              <w:rPr>
                <w:rFonts w:ascii="Arial" w:hAnsi="Arial" w:cs="Arial"/>
                <w:bCs/>
                <w:color w:val="000000"/>
                <w:sz w:val="18"/>
                <w:szCs w:val="18"/>
              </w:rPr>
            </w:pPr>
            <w:r w:rsidRPr="001D6697">
              <w:rPr>
                <w:rFonts w:ascii="Arial" w:hAnsi="Arial" w:cs="Arial"/>
                <w:bCs/>
                <w:color w:val="000000"/>
                <w:sz w:val="18"/>
                <w:szCs w:val="18"/>
              </w:rPr>
              <w:t xml:space="preserve">İP-1 kapsamında üretilecek ve tanımları yapılacak </w:t>
            </w:r>
            <w:r w:rsidR="00B311AD">
              <w:rPr>
                <w:rFonts w:ascii="Arial" w:hAnsi="Arial" w:cs="Arial"/>
                <w:bCs/>
                <w:color w:val="000000"/>
                <w:sz w:val="18"/>
                <w:szCs w:val="18"/>
              </w:rPr>
              <w:t>MP</w:t>
            </w:r>
            <w:r w:rsidRPr="001D6697">
              <w:rPr>
                <w:rFonts w:ascii="Arial" w:hAnsi="Arial" w:cs="Arial"/>
                <w:bCs/>
                <w:color w:val="000000"/>
                <w:sz w:val="18"/>
                <w:szCs w:val="18"/>
              </w:rPr>
              <w:t xml:space="preserve"> parçacıklar İP-2 ve İP-3 kapsamında deneysel ve sayısal model çalışmalarında kullanılacaktır. İP-1’de araştırmacı olan </w:t>
            </w:r>
            <w:proofErr w:type="spellStart"/>
            <w:r w:rsidRPr="001D6697">
              <w:rPr>
                <w:rFonts w:ascii="Arial" w:hAnsi="Arial" w:cs="Arial"/>
                <w:bCs/>
                <w:color w:val="000000"/>
                <w:sz w:val="18"/>
                <w:szCs w:val="18"/>
              </w:rPr>
              <w:t>Prof.Dr</w:t>
            </w:r>
            <w:proofErr w:type="spellEnd"/>
            <w:r w:rsidRPr="001D6697">
              <w:rPr>
                <w:rFonts w:ascii="Arial" w:hAnsi="Arial" w:cs="Arial"/>
                <w:bCs/>
                <w:color w:val="000000"/>
                <w:sz w:val="18"/>
                <w:szCs w:val="18"/>
              </w:rPr>
              <w:t xml:space="preserve">. Hatice Kaplan Can </w:t>
            </w:r>
            <w:r w:rsidR="00762679" w:rsidRPr="001D6697">
              <w:rPr>
                <w:rFonts w:ascii="Arial" w:hAnsi="Arial" w:cs="Arial"/>
                <w:bCs/>
                <w:color w:val="000000"/>
                <w:sz w:val="18"/>
                <w:szCs w:val="18"/>
              </w:rPr>
              <w:t xml:space="preserve">Hacettepe Üniversitesi, Fen Fakültesi, Kimya Bölümü Polimer Kimya Anabilim Dalı öğretim üyesidir. Polimer alanında yetkinliği ile tanınan ve bu alanda birçok ulusal ve </w:t>
            </w:r>
            <w:proofErr w:type="spellStart"/>
            <w:r w:rsidR="00762679" w:rsidRPr="001D6697">
              <w:rPr>
                <w:rFonts w:ascii="Arial" w:hAnsi="Arial" w:cs="Arial"/>
                <w:bCs/>
                <w:color w:val="000000"/>
                <w:sz w:val="18"/>
                <w:szCs w:val="18"/>
              </w:rPr>
              <w:t>uluslarası</w:t>
            </w:r>
            <w:proofErr w:type="spellEnd"/>
            <w:r w:rsidR="00762679" w:rsidRPr="001D6697">
              <w:rPr>
                <w:rFonts w:ascii="Arial" w:hAnsi="Arial" w:cs="Arial"/>
                <w:bCs/>
                <w:color w:val="000000"/>
                <w:sz w:val="18"/>
                <w:szCs w:val="18"/>
              </w:rPr>
              <w:t xml:space="preserve"> yayına sahip olan bir araştırmacıdır. </w:t>
            </w:r>
            <w:r w:rsidR="00370478" w:rsidRPr="001D6697">
              <w:rPr>
                <w:rFonts w:ascii="Arial" w:hAnsi="Arial" w:cs="Arial"/>
                <w:bCs/>
                <w:color w:val="000000"/>
                <w:sz w:val="18"/>
                <w:szCs w:val="18"/>
              </w:rPr>
              <w:t xml:space="preserve">İP-1’de polimer malzemelerin hazırlanması, tanımlanması ve karakterizasyonunda çalışacaktır. </w:t>
            </w:r>
            <w:r w:rsidR="00F9714A">
              <w:rPr>
                <w:rFonts w:ascii="Arial" w:hAnsi="Arial" w:cs="Arial"/>
                <w:bCs/>
                <w:color w:val="000000"/>
                <w:sz w:val="18"/>
                <w:szCs w:val="18"/>
              </w:rPr>
              <w:t xml:space="preserve">İP-1’de diğer araştırmacı olan </w:t>
            </w:r>
            <w:r w:rsidRPr="001D6697">
              <w:rPr>
                <w:rFonts w:ascii="Arial" w:hAnsi="Arial" w:cs="Arial"/>
                <w:bCs/>
                <w:color w:val="000000"/>
                <w:sz w:val="18"/>
                <w:szCs w:val="18"/>
              </w:rPr>
              <w:t>Dr. Öğr.</w:t>
            </w:r>
            <w:r w:rsidR="00DE7242">
              <w:rPr>
                <w:rFonts w:ascii="Arial" w:hAnsi="Arial" w:cs="Arial"/>
                <w:bCs/>
                <w:color w:val="000000"/>
                <w:sz w:val="18"/>
                <w:szCs w:val="18"/>
              </w:rPr>
              <w:t xml:space="preserve"> </w:t>
            </w:r>
            <w:r w:rsidRPr="001D6697">
              <w:rPr>
                <w:rFonts w:ascii="Arial" w:hAnsi="Arial" w:cs="Arial"/>
                <w:bCs/>
                <w:color w:val="000000"/>
                <w:sz w:val="18"/>
                <w:szCs w:val="18"/>
              </w:rPr>
              <w:t>Üyesi Ayşe Çağıl Kandemir</w:t>
            </w:r>
            <w:r w:rsidR="00762679" w:rsidRPr="001D6697">
              <w:rPr>
                <w:rFonts w:ascii="Arial" w:hAnsi="Arial" w:cs="Arial"/>
                <w:bCs/>
                <w:color w:val="000000"/>
                <w:sz w:val="18"/>
                <w:szCs w:val="18"/>
              </w:rPr>
              <w:t xml:space="preserve"> TED Üniversitesi Mühendislik Fakültesi Makine Mühendisliği Bölümü öğretim üyesidir. </w:t>
            </w:r>
            <w:proofErr w:type="spellStart"/>
            <w:r w:rsidR="00762679" w:rsidRPr="001D6697">
              <w:rPr>
                <w:rFonts w:ascii="Arial" w:hAnsi="Arial" w:cs="Arial"/>
                <w:bCs/>
                <w:color w:val="000000"/>
                <w:sz w:val="18"/>
                <w:szCs w:val="18"/>
                <w:lang w:val="en-US"/>
              </w:rPr>
              <w:t>Kompozit</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ve</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nanokompozit</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malzemeler</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yüzey</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bilimi</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ince</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filmler</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atomik</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kuvvet</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mikroskobu</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ve</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litografisi</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araştırma</w:t>
            </w:r>
            <w:proofErr w:type="spellEnd"/>
            <w:r w:rsidR="00762679" w:rsidRPr="001D6697">
              <w:rPr>
                <w:rFonts w:ascii="Arial" w:hAnsi="Arial" w:cs="Arial"/>
                <w:bCs/>
                <w:color w:val="000000"/>
                <w:sz w:val="18"/>
                <w:szCs w:val="18"/>
                <w:lang w:val="en-US"/>
              </w:rPr>
              <w:t xml:space="preserve"> </w:t>
            </w:r>
            <w:proofErr w:type="spellStart"/>
            <w:r w:rsidR="00762679" w:rsidRPr="001D6697">
              <w:rPr>
                <w:rFonts w:ascii="Arial" w:hAnsi="Arial" w:cs="Arial"/>
                <w:bCs/>
                <w:color w:val="000000"/>
                <w:sz w:val="18"/>
                <w:szCs w:val="18"/>
                <w:lang w:val="en-US"/>
              </w:rPr>
              <w:t>alanlar</w:t>
            </w:r>
            <w:r w:rsidR="00370478" w:rsidRPr="001D6697">
              <w:rPr>
                <w:rFonts w:ascii="Arial" w:hAnsi="Arial" w:cs="Arial"/>
                <w:bCs/>
                <w:color w:val="000000"/>
                <w:sz w:val="18"/>
                <w:szCs w:val="18"/>
                <w:lang w:val="en-US"/>
              </w:rPr>
              <w:t>ıdır</w:t>
            </w:r>
            <w:proofErr w:type="spellEnd"/>
            <w:r w:rsidR="00370478" w:rsidRPr="001D6697">
              <w:rPr>
                <w:rFonts w:ascii="Arial" w:hAnsi="Arial" w:cs="Arial"/>
                <w:bCs/>
                <w:color w:val="000000"/>
                <w:sz w:val="18"/>
                <w:szCs w:val="18"/>
                <w:lang w:val="en-US"/>
              </w:rPr>
              <w:t xml:space="preserve">. </w:t>
            </w:r>
            <w:r w:rsidR="00370478" w:rsidRPr="001D6697">
              <w:rPr>
                <w:rFonts w:ascii="Arial" w:hAnsi="Arial" w:cs="Arial"/>
                <w:bCs/>
                <w:color w:val="000000"/>
                <w:sz w:val="18"/>
                <w:szCs w:val="18"/>
              </w:rPr>
              <w:t>İP-1’de polimer malzemelerin hazırlanması, tanımlanması ve karakterizasyonunda çalışacaktır.</w:t>
            </w:r>
          </w:p>
          <w:p w14:paraId="2547F851" w14:textId="77777777" w:rsidR="006019C6" w:rsidRPr="001D6697" w:rsidRDefault="006019C6" w:rsidP="004B15A8">
            <w:pPr>
              <w:pStyle w:val="WW-NormalWeb1"/>
              <w:spacing w:after="100" w:afterAutospacing="1"/>
              <w:contextualSpacing/>
              <w:rPr>
                <w:rFonts w:ascii="Arial" w:hAnsi="Arial" w:cs="Arial"/>
                <w:color w:val="000000"/>
                <w:sz w:val="18"/>
                <w:szCs w:val="18"/>
                <w:u w:val="single"/>
              </w:rPr>
            </w:pPr>
          </w:p>
          <w:p w14:paraId="7D41A622" w14:textId="5CEB665B" w:rsidR="004B15A8" w:rsidRPr="00EC4AA8" w:rsidRDefault="004B15A8" w:rsidP="004B15A8">
            <w:pPr>
              <w:pStyle w:val="WW-NormalWeb1"/>
              <w:spacing w:after="100" w:afterAutospacing="1"/>
              <w:contextualSpacing/>
              <w:rPr>
                <w:rFonts w:ascii="Arial" w:hAnsi="Arial" w:cs="Arial"/>
                <w:b/>
                <w:bCs/>
                <w:color w:val="000000"/>
                <w:sz w:val="18"/>
                <w:szCs w:val="18"/>
                <w:u w:val="single"/>
              </w:rPr>
            </w:pPr>
            <w:bookmarkStart w:id="4" w:name="_Hlk113616595"/>
            <w:r w:rsidRPr="00EC4AA8">
              <w:rPr>
                <w:rFonts w:ascii="Arial" w:hAnsi="Arial" w:cs="Arial"/>
                <w:b/>
                <w:bCs/>
                <w:color w:val="000000"/>
                <w:sz w:val="18"/>
                <w:szCs w:val="18"/>
                <w:u w:val="single"/>
              </w:rPr>
              <w:t>Çökelme Deneyleri</w:t>
            </w:r>
            <w:r w:rsidR="00360D3F" w:rsidRPr="00EC4AA8">
              <w:rPr>
                <w:rFonts w:ascii="Arial" w:hAnsi="Arial" w:cs="Arial"/>
                <w:b/>
                <w:bCs/>
                <w:color w:val="000000"/>
                <w:sz w:val="18"/>
                <w:szCs w:val="18"/>
                <w:u w:val="single"/>
              </w:rPr>
              <w:t xml:space="preserve"> ve Deney Sonuçlarının Analizi </w:t>
            </w:r>
            <w:bookmarkEnd w:id="4"/>
            <w:r w:rsidRPr="00EC4AA8">
              <w:rPr>
                <w:rFonts w:ascii="Arial" w:hAnsi="Arial" w:cs="Arial"/>
                <w:b/>
                <w:bCs/>
                <w:color w:val="000000"/>
                <w:sz w:val="18"/>
                <w:szCs w:val="18"/>
                <w:u w:val="single"/>
              </w:rPr>
              <w:t>(İP-2)</w:t>
            </w:r>
          </w:p>
          <w:p w14:paraId="09B48E8F" w14:textId="6ECDC2E3" w:rsidR="00054BDE" w:rsidRPr="001D6697" w:rsidRDefault="00054BDE" w:rsidP="004B15A8">
            <w:pPr>
              <w:pStyle w:val="WW-NormalWeb1"/>
              <w:spacing w:after="100" w:afterAutospacing="1"/>
              <w:contextualSpacing/>
              <w:rPr>
                <w:rFonts w:ascii="Arial" w:hAnsi="Arial" w:cs="Arial"/>
                <w:color w:val="000000"/>
                <w:sz w:val="18"/>
                <w:szCs w:val="18"/>
                <w:u w:val="single"/>
              </w:rPr>
            </w:pPr>
          </w:p>
          <w:p w14:paraId="69B9B831" w14:textId="2F969F49" w:rsidR="00EC4AA8" w:rsidRPr="00EC4AA8" w:rsidRDefault="00054BDE" w:rsidP="00EC4AA8">
            <w:pPr>
              <w:pStyle w:val="WW-NormalWeb1"/>
              <w:spacing w:before="0" w:after="0"/>
              <w:jc w:val="both"/>
              <w:rPr>
                <w:rFonts w:ascii="Arial" w:hAnsi="Arial" w:cs="Arial"/>
                <w:b/>
                <w:bCs/>
                <w:i/>
                <w:iCs/>
                <w:color w:val="000000"/>
                <w:sz w:val="18"/>
                <w:szCs w:val="18"/>
                <w:u w:val="single"/>
              </w:rPr>
            </w:pPr>
            <w:r w:rsidRPr="00EC4AA8">
              <w:rPr>
                <w:rFonts w:ascii="Arial" w:hAnsi="Arial" w:cs="Arial"/>
                <w:b/>
                <w:bCs/>
                <w:i/>
                <w:iCs/>
                <w:color w:val="000000"/>
                <w:sz w:val="18"/>
                <w:szCs w:val="18"/>
                <w:u w:val="single"/>
              </w:rPr>
              <w:t>Çökelme Deneyleri</w:t>
            </w:r>
          </w:p>
          <w:p w14:paraId="5736AF42" w14:textId="1C12AFF4" w:rsidR="00BC7DA3" w:rsidRPr="00BC7DA3" w:rsidRDefault="004B763F" w:rsidP="00EC4AA8">
            <w:pPr>
              <w:pStyle w:val="WW-NormalWeb1"/>
              <w:spacing w:before="0" w:after="0"/>
              <w:jc w:val="both"/>
              <w:rPr>
                <w:rFonts w:ascii="Arial" w:hAnsi="Arial" w:cs="Arial"/>
                <w:color w:val="000000" w:themeColor="text1"/>
                <w:sz w:val="18"/>
                <w:szCs w:val="18"/>
              </w:rPr>
            </w:pPr>
            <w:r w:rsidRPr="001D6697">
              <w:rPr>
                <w:rFonts w:ascii="Arial" w:hAnsi="Arial" w:cs="Arial"/>
                <w:color w:val="000000" w:themeColor="text1"/>
                <w:sz w:val="18"/>
                <w:szCs w:val="18"/>
              </w:rPr>
              <w:t xml:space="preserve">Çökelme deneyleri için TED Üniversitesi Akışkanlar Mekaniği Laboratuvarında kurulu bulunan ve Fotoğraf 1’de gösterilen deney düzeneği kullanılacaktır. Düzenek 50 cm yüksekliğindeki çelik çerçeve üzerine oturtulmuş 2.5 m yüksekliğinde ve 50 cm çapında pleksiglas silindir şeklinde su çökelme kolonu olarak tasarlanmıştır. </w:t>
            </w:r>
          </w:p>
          <w:p w14:paraId="67EE56F5" w14:textId="13C4FB91" w:rsidR="00BC7DA3" w:rsidRPr="00BC7DA3" w:rsidRDefault="00BC7DA3" w:rsidP="00EC4AA8">
            <w:pPr>
              <w:pStyle w:val="WW-NormalWeb1"/>
              <w:jc w:val="center"/>
              <w:rPr>
                <w:rFonts w:ascii="Arial" w:hAnsi="Arial" w:cs="Arial"/>
                <w:color w:val="000000" w:themeColor="text1"/>
                <w:sz w:val="18"/>
                <w:szCs w:val="18"/>
              </w:rPr>
            </w:pPr>
            <w:r w:rsidRPr="00BC7DA3">
              <w:rPr>
                <w:rFonts w:ascii="Arial" w:hAnsi="Arial" w:cs="Arial"/>
                <w:noProof/>
                <w:color w:val="000000" w:themeColor="text1"/>
                <w:sz w:val="18"/>
                <w:szCs w:val="18"/>
                <w:lang w:val="en-US" w:eastAsia="en-US"/>
              </w:rPr>
              <w:lastRenderedPageBreak/>
              <w:drawing>
                <wp:inline distT="0" distB="0" distL="0" distR="0" wp14:anchorId="15193902" wp14:editId="7B8940D9">
                  <wp:extent cx="1498348" cy="1998539"/>
                  <wp:effectExtent l="0" t="0" r="698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1635" cy="2029600"/>
                          </a:xfrm>
                          <a:prstGeom prst="rect">
                            <a:avLst/>
                          </a:prstGeom>
                          <a:noFill/>
                          <a:ln>
                            <a:noFill/>
                          </a:ln>
                        </pic:spPr>
                      </pic:pic>
                    </a:graphicData>
                  </a:graphic>
                </wp:inline>
              </w:drawing>
            </w:r>
          </w:p>
          <w:p w14:paraId="338ABB30" w14:textId="77777777" w:rsidR="00EC4AA8" w:rsidRDefault="00BC7DA3" w:rsidP="000044EF">
            <w:pPr>
              <w:pStyle w:val="WW-NormalWeb1"/>
              <w:spacing w:before="120" w:after="0"/>
              <w:jc w:val="center"/>
              <w:rPr>
                <w:rFonts w:ascii="Arial" w:hAnsi="Arial" w:cs="Arial"/>
                <w:color w:val="000000" w:themeColor="text1"/>
                <w:sz w:val="18"/>
                <w:szCs w:val="18"/>
              </w:rPr>
            </w:pPr>
            <w:r w:rsidRPr="00BC7DA3">
              <w:rPr>
                <w:rFonts w:ascii="Arial" w:hAnsi="Arial" w:cs="Arial"/>
                <w:color w:val="000000" w:themeColor="text1"/>
                <w:sz w:val="18"/>
                <w:szCs w:val="18"/>
              </w:rPr>
              <w:t>Fotoğraf 1. Kullanılacak deney düzeneği</w:t>
            </w:r>
          </w:p>
          <w:p w14:paraId="59DE38F3" w14:textId="6F62C61A" w:rsidR="00C05C5F" w:rsidRDefault="004B763F" w:rsidP="00B279A5">
            <w:pPr>
              <w:pStyle w:val="WW-NormalWeb1"/>
              <w:spacing w:after="100" w:afterAutospacing="1"/>
              <w:contextualSpacing/>
              <w:jc w:val="both"/>
              <w:rPr>
                <w:rFonts w:ascii="Arial" w:hAnsi="Arial" w:cs="Arial"/>
                <w:color w:val="000000" w:themeColor="text1"/>
                <w:sz w:val="18"/>
                <w:szCs w:val="18"/>
              </w:rPr>
            </w:pPr>
            <w:r w:rsidRPr="001D6697">
              <w:rPr>
                <w:rFonts w:ascii="Arial" w:hAnsi="Arial" w:cs="Arial"/>
                <w:color w:val="000000" w:themeColor="text1"/>
                <w:sz w:val="18"/>
                <w:szCs w:val="18"/>
              </w:rPr>
              <w:t xml:space="preserve">Çökelme kolonu şehir şebeke suyu ile doldurulacaktır. Düzenekteki suyun durulması için </w:t>
            </w:r>
            <w:r w:rsidR="006477B5">
              <w:rPr>
                <w:rFonts w:ascii="Arial" w:hAnsi="Arial" w:cs="Arial"/>
                <w:color w:val="000000" w:themeColor="text1"/>
                <w:sz w:val="18"/>
                <w:szCs w:val="18"/>
              </w:rPr>
              <w:t>ilk doldurma işleminden sonra</w:t>
            </w:r>
            <w:r w:rsidRPr="001D6697">
              <w:rPr>
                <w:rFonts w:ascii="Arial" w:hAnsi="Arial" w:cs="Arial"/>
                <w:color w:val="000000" w:themeColor="text1"/>
                <w:sz w:val="18"/>
                <w:szCs w:val="18"/>
              </w:rPr>
              <w:t xml:space="preserve"> 24 saat beklen</w:t>
            </w:r>
            <w:r w:rsidR="006477B5">
              <w:rPr>
                <w:rFonts w:ascii="Arial" w:hAnsi="Arial" w:cs="Arial"/>
                <w:color w:val="000000" w:themeColor="text1"/>
                <w:sz w:val="18"/>
                <w:szCs w:val="18"/>
              </w:rPr>
              <w:t>ecektir</w:t>
            </w:r>
            <w:r w:rsidRPr="001D6697">
              <w:rPr>
                <w:rFonts w:ascii="Arial" w:hAnsi="Arial" w:cs="Arial"/>
                <w:color w:val="000000" w:themeColor="text1"/>
                <w:sz w:val="18"/>
                <w:szCs w:val="18"/>
              </w:rPr>
              <w:t xml:space="preserve">. </w:t>
            </w:r>
            <w:r w:rsidR="00B311AD">
              <w:rPr>
                <w:rFonts w:ascii="Arial" w:hAnsi="Arial" w:cs="Arial"/>
                <w:color w:val="000000" w:themeColor="text1"/>
                <w:sz w:val="18"/>
                <w:szCs w:val="18"/>
              </w:rPr>
              <w:t>MP</w:t>
            </w:r>
            <w:r w:rsidRPr="001D6697">
              <w:rPr>
                <w:rFonts w:ascii="Arial" w:hAnsi="Arial" w:cs="Arial"/>
                <w:color w:val="000000" w:themeColor="text1"/>
                <w:sz w:val="18"/>
                <w:szCs w:val="18"/>
              </w:rPr>
              <w:t xml:space="preserve"> parçacık yüzeyinde olabilecek elektrostatik yüklemeyi ortadan kaldırmak için </w:t>
            </w:r>
            <w:r w:rsidR="00F345D1">
              <w:rPr>
                <w:rFonts w:ascii="Arial" w:hAnsi="Arial" w:cs="Arial"/>
                <w:color w:val="000000" w:themeColor="text1"/>
                <w:sz w:val="18"/>
                <w:szCs w:val="18"/>
              </w:rPr>
              <w:t xml:space="preserve">parçacıklar </w:t>
            </w:r>
            <w:r w:rsidRPr="001D6697">
              <w:rPr>
                <w:rFonts w:ascii="Arial" w:hAnsi="Arial" w:cs="Arial"/>
                <w:color w:val="000000" w:themeColor="text1"/>
                <w:sz w:val="18"/>
                <w:szCs w:val="18"/>
              </w:rPr>
              <w:t>su kolonuna atılmadan önce aynı ısıdaki suda 1saat bekletilecektir. Su kolonunun sıcaklığı her deneyden 15 dakika önce ve deney tamamlandıktan 15 dakika sonra ölçülecektir.  Parçacı</w:t>
            </w:r>
            <w:r w:rsidR="00F345D1">
              <w:rPr>
                <w:rFonts w:ascii="Arial" w:hAnsi="Arial" w:cs="Arial"/>
                <w:color w:val="000000" w:themeColor="text1"/>
                <w:sz w:val="18"/>
                <w:szCs w:val="18"/>
              </w:rPr>
              <w:t>ğın suyun</w:t>
            </w:r>
            <w:r w:rsidRPr="001D6697">
              <w:rPr>
                <w:rFonts w:ascii="Arial" w:hAnsi="Arial" w:cs="Arial"/>
                <w:color w:val="000000" w:themeColor="text1"/>
                <w:sz w:val="18"/>
                <w:szCs w:val="18"/>
              </w:rPr>
              <w:t xml:space="preserve"> yüzey gerilimin</w:t>
            </w:r>
            <w:r w:rsidR="00F345D1">
              <w:rPr>
                <w:rFonts w:ascii="Arial" w:hAnsi="Arial" w:cs="Arial"/>
                <w:color w:val="000000" w:themeColor="text1"/>
                <w:sz w:val="18"/>
                <w:szCs w:val="18"/>
              </w:rPr>
              <w:t>e</w:t>
            </w:r>
            <w:r w:rsidRPr="001D6697">
              <w:rPr>
                <w:rFonts w:ascii="Arial" w:hAnsi="Arial" w:cs="Arial"/>
                <w:color w:val="000000" w:themeColor="text1"/>
                <w:sz w:val="18"/>
                <w:szCs w:val="18"/>
              </w:rPr>
              <w:t xml:space="preserve"> maruz kalmama</w:t>
            </w:r>
            <w:r w:rsidR="00F345D1">
              <w:rPr>
                <w:rFonts w:ascii="Arial" w:hAnsi="Arial" w:cs="Arial"/>
                <w:color w:val="000000" w:themeColor="text1"/>
                <w:sz w:val="18"/>
                <w:szCs w:val="18"/>
              </w:rPr>
              <w:t>sı</w:t>
            </w:r>
            <w:r w:rsidRPr="001D6697">
              <w:rPr>
                <w:rFonts w:ascii="Arial" w:hAnsi="Arial" w:cs="Arial"/>
                <w:color w:val="000000" w:themeColor="text1"/>
                <w:sz w:val="18"/>
                <w:szCs w:val="18"/>
              </w:rPr>
              <w:t xml:space="preserve"> için </w:t>
            </w:r>
            <w:r w:rsidR="00B311AD">
              <w:rPr>
                <w:rFonts w:ascii="Arial" w:hAnsi="Arial" w:cs="Arial"/>
                <w:color w:val="000000" w:themeColor="text1"/>
                <w:sz w:val="18"/>
                <w:szCs w:val="18"/>
              </w:rPr>
              <w:t>MP</w:t>
            </w:r>
            <w:r w:rsidR="00F345D1">
              <w:rPr>
                <w:rFonts w:ascii="Arial" w:hAnsi="Arial" w:cs="Arial"/>
                <w:color w:val="000000" w:themeColor="text1"/>
                <w:sz w:val="18"/>
                <w:szCs w:val="18"/>
              </w:rPr>
              <w:t xml:space="preserve"> parçacık vakumlu </w:t>
            </w:r>
            <w:r w:rsidRPr="001D6697">
              <w:rPr>
                <w:rFonts w:ascii="Arial" w:hAnsi="Arial" w:cs="Arial"/>
                <w:color w:val="000000" w:themeColor="text1"/>
                <w:sz w:val="18"/>
                <w:szCs w:val="18"/>
              </w:rPr>
              <w:t>cımbız yardımıyla su yüzeyinin 3-4 cm altından batık olacak şekilde bırakılacaktır. Her bir parçacık için deneyler</w:t>
            </w:r>
            <w:r w:rsidR="00F55700">
              <w:rPr>
                <w:rFonts w:ascii="Arial" w:hAnsi="Arial" w:cs="Arial"/>
                <w:color w:val="000000" w:themeColor="text1"/>
                <w:sz w:val="18"/>
                <w:szCs w:val="18"/>
              </w:rPr>
              <w:t xml:space="preserve"> 5</w:t>
            </w:r>
            <w:r w:rsidR="00D44177">
              <w:rPr>
                <w:rFonts w:ascii="Arial" w:hAnsi="Arial" w:cs="Arial"/>
                <w:color w:val="000000" w:themeColor="text1"/>
                <w:sz w:val="18"/>
                <w:szCs w:val="18"/>
              </w:rPr>
              <w:t>’</w:t>
            </w:r>
            <w:r w:rsidRPr="001D6697">
              <w:rPr>
                <w:rFonts w:ascii="Arial" w:hAnsi="Arial" w:cs="Arial"/>
                <w:color w:val="000000" w:themeColor="text1"/>
                <w:sz w:val="18"/>
                <w:szCs w:val="18"/>
              </w:rPr>
              <w:t xml:space="preserve">er kez tekrarlanacaktır. </w:t>
            </w:r>
            <w:r w:rsidR="00F55700" w:rsidRPr="00F55700">
              <w:rPr>
                <w:rFonts w:ascii="Arial" w:hAnsi="Arial" w:cs="Arial"/>
                <w:b/>
                <w:color w:val="000000"/>
                <w:sz w:val="20"/>
                <w:szCs w:val="20"/>
                <w:lang w:eastAsia="tr-TR"/>
              </w:rPr>
              <w:t xml:space="preserve"> </w:t>
            </w:r>
            <w:r w:rsidR="00F55700" w:rsidRPr="00D44177">
              <w:rPr>
                <w:rFonts w:ascii="Arial" w:hAnsi="Arial" w:cs="Arial"/>
                <w:bCs/>
                <w:color w:val="000000"/>
                <w:sz w:val="18"/>
                <w:szCs w:val="18"/>
                <w:lang w:eastAsia="tr-TR"/>
              </w:rPr>
              <w:t xml:space="preserve">Literatürdeki SCI endeksli ve saygın dergilerde yayımlanmış ve önerilen konunun deneysel kısmı ile </w:t>
            </w:r>
            <w:r w:rsidR="00F345D1">
              <w:rPr>
                <w:rFonts w:ascii="Arial" w:hAnsi="Arial" w:cs="Arial"/>
                <w:bCs/>
                <w:color w:val="000000"/>
                <w:sz w:val="18"/>
                <w:szCs w:val="18"/>
                <w:lang w:eastAsia="tr-TR"/>
              </w:rPr>
              <w:t>paralel</w:t>
            </w:r>
            <w:r w:rsidR="00F345D1" w:rsidRPr="00D44177">
              <w:rPr>
                <w:rFonts w:ascii="Arial" w:hAnsi="Arial" w:cs="Arial"/>
                <w:bCs/>
                <w:color w:val="000000"/>
                <w:sz w:val="18"/>
                <w:szCs w:val="18"/>
                <w:lang w:eastAsia="tr-TR"/>
              </w:rPr>
              <w:t xml:space="preserve"> </w:t>
            </w:r>
            <w:r w:rsidR="00F55700" w:rsidRPr="00D44177">
              <w:rPr>
                <w:rFonts w:ascii="Arial" w:hAnsi="Arial" w:cs="Arial"/>
                <w:bCs/>
                <w:color w:val="000000"/>
                <w:sz w:val="18"/>
                <w:szCs w:val="18"/>
                <w:lang w:eastAsia="tr-TR"/>
              </w:rPr>
              <w:t>çalışmalar içeren makalelerde (</w:t>
            </w:r>
            <w:proofErr w:type="spellStart"/>
            <w:r w:rsidR="00F55700" w:rsidRPr="00D44177">
              <w:rPr>
                <w:rFonts w:ascii="Arial" w:hAnsi="Arial" w:cs="Arial"/>
                <w:bCs/>
                <w:color w:val="000000"/>
                <w:sz w:val="18"/>
                <w:szCs w:val="18"/>
                <w:lang w:eastAsia="tr-TR"/>
              </w:rPr>
              <w:t>Waldschlager</w:t>
            </w:r>
            <w:proofErr w:type="spellEnd"/>
            <w:r w:rsidR="00F55700" w:rsidRPr="00D44177">
              <w:rPr>
                <w:rFonts w:ascii="Arial" w:hAnsi="Arial" w:cs="Arial"/>
                <w:bCs/>
                <w:color w:val="000000"/>
                <w:sz w:val="18"/>
                <w:szCs w:val="18"/>
                <w:lang w:eastAsia="tr-TR"/>
              </w:rPr>
              <w:t xml:space="preserve"> vd., 2020; </w:t>
            </w:r>
            <w:proofErr w:type="spellStart"/>
            <w:r w:rsidR="00F55700" w:rsidRPr="00D44177">
              <w:rPr>
                <w:rFonts w:ascii="Arial" w:hAnsi="Arial" w:cs="Arial"/>
                <w:bCs/>
                <w:color w:val="000000"/>
                <w:sz w:val="18"/>
                <w:szCs w:val="18"/>
                <w:lang w:eastAsia="tr-TR"/>
              </w:rPr>
              <w:t>Waldschlager</w:t>
            </w:r>
            <w:proofErr w:type="spellEnd"/>
            <w:r w:rsidR="00F55700" w:rsidRPr="00D44177">
              <w:rPr>
                <w:rFonts w:ascii="Arial" w:hAnsi="Arial" w:cs="Arial"/>
                <w:bCs/>
                <w:color w:val="000000"/>
                <w:sz w:val="18"/>
                <w:szCs w:val="18"/>
                <w:lang w:eastAsia="tr-TR"/>
              </w:rPr>
              <w:t xml:space="preserve"> ve </w:t>
            </w:r>
            <w:proofErr w:type="spellStart"/>
            <w:r w:rsidR="00F55700" w:rsidRPr="00D44177">
              <w:rPr>
                <w:rFonts w:ascii="Arial" w:hAnsi="Arial" w:cs="Arial"/>
                <w:bCs/>
                <w:color w:val="000000"/>
                <w:sz w:val="18"/>
                <w:szCs w:val="18"/>
                <w:lang w:eastAsia="tr-TR"/>
              </w:rPr>
              <w:t>Schuttrumpf</w:t>
            </w:r>
            <w:proofErr w:type="spellEnd"/>
            <w:r w:rsidR="00F55700" w:rsidRPr="00D44177">
              <w:rPr>
                <w:rFonts w:ascii="Arial" w:hAnsi="Arial" w:cs="Arial"/>
                <w:bCs/>
                <w:color w:val="000000"/>
                <w:sz w:val="18"/>
                <w:szCs w:val="18"/>
                <w:lang w:eastAsia="tr-TR"/>
              </w:rPr>
              <w:t xml:space="preserve">, 2019; </w:t>
            </w:r>
            <w:proofErr w:type="spellStart"/>
            <w:r w:rsidR="00F55700" w:rsidRPr="00D44177">
              <w:rPr>
                <w:rFonts w:ascii="Arial" w:hAnsi="Arial" w:cs="Arial"/>
                <w:bCs/>
                <w:color w:val="000000"/>
                <w:sz w:val="18"/>
                <w:szCs w:val="18"/>
                <w:lang w:eastAsia="tr-TR"/>
              </w:rPr>
              <w:t>Khatmullina</w:t>
            </w:r>
            <w:proofErr w:type="spellEnd"/>
            <w:r w:rsidR="00F55700" w:rsidRPr="00D44177">
              <w:rPr>
                <w:rFonts w:ascii="Arial" w:hAnsi="Arial" w:cs="Arial"/>
                <w:bCs/>
                <w:color w:val="000000"/>
                <w:sz w:val="18"/>
                <w:szCs w:val="18"/>
                <w:lang w:eastAsia="tr-TR"/>
              </w:rPr>
              <w:t xml:space="preserve"> ve </w:t>
            </w:r>
            <w:proofErr w:type="spellStart"/>
            <w:r w:rsidR="00F55700" w:rsidRPr="00D44177">
              <w:rPr>
                <w:rFonts w:ascii="Arial" w:hAnsi="Arial" w:cs="Arial"/>
                <w:bCs/>
                <w:color w:val="000000"/>
                <w:sz w:val="18"/>
                <w:szCs w:val="18"/>
                <w:lang w:eastAsia="tr-TR"/>
              </w:rPr>
              <w:t>Isachenko</w:t>
            </w:r>
            <w:proofErr w:type="spellEnd"/>
            <w:r w:rsidR="00F55700" w:rsidRPr="00D44177">
              <w:rPr>
                <w:rFonts w:ascii="Arial" w:hAnsi="Arial" w:cs="Arial"/>
                <w:bCs/>
                <w:color w:val="000000"/>
                <w:sz w:val="18"/>
                <w:szCs w:val="18"/>
                <w:lang w:eastAsia="tr-TR"/>
              </w:rPr>
              <w:t xml:space="preserve">, 2017; Kaiser vd., 2017; </w:t>
            </w:r>
            <w:proofErr w:type="spellStart"/>
            <w:r w:rsidR="00F55700" w:rsidRPr="00D44177">
              <w:rPr>
                <w:rFonts w:ascii="Arial" w:hAnsi="Arial" w:cs="Arial"/>
                <w:bCs/>
                <w:color w:val="000000"/>
                <w:sz w:val="18"/>
                <w:szCs w:val="18"/>
                <w:lang w:eastAsia="tr-TR"/>
              </w:rPr>
              <w:t>Kowalski</w:t>
            </w:r>
            <w:proofErr w:type="spellEnd"/>
            <w:r w:rsidR="00F55700" w:rsidRPr="00D44177">
              <w:rPr>
                <w:rFonts w:ascii="Arial" w:hAnsi="Arial" w:cs="Arial"/>
                <w:bCs/>
                <w:color w:val="000000"/>
                <w:sz w:val="18"/>
                <w:szCs w:val="18"/>
                <w:lang w:eastAsia="tr-TR"/>
              </w:rPr>
              <w:t xml:space="preserve"> vd., 2016; </w:t>
            </w:r>
            <w:proofErr w:type="spellStart"/>
            <w:r w:rsidR="00F55700" w:rsidRPr="00D44177">
              <w:rPr>
                <w:rFonts w:ascii="Arial" w:hAnsi="Arial" w:cs="Arial"/>
                <w:bCs/>
                <w:color w:val="000000"/>
                <w:sz w:val="18"/>
                <w:szCs w:val="18"/>
                <w:lang w:eastAsia="tr-TR"/>
              </w:rPr>
              <w:t>Ballent</w:t>
            </w:r>
            <w:proofErr w:type="spellEnd"/>
            <w:r w:rsidR="00F55700" w:rsidRPr="00D44177">
              <w:rPr>
                <w:rFonts w:ascii="Arial" w:hAnsi="Arial" w:cs="Arial"/>
                <w:bCs/>
                <w:color w:val="000000"/>
                <w:sz w:val="18"/>
                <w:szCs w:val="18"/>
                <w:lang w:eastAsia="tr-TR"/>
              </w:rPr>
              <w:t xml:space="preserve"> vd., 2013</w:t>
            </w:r>
            <w:proofErr w:type="gramStart"/>
            <w:r w:rsidR="00F55700" w:rsidRPr="00D44177">
              <w:rPr>
                <w:rFonts w:ascii="Arial" w:hAnsi="Arial" w:cs="Arial"/>
                <w:bCs/>
                <w:color w:val="000000"/>
                <w:sz w:val="18"/>
                <w:szCs w:val="18"/>
                <w:lang w:eastAsia="tr-TR"/>
              </w:rPr>
              <w:t xml:space="preserve">)  </w:t>
            </w:r>
            <w:r w:rsidR="00B311AD">
              <w:rPr>
                <w:rFonts w:ascii="Arial" w:hAnsi="Arial" w:cs="Arial"/>
                <w:bCs/>
                <w:color w:val="000000"/>
                <w:sz w:val="18"/>
                <w:szCs w:val="18"/>
                <w:lang w:eastAsia="tr-TR"/>
              </w:rPr>
              <w:t>MP</w:t>
            </w:r>
            <w:proofErr w:type="gramEnd"/>
            <w:r w:rsidR="00F55700" w:rsidRPr="00D44177">
              <w:rPr>
                <w:rFonts w:ascii="Arial" w:hAnsi="Arial" w:cs="Arial"/>
                <w:bCs/>
                <w:color w:val="000000"/>
                <w:sz w:val="18"/>
                <w:szCs w:val="18"/>
                <w:lang w:eastAsia="tr-TR"/>
              </w:rPr>
              <w:t xml:space="preserve"> çökelme deneylerinde </w:t>
            </w:r>
            <w:r w:rsidR="00B311AD">
              <w:rPr>
                <w:rFonts w:ascii="Arial" w:hAnsi="Arial" w:cs="Arial"/>
                <w:bCs/>
                <w:color w:val="000000"/>
                <w:sz w:val="18"/>
                <w:szCs w:val="18"/>
                <w:lang w:eastAsia="tr-TR"/>
              </w:rPr>
              <w:t>MP</w:t>
            </w:r>
            <w:r w:rsidR="00F55700" w:rsidRPr="00D44177">
              <w:rPr>
                <w:rFonts w:ascii="Arial" w:hAnsi="Arial" w:cs="Arial"/>
                <w:bCs/>
                <w:color w:val="000000"/>
                <w:sz w:val="18"/>
                <w:szCs w:val="18"/>
                <w:lang w:eastAsia="tr-TR"/>
              </w:rPr>
              <w:t xml:space="preserve"> parçacık 3’er kez atılarak ortalama çökelme hızı hesabı yapılmıştır. </w:t>
            </w:r>
            <w:proofErr w:type="spellStart"/>
            <w:r w:rsidR="00F55700" w:rsidRPr="00D44177">
              <w:rPr>
                <w:rFonts w:ascii="Arial" w:hAnsi="Arial" w:cs="Arial"/>
                <w:bCs/>
                <w:color w:val="000000"/>
                <w:sz w:val="18"/>
                <w:szCs w:val="18"/>
                <w:lang w:eastAsia="tr-TR"/>
              </w:rPr>
              <w:t>Francalanci</w:t>
            </w:r>
            <w:proofErr w:type="spellEnd"/>
            <w:r w:rsidR="00F55700" w:rsidRPr="00D44177">
              <w:rPr>
                <w:rFonts w:ascii="Arial" w:hAnsi="Arial" w:cs="Arial"/>
                <w:bCs/>
                <w:color w:val="000000"/>
                <w:sz w:val="18"/>
                <w:szCs w:val="18"/>
                <w:lang w:eastAsia="tr-TR"/>
              </w:rPr>
              <w:t xml:space="preserve"> vd</w:t>
            </w:r>
            <w:r w:rsidR="00F345D1">
              <w:rPr>
                <w:rFonts w:ascii="Arial" w:hAnsi="Arial" w:cs="Arial"/>
                <w:bCs/>
                <w:color w:val="000000"/>
                <w:sz w:val="18"/>
                <w:szCs w:val="18"/>
                <w:lang w:eastAsia="tr-TR"/>
              </w:rPr>
              <w:t>.</w:t>
            </w:r>
            <w:r w:rsidR="00F55700" w:rsidRPr="00D44177">
              <w:rPr>
                <w:rFonts w:ascii="Arial" w:hAnsi="Arial" w:cs="Arial"/>
                <w:bCs/>
                <w:color w:val="000000"/>
                <w:sz w:val="18"/>
                <w:szCs w:val="18"/>
                <w:lang w:eastAsia="tr-TR"/>
              </w:rPr>
              <w:t xml:space="preserve"> (2021)’de </w:t>
            </w:r>
            <w:r w:rsidR="00B311AD">
              <w:rPr>
                <w:rFonts w:ascii="Arial" w:hAnsi="Arial" w:cs="Arial"/>
                <w:bCs/>
                <w:color w:val="000000"/>
                <w:sz w:val="18"/>
                <w:szCs w:val="18"/>
                <w:lang w:eastAsia="tr-TR"/>
              </w:rPr>
              <w:t>MP</w:t>
            </w:r>
            <w:r w:rsidR="00F55700" w:rsidRPr="00D44177">
              <w:rPr>
                <w:rFonts w:ascii="Arial" w:hAnsi="Arial" w:cs="Arial"/>
                <w:bCs/>
                <w:color w:val="000000"/>
                <w:sz w:val="18"/>
                <w:szCs w:val="18"/>
                <w:lang w:eastAsia="tr-TR"/>
              </w:rPr>
              <w:t xml:space="preserve"> çökelme deneylerinde </w:t>
            </w:r>
            <w:r w:rsidR="00B311AD">
              <w:rPr>
                <w:rFonts w:ascii="Arial" w:hAnsi="Arial" w:cs="Arial"/>
                <w:bCs/>
                <w:color w:val="000000"/>
                <w:sz w:val="18"/>
                <w:szCs w:val="18"/>
                <w:lang w:eastAsia="tr-TR"/>
              </w:rPr>
              <w:t>MP</w:t>
            </w:r>
            <w:r w:rsidR="00F55700" w:rsidRPr="00D44177">
              <w:rPr>
                <w:rFonts w:ascii="Arial" w:hAnsi="Arial" w:cs="Arial"/>
                <w:bCs/>
                <w:color w:val="000000"/>
                <w:sz w:val="18"/>
                <w:szCs w:val="18"/>
                <w:lang w:eastAsia="tr-TR"/>
              </w:rPr>
              <w:t xml:space="preserve"> parçacık 5’er kez atılarak ortalama çökelme hızı değerleri hesaplanmıştır.  </w:t>
            </w:r>
            <w:r w:rsidRPr="001D6697">
              <w:rPr>
                <w:rFonts w:ascii="Arial" w:hAnsi="Arial" w:cs="Arial"/>
                <w:color w:val="000000" w:themeColor="text1"/>
                <w:sz w:val="18"/>
                <w:szCs w:val="18"/>
              </w:rPr>
              <w:t xml:space="preserve">Ölçümler </w:t>
            </w:r>
            <w:proofErr w:type="spellStart"/>
            <w:r w:rsidRPr="001D6697">
              <w:rPr>
                <w:rFonts w:ascii="Arial" w:hAnsi="Arial" w:cs="Arial"/>
                <w:color w:val="000000" w:themeColor="text1"/>
                <w:sz w:val="18"/>
                <w:szCs w:val="18"/>
              </w:rPr>
              <w:t>parçacı</w:t>
            </w:r>
            <w:r w:rsidR="00036AF3">
              <w:rPr>
                <w:rFonts w:ascii="Arial" w:hAnsi="Arial" w:cs="Arial"/>
                <w:color w:val="000000" w:themeColor="text1"/>
                <w:sz w:val="18"/>
                <w:szCs w:val="18"/>
              </w:rPr>
              <w:t>ğın</w:t>
            </w:r>
            <w:r w:rsidRPr="001D6697">
              <w:rPr>
                <w:rFonts w:ascii="Arial" w:hAnsi="Arial" w:cs="Arial"/>
                <w:color w:val="000000" w:themeColor="text1"/>
                <w:sz w:val="18"/>
                <w:szCs w:val="18"/>
              </w:rPr>
              <w:t>sabit</w:t>
            </w:r>
            <w:proofErr w:type="spellEnd"/>
            <w:r w:rsidRPr="001D6697">
              <w:rPr>
                <w:rFonts w:ascii="Arial" w:hAnsi="Arial" w:cs="Arial"/>
                <w:color w:val="000000" w:themeColor="text1"/>
                <w:sz w:val="18"/>
                <w:szCs w:val="18"/>
              </w:rPr>
              <w:t xml:space="preserve"> son hız</w:t>
            </w:r>
            <w:r w:rsidR="00036AF3">
              <w:rPr>
                <w:rFonts w:ascii="Arial" w:hAnsi="Arial" w:cs="Arial"/>
                <w:color w:val="000000" w:themeColor="text1"/>
                <w:sz w:val="18"/>
                <w:szCs w:val="18"/>
              </w:rPr>
              <w:t>ına</w:t>
            </w:r>
            <w:r w:rsidRPr="001D6697">
              <w:rPr>
                <w:rFonts w:ascii="Arial" w:hAnsi="Arial" w:cs="Arial"/>
                <w:color w:val="000000" w:themeColor="text1"/>
                <w:sz w:val="18"/>
                <w:szCs w:val="18"/>
              </w:rPr>
              <w:t xml:space="preserve"> (terminal </w:t>
            </w:r>
            <w:proofErr w:type="spellStart"/>
            <w:r w:rsidRPr="001D6697">
              <w:rPr>
                <w:rFonts w:ascii="Arial" w:hAnsi="Arial" w:cs="Arial"/>
                <w:color w:val="000000" w:themeColor="text1"/>
                <w:sz w:val="18"/>
                <w:szCs w:val="18"/>
              </w:rPr>
              <w:t>velocity</w:t>
            </w:r>
            <w:proofErr w:type="spellEnd"/>
            <w:r w:rsidRPr="001D6697">
              <w:rPr>
                <w:rFonts w:ascii="Arial" w:hAnsi="Arial" w:cs="Arial"/>
                <w:color w:val="000000" w:themeColor="text1"/>
                <w:sz w:val="18"/>
                <w:szCs w:val="18"/>
              </w:rPr>
              <w:t>) ulaşabilmesi için üst çizgisi su kolonunun oturduğu çerçeve</w:t>
            </w:r>
            <w:r w:rsidR="00036AF3">
              <w:rPr>
                <w:rFonts w:ascii="Arial" w:hAnsi="Arial" w:cs="Arial"/>
                <w:color w:val="000000" w:themeColor="text1"/>
                <w:sz w:val="18"/>
                <w:szCs w:val="18"/>
              </w:rPr>
              <w:t xml:space="preserve"> ayağının </w:t>
            </w:r>
            <w:r w:rsidRPr="001D6697">
              <w:rPr>
                <w:rFonts w:ascii="Arial" w:hAnsi="Arial" w:cs="Arial"/>
                <w:color w:val="000000" w:themeColor="text1"/>
                <w:sz w:val="18"/>
                <w:szCs w:val="18"/>
              </w:rPr>
              <w:t xml:space="preserve">1 m üstünde olan 50 cm’lik uzunluğundaki iki çizgi arasında yapılacaktır. </w:t>
            </w:r>
            <w:r w:rsidR="00B311AD">
              <w:rPr>
                <w:rFonts w:ascii="Arial" w:hAnsi="Arial" w:cs="Arial"/>
                <w:color w:val="000000" w:themeColor="text1"/>
                <w:sz w:val="18"/>
                <w:szCs w:val="18"/>
              </w:rPr>
              <w:t>MP</w:t>
            </w:r>
            <w:r w:rsidR="00D5758F">
              <w:rPr>
                <w:rFonts w:ascii="Arial" w:hAnsi="Arial" w:cs="Arial"/>
                <w:color w:val="000000" w:themeColor="text1"/>
                <w:sz w:val="18"/>
                <w:szCs w:val="18"/>
              </w:rPr>
              <w:t xml:space="preserve"> parçacığın sabit son hızına ulaşması için gereken mesafe (su yüzeyinin üzerinden ölçülmektedir</w:t>
            </w:r>
            <w:r w:rsidR="00324E4C">
              <w:rPr>
                <w:rFonts w:ascii="Arial" w:hAnsi="Arial" w:cs="Arial"/>
                <w:color w:val="000000" w:themeColor="text1"/>
                <w:sz w:val="18"/>
                <w:szCs w:val="18"/>
              </w:rPr>
              <w:t>)</w:t>
            </w:r>
            <w:r w:rsidR="00D5758F">
              <w:rPr>
                <w:rFonts w:ascii="Arial" w:hAnsi="Arial" w:cs="Arial"/>
                <w:color w:val="000000" w:themeColor="text1"/>
                <w:sz w:val="18"/>
                <w:szCs w:val="18"/>
              </w:rPr>
              <w:t xml:space="preserve"> daha önce plastik parçacıklar üzerine </w:t>
            </w:r>
            <w:r w:rsidR="00E15B58">
              <w:rPr>
                <w:rFonts w:ascii="Arial" w:hAnsi="Arial" w:cs="Arial"/>
                <w:color w:val="000000" w:themeColor="text1"/>
                <w:sz w:val="18"/>
                <w:szCs w:val="18"/>
              </w:rPr>
              <w:t>yapılmış benzer çalışmalar göz önüne alınarak belirlenmiştir (</w:t>
            </w:r>
            <w:proofErr w:type="spellStart"/>
            <w:r w:rsidR="00E15B58">
              <w:rPr>
                <w:rFonts w:ascii="Arial" w:hAnsi="Arial" w:cs="Arial"/>
                <w:color w:val="000000" w:themeColor="text1"/>
                <w:sz w:val="18"/>
                <w:szCs w:val="18"/>
              </w:rPr>
              <w:t>Walschlager</w:t>
            </w:r>
            <w:proofErr w:type="spellEnd"/>
            <w:r w:rsidR="00E15B58">
              <w:rPr>
                <w:rFonts w:ascii="Arial" w:hAnsi="Arial" w:cs="Arial"/>
                <w:color w:val="000000" w:themeColor="text1"/>
                <w:sz w:val="18"/>
                <w:szCs w:val="18"/>
              </w:rPr>
              <w:t xml:space="preserve"> vd. 2020; </w:t>
            </w:r>
            <w:proofErr w:type="spellStart"/>
            <w:r w:rsidR="00E15B58">
              <w:rPr>
                <w:rFonts w:ascii="Arial" w:hAnsi="Arial" w:cs="Arial"/>
                <w:color w:val="000000" w:themeColor="text1"/>
                <w:sz w:val="18"/>
                <w:szCs w:val="18"/>
              </w:rPr>
              <w:t>Kuizenga</w:t>
            </w:r>
            <w:proofErr w:type="spellEnd"/>
            <w:r w:rsidR="00E15B58">
              <w:rPr>
                <w:rFonts w:ascii="Arial" w:hAnsi="Arial" w:cs="Arial"/>
                <w:color w:val="000000" w:themeColor="text1"/>
                <w:sz w:val="18"/>
                <w:szCs w:val="18"/>
              </w:rPr>
              <w:t xml:space="preserve"> vd. 2022). </w:t>
            </w:r>
            <w:r w:rsidR="00036AF3">
              <w:rPr>
                <w:rFonts w:ascii="Arial" w:hAnsi="Arial" w:cs="Arial"/>
                <w:color w:val="000000" w:themeColor="text1"/>
                <w:sz w:val="18"/>
                <w:szCs w:val="18"/>
              </w:rPr>
              <w:t>Deneylerde</w:t>
            </w:r>
            <w:r w:rsidR="00400A16">
              <w:rPr>
                <w:rFonts w:ascii="Arial" w:hAnsi="Arial" w:cs="Arial"/>
                <w:color w:val="000000" w:themeColor="text1"/>
                <w:sz w:val="18"/>
                <w:szCs w:val="18"/>
              </w:rPr>
              <w:t xml:space="preserve"> düzenli </w:t>
            </w:r>
            <w:r w:rsidR="00400A16" w:rsidRPr="00BC7DA3">
              <w:rPr>
                <w:rFonts w:ascii="Arial" w:hAnsi="Arial" w:cs="Arial"/>
                <w:color w:val="000000"/>
                <w:sz w:val="18"/>
                <w:szCs w:val="18"/>
              </w:rPr>
              <w:t xml:space="preserve">(küre, küp, silindir, yarım silindir, yarım küre, dikdörtgenler prizması, disk, plaka) </w:t>
            </w:r>
            <w:r w:rsidR="00400A16">
              <w:rPr>
                <w:rFonts w:ascii="Arial" w:hAnsi="Arial" w:cs="Arial"/>
                <w:color w:val="000000" w:themeColor="text1"/>
                <w:sz w:val="18"/>
                <w:szCs w:val="18"/>
              </w:rPr>
              <w:t xml:space="preserve">ve düzensiz şekillerde </w:t>
            </w:r>
            <w:proofErr w:type="gramStart"/>
            <w:r w:rsidR="00400A16">
              <w:rPr>
                <w:rFonts w:ascii="Arial" w:hAnsi="Arial" w:cs="Arial"/>
                <w:color w:val="000000" w:themeColor="text1"/>
                <w:sz w:val="18"/>
                <w:szCs w:val="18"/>
              </w:rPr>
              <w:t xml:space="preserve">üretilmiş </w:t>
            </w:r>
            <w:r w:rsidR="00036AF3">
              <w:rPr>
                <w:rFonts w:ascii="Arial" w:hAnsi="Arial" w:cs="Arial"/>
                <w:color w:val="000000" w:themeColor="text1"/>
                <w:sz w:val="18"/>
                <w:szCs w:val="18"/>
              </w:rPr>
              <w:t xml:space="preserve"> PS</w:t>
            </w:r>
            <w:proofErr w:type="gramEnd"/>
            <w:r w:rsidR="00036AF3">
              <w:rPr>
                <w:rFonts w:ascii="Arial" w:hAnsi="Arial" w:cs="Arial"/>
                <w:color w:val="000000" w:themeColor="text1"/>
                <w:sz w:val="18"/>
                <w:szCs w:val="18"/>
              </w:rPr>
              <w:t xml:space="preserve">, PA6, PMMA, PET, POM, PVC, ABS, PE ve PLA </w:t>
            </w:r>
            <w:r w:rsidR="00B311AD">
              <w:rPr>
                <w:rFonts w:ascii="Arial" w:hAnsi="Arial" w:cs="Arial"/>
                <w:color w:val="000000" w:themeColor="text1"/>
                <w:sz w:val="18"/>
                <w:szCs w:val="18"/>
              </w:rPr>
              <w:t>MP</w:t>
            </w:r>
            <w:r w:rsidR="00036AF3">
              <w:rPr>
                <w:rFonts w:ascii="Arial" w:hAnsi="Arial" w:cs="Arial"/>
                <w:color w:val="000000" w:themeColor="text1"/>
                <w:sz w:val="18"/>
                <w:szCs w:val="18"/>
              </w:rPr>
              <w:t xml:space="preserve"> parçacıklar</w:t>
            </w:r>
            <w:r w:rsidR="00400A16">
              <w:rPr>
                <w:rFonts w:ascii="Arial" w:hAnsi="Arial" w:cs="Arial"/>
                <w:color w:val="000000" w:themeColor="text1"/>
                <w:sz w:val="18"/>
                <w:szCs w:val="18"/>
              </w:rPr>
              <w:t xml:space="preserve"> kullanılacaktır. </w:t>
            </w:r>
            <w:r w:rsidRPr="00036AF3">
              <w:rPr>
                <w:rFonts w:ascii="Arial" w:hAnsi="Arial" w:cs="Arial"/>
                <w:color w:val="000000" w:themeColor="text1"/>
                <w:sz w:val="18"/>
                <w:szCs w:val="18"/>
              </w:rPr>
              <w:t xml:space="preserve">Yaklaşık olarak </w:t>
            </w:r>
            <w:r w:rsidR="00372CFE" w:rsidRPr="00400A16">
              <w:rPr>
                <w:rFonts w:ascii="Arial" w:hAnsi="Arial" w:cs="Arial"/>
                <w:color w:val="000000" w:themeColor="text1"/>
                <w:sz w:val="18"/>
                <w:szCs w:val="18"/>
              </w:rPr>
              <w:t xml:space="preserve">farklı şekillerde </w:t>
            </w:r>
            <w:r w:rsidR="00A00C9E">
              <w:rPr>
                <w:rFonts w:ascii="Arial" w:hAnsi="Arial" w:cs="Arial"/>
                <w:color w:val="000000" w:themeColor="text1"/>
                <w:sz w:val="18"/>
                <w:szCs w:val="18"/>
              </w:rPr>
              <w:t>2</w:t>
            </w:r>
            <w:r w:rsidR="00372CFE" w:rsidRPr="00400A16">
              <w:rPr>
                <w:rFonts w:ascii="Arial" w:hAnsi="Arial" w:cs="Arial"/>
                <w:color w:val="000000" w:themeColor="text1"/>
                <w:sz w:val="18"/>
                <w:szCs w:val="18"/>
              </w:rPr>
              <w:t xml:space="preserve">00 adet düzenli ve </w:t>
            </w:r>
            <w:r w:rsidR="00A00C9E">
              <w:rPr>
                <w:rFonts w:ascii="Arial" w:hAnsi="Arial" w:cs="Arial"/>
                <w:color w:val="000000" w:themeColor="text1"/>
                <w:sz w:val="18"/>
                <w:szCs w:val="18"/>
              </w:rPr>
              <w:t>100</w:t>
            </w:r>
            <w:r w:rsidR="00372CFE" w:rsidRPr="00400A16">
              <w:rPr>
                <w:rFonts w:ascii="Arial" w:hAnsi="Arial" w:cs="Arial"/>
                <w:color w:val="000000" w:themeColor="text1"/>
                <w:sz w:val="18"/>
                <w:szCs w:val="18"/>
              </w:rPr>
              <w:t xml:space="preserve"> adet düzensiz</w:t>
            </w:r>
            <w:r w:rsidRPr="00036AF3">
              <w:rPr>
                <w:rFonts w:ascii="Arial" w:hAnsi="Arial" w:cs="Arial"/>
                <w:color w:val="000000" w:themeColor="text1"/>
                <w:sz w:val="18"/>
                <w:szCs w:val="18"/>
              </w:rPr>
              <w:t xml:space="preserve"> parçacığın deneylerde kullanılması planlanmaktadır. Deneyler </w:t>
            </w:r>
            <w:r w:rsidR="00A86883">
              <w:rPr>
                <w:rFonts w:ascii="Arial" w:hAnsi="Arial" w:cs="Arial"/>
                <w:color w:val="000000" w:themeColor="text1"/>
                <w:sz w:val="18"/>
                <w:szCs w:val="18"/>
              </w:rPr>
              <w:t xml:space="preserve">birbirine dik olarak yerleştirilmiş iki adet </w:t>
            </w:r>
            <w:r w:rsidRPr="00036AF3">
              <w:rPr>
                <w:rFonts w:ascii="Arial" w:hAnsi="Arial" w:cs="Arial"/>
                <w:color w:val="000000" w:themeColor="text1"/>
                <w:sz w:val="18"/>
                <w:szCs w:val="18"/>
              </w:rPr>
              <w:t>hızlı dijital video kamera (</w:t>
            </w:r>
            <w:proofErr w:type="spellStart"/>
            <w:r w:rsidRPr="00036AF3">
              <w:rPr>
                <w:rFonts w:ascii="Arial" w:hAnsi="Arial" w:cs="Arial"/>
                <w:color w:val="000000" w:themeColor="text1"/>
                <w:sz w:val="18"/>
                <w:szCs w:val="18"/>
              </w:rPr>
              <w:t>high</w:t>
            </w:r>
            <w:proofErr w:type="spellEnd"/>
            <w:r w:rsidRPr="00036AF3">
              <w:rPr>
                <w:rFonts w:ascii="Arial" w:hAnsi="Arial" w:cs="Arial"/>
                <w:color w:val="000000" w:themeColor="text1"/>
                <w:sz w:val="18"/>
                <w:szCs w:val="18"/>
              </w:rPr>
              <w:t xml:space="preserve"> </w:t>
            </w:r>
            <w:proofErr w:type="spellStart"/>
            <w:r w:rsidRPr="00036AF3">
              <w:rPr>
                <w:rFonts w:ascii="Arial" w:hAnsi="Arial" w:cs="Arial"/>
                <w:color w:val="000000" w:themeColor="text1"/>
                <w:sz w:val="18"/>
                <w:szCs w:val="18"/>
              </w:rPr>
              <w:t>speed</w:t>
            </w:r>
            <w:proofErr w:type="spellEnd"/>
            <w:r w:rsidRPr="00036AF3">
              <w:rPr>
                <w:rFonts w:ascii="Arial" w:hAnsi="Arial" w:cs="Arial"/>
                <w:color w:val="000000" w:themeColor="text1"/>
                <w:sz w:val="18"/>
                <w:szCs w:val="18"/>
              </w:rPr>
              <w:t xml:space="preserve"> </w:t>
            </w:r>
            <w:proofErr w:type="spellStart"/>
            <w:r w:rsidRPr="00036AF3">
              <w:rPr>
                <w:rFonts w:ascii="Arial" w:hAnsi="Arial" w:cs="Arial"/>
                <w:color w:val="000000" w:themeColor="text1"/>
                <w:sz w:val="18"/>
                <w:szCs w:val="18"/>
              </w:rPr>
              <w:t>camera</w:t>
            </w:r>
            <w:proofErr w:type="spellEnd"/>
            <w:r w:rsidRPr="00036AF3">
              <w:rPr>
                <w:rFonts w:ascii="Arial" w:hAnsi="Arial" w:cs="Arial"/>
                <w:color w:val="000000" w:themeColor="text1"/>
                <w:sz w:val="18"/>
                <w:szCs w:val="18"/>
              </w:rPr>
              <w:t>) ile kaydedilecektir. Böylelikle,</w:t>
            </w:r>
            <w:r w:rsidR="00AF66D8">
              <w:rPr>
                <w:rFonts w:ascii="Arial" w:hAnsi="Arial" w:cs="Arial"/>
                <w:color w:val="000000" w:themeColor="text1"/>
                <w:sz w:val="18"/>
                <w:szCs w:val="18"/>
              </w:rPr>
              <w:t xml:space="preserve"> iki adet kamera ile parçacığın her yöndeki hareketleri kayıt altına alınmış olacaktır.</w:t>
            </w:r>
            <w:r w:rsidRPr="00036AF3">
              <w:rPr>
                <w:rFonts w:ascii="Arial" w:hAnsi="Arial" w:cs="Arial"/>
                <w:color w:val="000000" w:themeColor="text1"/>
                <w:sz w:val="18"/>
                <w:szCs w:val="18"/>
              </w:rPr>
              <w:t xml:space="preserve"> </w:t>
            </w:r>
            <w:r w:rsidR="00AF66D8">
              <w:rPr>
                <w:rFonts w:ascii="Arial" w:hAnsi="Arial" w:cs="Arial"/>
                <w:color w:val="000000" w:themeColor="text1"/>
                <w:sz w:val="18"/>
                <w:szCs w:val="18"/>
              </w:rPr>
              <w:t>P</w:t>
            </w:r>
            <w:r w:rsidRPr="00036AF3">
              <w:rPr>
                <w:rFonts w:ascii="Arial" w:hAnsi="Arial" w:cs="Arial"/>
                <w:color w:val="000000" w:themeColor="text1"/>
                <w:sz w:val="18"/>
                <w:szCs w:val="18"/>
              </w:rPr>
              <w:t xml:space="preserve">arçacık düşme hızı, parçacık yörüngesi ve düşme sırasında parçacığın kendi ekseninde yapacağı hareketler </w:t>
            </w:r>
            <w:r w:rsidR="00C05C5F">
              <w:rPr>
                <w:rFonts w:ascii="Arial" w:hAnsi="Arial" w:cs="Arial"/>
                <w:color w:val="000000" w:themeColor="text1"/>
                <w:sz w:val="18"/>
                <w:szCs w:val="18"/>
              </w:rPr>
              <w:t>video</w:t>
            </w:r>
            <w:r w:rsidR="00C05C5F" w:rsidRPr="00036AF3">
              <w:rPr>
                <w:rFonts w:ascii="Arial" w:hAnsi="Arial" w:cs="Arial"/>
                <w:color w:val="000000" w:themeColor="text1"/>
                <w:sz w:val="18"/>
                <w:szCs w:val="18"/>
              </w:rPr>
              <w:t xml:space="preserve"> </w:t>
            </w:r>
            <w:r w:rsidRPr="00036AF3">
              <w:rPr>
                <w:rFonts w:ascii="Arial" w:hAnsi="Arial" w:cs="Arial"/>
                <w:color w:val="000000" w:themeColor="text1"/>
                <w:sz w:val="18"/>
                <w:szCs w:val="18"/>
              </w:rPr>
              <w:t>kayıtları</w:t>
            </w:r>
            <w:r w:rsidR="00C05C5F">
              <w:rPr>
                <w:rFonts w:ascii="Arial" w:hAnsi="Arial" w:cs="Arial"/>
                <w:color w:val="000000" w:themeColor="text1"/>
                <w:sz w:val="18"/>
                <w:szCs w:val="18"/>
              </w:rPr>
              <w:t>nın</w:t>
            </w:r>
            <w:r w:rsidRPr="00036AF3">
              <w:rPr>
                <w:rFonts w:ascii="Arial" w:hAnsi="Arial" w:cs="Arial"/>
                <w:color w:val="000000" w:themeColor="text1"/>
                <w:sz w:val="18"/>
                <w:szCs w:val="18"/>
              </w:rPr>
              <w:t xml:space="preserve"> analiz</w:t>
            </w:r>
            <w:r w:rsidR="00C05C5F">
              <w:rPr>
                <w:rFonts w:ascii="Arial" w:hAnsi="Arial" w:cs="Arial"/>
                <w:color w:val="000000" w:themeColor="text1"/>
                <w:sz w:val="18"/>
                <w:szCs w:val="18"/>
              </w:rPr>
              <w:t>i ile</w:t>
            </w:r>
            <w:r w:rsidRPr="00036AF3">
              <w:rPr>
                <w:rFonts w:ascii="Arial" w:hAnsi="Arial" w:cs="Arial"/>
                <w:color w:val="000000" w:themeColor="text1"/>
                <w:sz w:val="18"/>
                <w:szCs w:val="18"/>
              </w:rPr>
              <w:t xml:space="preserve"> hesaplanacaktır. </w:t>
            </w:r>
          </w:p>
          <w:p w14:paraId="0FE80C8A" w14:textId="77777777" w:rsidR="00C05C5F" w:rsidRDefault="00C05C5F" w:rsidP="00B279A5">
            <w:pPr>
              <w:pStyle w:val="WW-NormalWeb1"/>
              <w:spacing w:after="100" w:afterAutospacing="1"/>
              <w:contextualSpacing/>
              <w:jc w:val="both"/>
              <w:rPr>
                <w:rFonts w:ascii="Arial" w:hAnsi="Arial" w:cs="Arial"/>
                <w:color w:val="000000" w:themeColor="text1"/>
                <w:sz w:val="18"/>
                <w:szCs w:val="18"/>
              </w:rPr>
            </w:pPr>
          </w:p>
          <w:p w14:paraId="5F4B683B" w14:textId="3CD9F064" w:rsidR="003D688C" w:rsidRPr="00C05C5F" w:rsidRDefault="009C2818" w:rsidP="00B279A5">
            <w:pPr>
              <w:pStyle w:val="WW-NormalWeb1"/>
              <w:spacing w:after="100" w:afterAutospacing="1"/>
              <w:contextualSpacing/>
              <w:jc w:val="both"/>
              <w:rPr>
                <w:rFonts w:ascii="Arial" w:hAnsi="Arial" w:cs="Arial"/>
                <w:b/>
                <w:bCs/>
                <w:i/>
                <w:iCs/>
                <w:color w:val="000000"/>
                <w:sz w:val="18"/>
                <w:szCs w:val="18"/>
                <w:u w:val="single"/>
              </w:rPr>
            </w:pPr>
            <w:r w:rsidRPr="00C05C5F">
              <w:rPr>
                <w:rFonts w:ascii="Arial" w:hAnsi="Arial" w:cs="Arial"/>
                <w:b/>
                <w:bCs/>
                <w:i/>
                <w:iCs/>
                <w:color w:val="000000"/>
                <w:sz w:val="18"/>
                <w:szCs w:val="18"/>
                <w:u w:val="single"/>
              </w:rPr>
              <w:t>Deney Sonuçlarının Analizi</w:t>
            </w:r>
          </w:p>
          <w:p w14:paraId="7F148F81" w14:textId="57C334D9" w:rsidR="00991903" w:rsidRDefault="00991903" w:rsidP="00991903">
            <w:pPr>
              <w:pStyle w:val="Caption"/>
              <w:jc w:val="both"/>
              <w:rPr>
                <w:rFonts w:ascii="Arial" w:hAnsi="Arial" w:cs="Arial"/>
                <w:i w:val="0"/>
                <w:iCs w:val="0"/>
                <w:sz w:val="18"/>
              </w:rPr>
            </w:pPr>
            <w:proofErr w:type="spellStart"/>
            <w:r w:rsidRPr="006366BA">
              <w:rPr>
                <w:rFonts w:ascii="Arial" w:hAnsi="Arial" w:cs="Arial"/>
                <w:i w:val="0"/>
                <w:iCs w:val="0"/>
                <w:sz w:val="18"/>
              </w:rPr>
              <w:t>Herhangi</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bir</w:t>
            </w:r>
            <w:proofErr w:type="spellEnd"/>
            <w:r w:rsidRPr="006366BA">
              <w:rPr>
                <w:rFonts w:ascii="Arial" w:hAnsi="Arial" w:cs="Arial"/>
                <w:i w:val="0"/>
                <w:iCs w:val="0"/>
                <w:sz w:val="18"/>
              </w:rPr>
              <w:t xml:space="preserve"> Newton</w:t>
            </w:r>
            <w:r>
              <w:rPr>
                <w:rFonts w:ascii="Arial" w:hAnsi="Arial" w:cs="Arial"/>
                <w:i w:val="0"/>
                <w:iCs w:val="0"/>
                <w:sz w:val="18"/>
              </w:rPr>
              <w:t>ian</w:t>
            </w:r>
            <w:r w:rsidRPr="006366BA">
              <w:rPr>
                <w:rFonts w:ascii="Arial" w:hAnsi="Arial" w:cs="Arial"/>
                <w:i w:val="0"/>
                <w:iCs w:val="0"/>
                <w:sz w:val="18"/>
              </w:rPr>
              <w:t xml:space="preserve"> </w:t>
            </w:r>
            <w:proofErr w:type="spellStart"/>
            <w:r w:rsidRPr="006366BA">
              <w:rPr>
                <w:rFonts w:ascii="Arial" w:hAnsi="Arial" w:cs="Arial"/>
                <w:i w:val="0"/>
                <w:iCs w:val="0"/>
                <w:sz w:val="18"/>
              </w:rPr>
              <w:t>akışkanın</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içerisinde</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askıda</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olan</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parçacık</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eğer</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parçacık</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yoğunluğu</w:t>
            </w:r>
            <w:proofErr w:type="spellEnd"/>
            <w:r w:rsidRPr="00733EB3">
              <w:rPr>
                <w:rFonts w:ascii="Arial" w:hAnsi="Arial" w:cs="Arial"/>
                <w:i w:val="0"/>
                <w:iCs w:val="0"/>
                <w:color w:val="0070C0"/>
                <w:sz w:val="18"/>
              </w:rPr>
              <w:t xml:space="preserve"> </w:t>
            </w:r>
            <w:r w:rsidRPr="00F92AA9">
              <w:rPr>
                <w:rFonts w:ascii="Arial" w:hAnsi="Arial" w:cs="Arial"/>
                <w:i w:val="0"/>
                <w:iCs w:val="0"/>
                <w:color w:val="000000" w:themeColor="text1"/>
                <w:sz w:val="18"/>
              </w:rPr>
              <w:t>(</w:t>
            </w:r>
            <w:r w:rsidRPr="006459E0">
              <w:rPr>
                <w:rFonts w:ascii="Arial" w:hAnsi="Arial" w:cs="Arial"/>
                <w:i w:val="0"/>
                <w:iCs w:val="0"/>
                <w:color w:val="000000" w:themeColor="text1"/>
                <w:sz w:val="18"/>
              </w:rPr>
              <w:sym w:font="Symbol" w:char="F072"/>
            </w:r>
            <w:r w:rsidRPr="006459E0">
              <w:rPr>
                <w:rFonts w:ascii="Arial" w:hAnsi="Arial" w:cs="Arial"/>
                <w:i w:val="0"/>
                <w:iCs w:val="0"/>
                <w:color w:val="000000" w:themeColor="text1"/>
                <w:sz w:val="18"/>
                <w:vertAlign w:val="subscript"/>
              </w:rPr>
              <w:t>p</w:t>
            </w:r>
            <w:r>
              <w:rPr>
                <w:rFonts w:ascii="Arial" w:hAnsi="Arial" w:cs="Arial"/>
                <w:i w:val="0"/>
                <w:iCs w:val="0"/>
                <w:color w:val="000000" w:themeColor="text1"/>
                <w:sz w:val="18"/>
              </w:rPr>
              <w:t>)</w:t>
            </w:r>
            <w:r w:rsidRPr="00733EB3">
              <w:rPr>
                <w:rFonts w:ascii="Arial" w:hAnsi="Arial" w:cs="Arial"/>
                <w:i w:val="0"/>
                <w:iCs w:val="0"/>
                <w:color w:val="0070C0"/>
                <w:sz w:val="18"/>
              </w:rPr>
              <w:t xml:space="preserve"> </w:t>
            </w:r>
            <w:proofErr w:type="spellStart"/>
            <w:r w:rsidRPr="006366BA">
              <w:rPr>
                <w:rFonts w:ascii="Arial" w:hAnsi="Arial" w:cs="Arial"/>
                <w:i w:val="0"/>
                <w:iCs w:val="0"/>
                <w:sz w:val="18"/>
              </w:rPr>
              <w:t>ile</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akışkan</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yoğunluğu</w:t>
            </w:r>
            <w:proofErr w:type="spellEnd"/>
            <w:r w:rsidRPr="006366BA">
              <w:rPr>
                <w:rFonts w:ascii="Arial" w:hAnsi="Arial" w:cs="Arial"/>
                <w:i w:val="0"/>
                <w:iCs w:val="0"/>
                <w:sz w:val="18"/>
              </w:rPr>
              <w:t xml:space="preserve"> </w:t>
            </w:r>
            <w:r>
              <w:rPr>
                <w:rFonts w:ascii="Arial" w:hAnsi="Arial" w:cs="Arial"/>
                <w:i w:val="0"/>
                <w:iCs w:val="0"/>
                <w:sz w:val="18"/>
              </w:rPr>
              <w:t>(</w:t>
            </w:r>
            <w:r w:rsidRPr="006366BA">
              <w:rPr>
                <w:rFonts w:ascii="Arial" w:hAnsi="Arial" w:cs="Arial"/>
                <w:i w:val="0"/>
                <w:iCs w:val="0"/>
                <w:sz w:val="18"/>
              </w:rPr>
              <w:sym w:font="Symbol" w:char="F072"/>
            </w:r>
            <w:r w:rsidRPr="006366BA">
              <w:rPr>
                <w:rFonts w:ascii="Arial" w:hAnsi="Arial" w:cs="Arial"/>
                <w:i w:val="0"/>
                <w:iCs w:val="0"/>
                <w:sz w:val="18"/>
                <w:vertAlign w:val="subscript"/>
              </w:rPr>
              <w:t>f</w:t>
            </w:r>
            <w:r>
              <w:rPr>
                <w:rFonts w:ascii="Arial" w:hAnsi="Arial" w:cs="Arial"/>
                <w:i w:val="0"/>
                <w:iCs w:val="0"/>
                <w:sz w:val="18"/>
              </w:rPr>
              <w:t>)</w:t>
            </w:r>
            <w:r w:rsidRPr="006366BA">
              <w:rPr>
                <w:rFonts w:ascii="Arial" w:hAnsi="Arial" w:cs="Arial"/>
                <w:i w:val="0"/>
                <w:iCs w:val="0"/>
                <w:sz w:val="18"/>
              </w:rPr>
              <w:t xml:space="preserve"> </w:t>
            </w:r>
            <w:proofErr w:type="spellStart"/>
            <w:r w:rsidRPr="006366BA">
              <w:rPr>
                <w:rFonts w:ascii="Arial" w:hAnsi="Arial" w:cs="Arial"/>
                <w:i w:val="0"/>
                <w:iCs w:val="0"/>
                <w:sz w:val="18"/>
              </w:rPr>
              <w:t>arasındaki</w:t>
            </w:r>
            <w:proofErr w:type="spellEnd"/>
            <w:r w:rsidRPr="006366BA">
              <w:rPr>
                <w:rFonts w:ascii="Arial" w:hAnsi="Arial" w:cs="Arial"/>
                <w:i w:val="0"/>
                <w:iCs w:val="0"/>
                <w:sz w:val="18"/>
              </w:rPr>
              <w:t xml:space="preserve"> fark </w:t>
            </w:r>
            <w:proofErr w:type="spellStart"/>
            <w:r w:rsidRPr="006366BA">
              <w:rPr>
                <w:rFonts w:ascii="Arial" w:hAnsi="Arial" w:cs="Arial"/>
                <w:i w:val="0"/>
                <w:iCs w:val="0"/>
                <w:sz w:val="18"/>
              </w:rPr>
              <w:t>pozitif</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ise</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ve</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parçacığın</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boyutu</w:t>
            </w:r>
            <w:proofErr w:type="spellEnd"/>
            <w:r w:rsidRPr="006366BA">
              <w:rPr>
                <w:rFonts w:ascii="Arial" w:hAnsi="Arial" w:cs="Arial"/>
                <w:i w:val="0"/>
                <w:iCs w:val="0"/>
                <w:sz w:val="18"/>
              </w:rPr>
              <w:t xml:space="preserve"> 0</w:t>
            </w:r>
            <w:r w:rsidR="000A2D68">
              <w:rPr>
                <w:rFonts w:ascii="Arial" w:hAnsi="Arial" w:cs="Arial"/>
                <w:i w:val="0"/>
                <w:iCs w:val="0"/>
                <w:sz w:val="18"/>
              </w:rPr>
              <w:t>,</w:t>
            </w:r>
            <w:r w:rsidRPr="006366BA">
              <w:rPr>
                <w:rFonts w:ascii="Arial" w:hAnsi="Arial" w:cs="Arial"/>
                <w:i w:val="0"/>
                <w:iCs w:val="0"/>
                <w:sz w:val="18"/>
              </w:rPr>
              <w:t>1</w:t>
            </w:r>
            <w:r w:rsidRPr="006366BA">
              <w:rPr>
                <w:rFonts w:ascii="Arial" w:hAnsi="Arial" w:cs="Arial"/>
                <w:i w:val="0"/>
                <w:iCs w:val="0"/>
                <w:sz w:val="18"/>
              </w:rPr>
              <w:sym w:font="Symbol" w:char="F06D"/>
            </w:r>
            <w:proofErr w:type="spellStart"/>
            <w:r w:rsidRPr="006366BA">
              <w:rPr>
                <w:rFonts w:ascii="Arial" w:hAnsi="Arial" w:cs="Arial"/>
                <w:i w:val="0"/>
                <w:iCs w:val="0"/>
                <w:sz w:val="18"/>
              </w:rPr>
              <w:t>m’den</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büyük</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ise</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çökelmeye</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başlar</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Parçacığın</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batık</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ağırlığı</w:t>
            </w:r>
            <w:proofErr w:type="spellEnd"/>
            <w:r w:rsidRPr="006366BA">
              <w:rPr>
                <w:rFonts w:ascii="Arial" w:hAnsi="Arial" w:cs="Arial"/>
                <w:i w:val="0"/>
                <w:iCs w:val="0"/>
                <w:sz w:val="18"/>
              </w:rPr>
              <w:t xml:space="preserve"> </w:t>
            </w:r>
            <w:r>
              <w:rPr>
                <w:rFonts w:ascii="Arial" w:hAnsi="Arial" w:cs="Arial"/>
                <w:i w:val="0"/>
                <w:iCs w:val="0"/>
                <w:sz w:val="18"/>
              </w:rPr>
              <w:t>(</w:t>
            </w:r>
            <w:r w:rsidRPr="006366BA">
              <w:rPr>
                <w:rFonts w:ascii="Arial" w:hAnsi="Arial" w:cs="Arial"/>
                <w:i w:val="0"/>
                <w:iCs w:val="0"/>
                <w:sz w:val="18"/>
              </w:rPr>
              <w:t>F</w:t>
            </w:r>
            <w:r w:rsidRPr="001D6697">
              <w:rPr>
                <w:rFonts w:ascii="Arial" w:hAnsi="Arial" w:cs="Arial"/>
                <w:i w:val="0"/>
                <w:iCs w:val="0"/>
                <w:sz w:val="18"/>
                <w:vertAlign w:val="subscript"/>
              </w:rPr>
              <w:t>G</w:t>
            </w:r>
            <w:r w:rsidRPr="001D6697">
              <w:rPr>
                <w:rFonts w:ascii="Arial" w:hAnsi="Arial" w:cs="Arial"/>
                <w:i w:val="0"/>
                <w:iCs w:val="0"/>
                <w:sz w:val="18"/>
                <w:vertAlign w:val="superscript"/>
              </w:rPr>
              <w:t>’</w:t>
            </w:r>
            <w:r>
              <w:rPr>
                <w:rFonts w:ascii="Arial" w:hAnsi="Arial" w:cs="Arial"/>
                <w:i w:val="0"/>
                <w:iCs w:val="0"/>
                <w:sz w:val="18"/>
              </w:rPr>
              <w:t>)</w:t>
            </w:r>
            <w:r w:rsidRPr="001D6697">
              <w:rPr>
                <w:rFonts w:ascii="Arial" w:hAnsi="Arial" w:cs="Arial"/>
                <w:i w:val="0"/>
                <w:iCs w:val="0"/>
                <w:sz w:val="18"/>
              </w:rPr>
              <w:t xml:space="preserve"> </w:t>
            </w:r>
            <w:proofErr w:type="spellStart"/>
            <w:r w:rsidR="003C58B4">
              <w:rPr>
                <w:rFonts w:ascii="Arial" w:hAnsi="Arial" w:cs="Arial"/>
                <w:i w:val="0"/>
                <w:iCs w:val="0"/>
                <w:sz w:val="18"/>
              </w:rPr>
              <w:t>D</w:t>
            </w:r>
            <w:r w:rsidRPr="001D6697">
              <w:rPr>
                <w:rFonts w:ascii="Arial" w:hAnsi="Arial" w:cs="Arial"/>
                <w:i w:val="0"/>
                <w:iCs w:val="0"/>
                <w:sz w:val="18"/>
              </w:rPr>
              <w:t>enklem</w:t>
            </w:r>
            <w:proofErr w:type="spellEnd"/>
            <w:r w:rsidRPr="001D6697">
              <w:rPr>
                <w:rFonts w:ascii="Arial" w:hAnsi="Arial" w:cs="Arial"/>
                <w:i w:val="0"/>
                <w:iCs w:val="0"/>
                <w:sz w:val="18"/>
              </w:rPr>
              <w:t xml:space="preserve"> </w:t>
            </w:r>
            <w:r w:rsidR="000A2D68">
              <w:rPr>
                <w:rFonts w:ascii="Arial" w:hAnsi="Arial" w:cs="Arial"/>
                <w:i w:val="0"/>
                <w:iCs w:val="0"/>
                <w:sz w:val="18"/>
              </w:rPr>
              <w:t>1</w:t>
            </w:r>
            <w:r w:rsidRPr="001D6697">
              <w:rPr>
                <w:rFonts w:ascii="Arial" w:hAnsi="Arial" w:cs="Arial"/>
                <w:i w:val="0"/>
                <w:iCs w:val="0"/>
                <w:sz w:val="18"/>
              </w:rPr>
              <w:t xml:space="preserve">’da </w:t>
            </w:r>
            <w:proofErr w:type="spellStart"/>
            <w:r w:rsidRPr="001D6697">
              <w:rPr>
                <w:rFonts w:ascii="Arial" w:hAnsi="Arial" w:cs="Arial"/>
                <w:i w:val="0"/>
                <w:iCs w:val="0"/>
                <w:sz w:val="18"/>
              </w:rPr>
              <w:t>verilmektedir</w:t>
            </w:r>
            <w:proofErr w:type="spellEnd"/>
            <w:r w:rsidRPr="001D6697">
              <w:rPr>
                <w:rFonts w:ascii="Arial" w:hAnsi="Arial" w:cs="Arial"/>
                <w:i w:val="0"/>
                <w:iCs w:val="0"/>
                <w:sz w:val="18"/>
              </w:rPr>
              <w:t xml:space="preserve">. </w:t>
            </w:r>
          </w:p>
          <w:p w14:paraId="6588A3ED" w14:textId="489183ED" w:rsidR="00991903" w:rsidRPr="001D6697" w:rsidRDefault="009B07AC" w:rsidP="00DD37C9">
            <w:pPr>
              <w:pStyle w:val="Caption"/>
              <w:keepNext/>
              <w:jc w:val="both"/>
              <w:rPr>
                <w:rFonts w:ascii="Arial" w:hAnsi="Arial" w:cs="Arial"/>
                <w:sz w:val="18"/>
                <w:szCs w:val="18"/>
              </w:rPr>
            </w:pPr>
            <m:oMath>
              <m:sSubSup>
                <m:sSubSupPr>
                  <m:ctrlPr>
                    <w:rPr>
                      <w:rFonts w:ascii="Cambria Math" w:hAnsi="Cambria Math" w:cs="Arial"/>
                      <w:iCs w:val="0"/>
                      <w:sz w:val="18"/>
                      <w:szCs w:val="18"/>
                    </w:rPr>
                  </m:ctrlPr>
                </m:sSubSupPr>
                <m:e>
                  <m:r>
                    <w:rPr>
                      <w:rFonts w:ascii="Cambria Math" w:hAnsi="Cambria Math" w:cs="Arial"/>
                      <w:sz w:val="18"/>
                      <w:szCs w:val="18"/>
                    </w:rPr>
                    <m:t>F</m:t>
                  </m:r>
                </m:e>
                <m:sub>
                  <m:r>
                    <w:rPr>
                      <w:rFonts w:ascii="Cambria Math" w:hAnsi="Cambria Math" w:cs="Arial"/>
                      <w:sz w:val="18"/>
                      <w:szCs w:val="18"/>
                    </w:rPr>
                    <m:t>G</m:t>
                  </m:r>
                </m:sub>
                <m:sup>
                  <m:r>
                    <w:rPr>
                      <w:rFonts w:ascii="Cambria Math" w:hAnsi="Cambria Math" w:cs="Arial"/>
                      <w:sz w:val="18"/>
                      <w:szCs w:val="18"/>
                    </w:rPr>
                    <m:t>'</m:t>
                  </m:r>
                </m:sup>
              </m:sSubSup>
              <m:r>
                <w:rPr>
                  <w:rFonts w:ascii="Cambria Math" w:hAnsi="Cambria Math" w:cs="Arial"/>
                  <w:sz w:val="18"/>
                  <w:szCs w:val="18"/>
                </w:rPr>
                <m:t>=</m:t>
              </m:r>
              <m:r>
                <w:rPr>
                  <w:rFonts w:ascii="Cambria Math" w:hAnsi="Cambria Math" w:cs="Arial"/>
                  <w:sz w:val="18"/>
                  <w:szCs w:val="18"/>
                </w:rPr>
                <m:t>g</m:t>
              </m:r>
              <m:d>
                <m:dPr>
                  <m:ctrlPr>
                    <w:rPr>
                      <w:rFonts w:ascii="Cambria Math" w:hAnsi="Cambria Math" w:cs="Arial"/>
                      <w:sz w:val="18"/>
                      <w:szCs w:val="18"/>
                    </w:rPr>
                  </m:ctrlPr>
                </m:dPr>
                <m:e>
                  <m:sSub>
                    <m:sSubPr>
                      <m:ctrlPr>
                        <w:rPr>
                          <w:rFonts w:ascii="Cambria Math" w:hAnsi="Cambria Math" w:cs="Arial"/>
                          <w:iCs w:val="0"/>
                          <w:sz w:val="18"/>
                          <w:szCs w:val="18"/>
                        </w:rPr>
                      </m:ctrlPr>
                    </m:sSubPr>
                    <m:e>
                      <m:r>
                        <w:rPr>
                          <w:rFonts w:ascii="Cambria Math" w:hAnsi="Cambria Math" w:cs="Arial"/>
                          <w:sz w:val="18"/>
                          <w:szCs w:val="18"/>
                        </w:rPr>
                        <m:t>ρ</m:t>
                      </m:r>
                    </m:e>
                    <m:sub>
                      <m:r>
                        <w:rPr>
                          <w:rFonts w:ascii="Cambria Math" w:hAnsi="Cambria Math" w:cs="Arial"/>
                          <w:sz w:val="18"/>
                          <w:szCs w:val="18"/>
                        </w:rPr>
                        <m:t>p</m:t>
                      </m:r>
                    </m:sub>
                  </m:sSub>
                  <m:r>
                    <w:rPr>
                      <w:rFonts w:ascii="Cambria Math" w:hAnsi="Cambria Math" w:cs="Arial"/>
                      <w:sz w:val="18"/>
                      <w:szCs w:val="18"/>
                    </w:rPr>
                    <m:t>-</m:t>
                  </m:r>
                  <m:sSub>
                    <m:sSubPr>
                      <m:ctrlPr>
                        <w:rPr>
                          <w:rFonts w:ascii="Cambria Math" w:hAnsi="Cambria Math" w:cs="Arial"/>
                          <w:iCs w:val="0"/>
                          <w:sz w:val="18"/>
                          <w:szCs w:val="18"/>
                        </w:rPr>
                      </m:ctrlPr>
                    </m:sSubPr>
                    <m:e>
                      <m:r>
                        <w:rPr>
                          <w:rFonts w:ascii="Cambria Math" w:hAnsi="Cambria Math" w:cs="Arial"/>
                          <w:sz w:val="18"/>
                          <w:szCs w:val="18"/>
                        </w:rPr>
                        <m:t>ρ</m:t>
                      </m:r>
                    </m:e>
                    <m:sub>
                      <m:r>
                        <w:rPr>
                          <w:rFonts w:ascii="Cambria Math" w:hAnsi="Cambria Math" w:cs="Arial"/>
                          <w:sz w:val="18"/>
                          <w:szCs w:val="18"/>
                        </w:rPr>
                        <m:t>f</m:t>
                      </m:r>
                    </m:sub>
                  </m:sSub>
                </m:e>
              </m:d>
              <m:sSub>
                <m:sSubPr>
                  <m:ctrlPr>
                    <w:rPr>
                      <w:rFonts w:ascii="Cambria Math" w:hAnsi="Cambria Math" w:cs="Arial"/>
                      <w:iCs w:val="0"/>
                      <w:sz w:val="18"/>
                      <w:szCs w:val="18"/>
                    </w:rPr>
                  </m:ctrlPr>
                </m:sSubPr>
                <m:e>
                  <m:r>
                    <w:rPr>
                      <w:rFonts w:ascii="Cambria Math" w:hAnsi="Cambria Math" w:cs="Arial"/>
                      <w:sz w:val="18"/>
                      <w:szCs w:val="18"/>
                    </w:rPr>
                    <m:t>V</m:t>
                  </m:r>
                </m:e>
                <m:sub>
                  <m:r>
                    <w:rPr>
                      <w:rFonts w:ascii="Cambria Math" w:hAnsi="Cambria Math" w:cs="Arial"/>
                      <w:sz w:val="18"/>
                      <w:szCs w:val="18"/>
                    </w:rPr>
                    <m:t>p</m:t>
                  </m:r>
                </m:sub>
              </m:sSub>
              <m:r>
                <w:rPr>
                  <w:rFonts w:ascii="Cambria Math" w:hAnsi="Cambria Math" w:cs="Arial"/>
                  <w:sz w:val="18"/>
                  <w:szCs w:val="18"/>
                </w:rPr>
                <m:t xml:space="preserve">                                                                                                                                                                               </m:t>
              </m:r>
            </m:oMath>
            <w:r w:rsidR="00991903" w:rsidRPr="00DD37C9">
              <w:rPr>
                <w:rFonts w:ascii="Arial" w:hAnsi="Arial" w:cs="Arial"/>
                <w:i w:val="0"/>
                <w:iCs w:val="0"/>
                <w:sz w:val="18"/>
                <w:szCs w:val="18"/>
              </w:rPr>
              <w:t>(</w:t>
            </w:r>
            <w:r w:rsidR="00DD37C9" w:rsidRPr="00DD37C9">
              <w:rPr>
                <w:rFonts w:ascii="Arial" w:hAnsi="Arial" w:cs="Arial"/>
                <w:i w:val="0"/>
                <w:iCs w:val="0"/>
                <w:sz w:val="18"/>
                <w:szCs w:val="18"/>
              </w:rPr>
              <w:t>1)</w:t>
            </w:r>
          </w:p>
          <w:p w14:paraId="677FB526" w14:textId="746EC299" w:rsidR="005B5E4E" w:rsidRDefault="00991903" w:rsidP="005B5E4E">
            <w:pPr>
              <w:pStyle w:val="Caption"/>
              <w:jc w:val="both"/>
              <w:rPr>
                <w:rFonts w:ascii="Arial" w:hAnsi="Arial" w:cs="Arial"/>
                <w:i w:val="0"/>
                <w:iCs w:val="0"/>
                <w:sz w:val="18"/>
              </w:rPr>
            </w:pPr>
            <w:r w:rsidRPr="006366BA">
              <w:rPr>
                <w:rFonts w:ascii="Arial" w:hAnsi="Arial" w:cs="Arial"/>
                <w:i w:val="0"/>
                <w:iCs w:val="0"/>
                <w:sz w:val="18"/>
              </w:rPr>
              <w:t xml:space="preserve">Bu </w:t>
            </w:r>
            <w:proofErr w:type="spellStart"/>
            <w:r w:rsidRPr="006366BA">
              <w:rPr>
                <w:rFonts w:ascii="Arial" w:hAnsi="Arial" w:cs="Arial"/>
                <w:i w:val="0"/>
                <w:iCs w:val="0"/>
                <w:sz w:val="18"/>
              </w:rPr>
              <w:t>denklemde</w:t>
            </w:r>
            <w:proofErr w:type="spellEnd"/>
            <w:r w:rsidRPr="006366BA">
              <w:rPr>
                <w:rFonts w:ascii="Arial" w:hAnsi="Arial" w:cs="Arial"/>
                <w:i w:val="0"/>
                <w:iCs w:val="0"/>
                <w:sz w:val="18"/>
              </w:rPr>
              <w:t xml:space="preserve"> g </w:t>
            </w:r>
            <w:proofErr w:type="spellStart"/>
            <w:r w:rsidRPr="006366BA">
              <w:rPr>
                <w:rFonts w:ascii="Arial" w:hAnsi="Arial" w:cs="Arial"/>
                <w:i w:val="0"/>
                <w:iCs w:val="0"/>
                <w:sz w:val="18"/>
              </w:rPr>
              <w:t>yerçekimi</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ivmesi</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ve</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V</w:t>
            </w:r>
            <w:r w:rsidRPr="006366BA">
              <w:rPr>
                <w:rFonts w:ascii="Arial" w:hAnsi="Arial" w:cs="Arial"/>
                <w:i w:val="0"/>
                <w:iCs w:val="0"/>
                <w:sz w:val="18"/>
                <w:vertAlign w:val="subscript"/>
              </w:rPr>
              <w:t>p</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parçacığın</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hacmidir</w:t>
            </w:r>
            <w:proofErr w:type="spellEnd"/>
            <w:r w:rsidRPr="006366BA">
              <w:rPr>
                <w:rFonts w:ascii="Arial" w:hAnsi="Arial" w:cs="Arial"/>
                <w:i w:val="0"/>
                <w:iCs w:val="0"/>
                <w:sz w:val="18"/>
              </w:rPr>
              <w:t xml:space="preserve">. Son (terminal) </w:t>
            </w:r>
            <w:proofErr w:type="spellStart"/>
            <w:r w:rsidRPr="006366BA">
              <w:rPr>
                <w:rFonts w:ascii="Arial" w:hAnsi="Arial" w:cs="Arial"/>
                <w:i w:val="0"/>
                <w:iCs w:val="0"/>
                <w:sz w:val="18"/>
              </w:rPr>
              <w:t>çökelme</w:t>
            </w:r>
            <w:proofErr w:type="spellEnd"/>
            <w:r w:rsidRPr="006366BA">
              <w:rPr>
                <w:rFonts w:ascii="Arial" w:hAnsi="Arial" w:cs="Arial"/>
                <w:i w:val="0"/>
                <w:iCs w:val="0"/>
                <w:sz w:val="18"/>
              </w:rPr>
              <w:t xml:space="preserve"> </w:t>
            </w:r>
            <w:proofErr w:type="spellStart"/>
            <w:r w:rsidRPr="006366BA">
              <w:rPr>
                <w:rFonts w:ascii="Arial" w:hAnsi="Arial" w:cs="Arial"/>
                <w:i w:val="0"/>
                <w:iCs w:val="0"/>
                <w:sz w:val="18"/>
              </w:rPr>
              <w:t>hızı</w:t>
            </w:r>
            <w:proofErr w:type="spellEnd"/>
            <w:r w:rsidRPr="00D51414">
              <w:rPr>
                <w:rFonts w:ascii="Arial" w:hAnsi="Arial" w:cs="Arial"/>
                <w:i w:val="0"/>
                <w:iCs w:val="0"/>
                <w:sz w:val="18"/>
              </w:rPr>
              <w:t xml:space="preserve">, w, </w:t>
            </w:r>
            <w:proofErr w:type="spellStart"/>
            <w:r w:rsidRPr="00D51414">
              <w:rPr>
                <w:rFonts w:ascii="Arial" w:hAnsi="Arial" w:cs="Arial"/>
                <w:i w:val="0"/>
                <w:iCs w:val="0"/>
                <w:sz w:val="18"/>
              </w:rPr>
              <w:t>sürükleme</w:t>
            </w:r>
            <w:proofErr w:type="spellEnd"/>
            <w:r w:rsidRPr="00D51414">
              <w:rPr>
                <w:rFonts w:ascii="Arial" w:hAnsi="Arial" w:cs="Arial"/>
                <w:i w:val="0"/>
                <w:iCs w:val="0"/>
                <w:sz w:val="18"/>
              </w:rPr>
              <w:t xml:space="preserve"> </w:t>
            </w:r>
            <w:proofErr w:type="spellStart"/>
            <w:r w:rsidRPr="00D51414">
              <w:rPr>
                <w:rFonts w:ascii="Arial" w:hAnsi="Arial" w:cs="Arial"/>
                <w:i w:val="0"/>
                <w:iCs w:val="0"/>
                <w:sz w:val="18"/>
              </w:rPr>
              <w:t>kuvveti</w:t>
            </w:r>
            <w:proofErr w:type="spellEnd"/>
            <w:r w:rsidRPr="00D51414">
              <w:rPr>
                <w:rFonts w:ascii="Arial" w:hAnsi="Arial" w:cs="Arial"/>
                <w:i w:val="0"/>
                <w:iCs w:val="0"/>
                <w:sz w:val="18"/>
              </w:rPr>
              <w:t xml:space="preserve"> </w:t>
            </w:r>
            <w:r>
              <w:rPr>
                <w:rFonts w:ascii="Arial" w:hAnsi="Arial" w:cs="Arial"/>
                <w:i w:val="0"/>
                <w:iCs w:val="0"/>
                <w:sz w:val="18"/>
              </w:rPr>
              <w:t>(</w:t>
            </w:r>
            <w:r w:rsidRPr="00D51414">
              <w:rPr>
                <w:rFonts w:ascii="Arial" w:hAnsi="Arial" w:cs="Arial"/>
                <w:i w:val="0"/>
                <w:iCs w:val="0"/>
                <w:sz w:val="18"/>
              </w:rPr>
              <w:t>F</w:t>
            </w:r>
            <w:r w:rsidRPr="001D6697">
              <w:rPr>
                <w:rFonts w:ascii="Arial" w:hAnsi="Arial" w:cs="Arial"/>
                <w:i w:val="0"/>
                <w:iCs w:val="0"/>
                <w:sz w:val="18"/>
                <w:vertAlign w:val="subscript"/>
              </w:rPr>
              <w:t>D</w:t>
            </w:r>
            <w:r>
              <w:rPr>
                <w:rFonts w:ascii="Arial" w:hAnsi="Arial" w:cs="Arial"/>
                <w:i w:val="0"/>
                <w:iCs w:val="0"/>
                <w:sz w:val="18"/>
              </w:rPr>
              <w:t>)</w:t>
            </w:r>
            <w:r w:rsidRPr="001D6697">
              <w:rPr>
                <w:rFonts w:ascii="Arial" w:hAnsi="Arial" w:cs="Arial"/>
                <w:i w:val="0"/>
                <w:iCs w:val="0"/>
                <w:sz w:val="18"/>
              </w:rPr>
              <w:t xml:space="preserve">, </w:t>
            </w:r>
            <w:proofErr w:type="spellStart"/>
            <w:r w:rsidRPr="001D6697">
              <w:rPr>
                <w:rFonts w:ascii="Arial" w:hAnsi="Arial" w:cs="Arial"/>
                <w:i w:val="0"/>
                <w:iCs w:val="0"/>
                <w:sz w:val="18"/>
              </w:rPr>
              <w:t>batık</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ağırlığa</w:t>
            </w:r>
            <w:proofErr w:type="spellEnd"/>
            <w:r w:rsidRPr="001D6697">
              <w:rPr>
                <w:rFonts w:ascii="Arial" w:hAnsi="Arial" w:cs="Arial"/>
                <w:i w:val="0"/>
                <w:iCs w:val="0"/>
                <w:sz w:val="18"/>
              </w:rPr>
              <w:t xml:space="preserve"> </w:t>
            </w:r>
            <w:r>
              <w:rPr>
                <w:rFonts w:ascii="Arial" w:hAnsi="Arial" w:cs="Arial"/>
                <w:i w:val="0"/>
                <w:iCs w:val="0"/>
                <w:sz w:val="18"/>
              </w:rPr>
              <w:t>(</w:t>
            </w:r>
            <w:r w:rsidRPr="001D6697">
              <w:rPr>
                <w:rFonts w:ascii="Arial" w:hAnsi="Arial" w:cs="Arial"/>
                <w:i w:val="0"/>
                <w:iCs w:val="0"/>
                <w:sz w:val="18"/>
              </w:rPr>
              <w:t>F</w:t>
            </w:r>
            <w:r w:rsidRPr="001D6697">
              <w:rPr>
                <w:rFonts w:ascii="Arial" w:hAnsi="Arial" w:cs="Arial"/>
                <w:i w:val="0"/>
                <w:iCs w:val="0"/>
                <w:sz w:val="18"/>
                <w:vertAlign w:val="subscript"/>
              </w:rPr>
              <w:t>G</w:t>
            </w:r>
            <w:r w:rsidRPr="001D6697">
              <w:rPr>
                <w:rFonts w:ascii="Arial" w:hAnsi="Arial" w:cs="Arial"/>
                <w:i w:val="0"/>
                <w:iCs w:val="0"/>
                <w:sz w:val="18"/>
                <w:vertAlign w:val="superscript"/>
              </w:rPr>
              <w:t>’</w:t>
            </w:r>
            <w:r>
              <w:rPr>
                <w:rFonts w:ascii="Arial" w:hAnsi="Arial" w:cs="Arial"/>
                <w:i w:val="0"/>
                <w:iCs w:val="0"/>
                <w:sz w:val="18"/>
              </w:rPr>
              <w:t>)</w:t>
            </w:r>
            <w:r w:rsidRPr="001D6697">
              <w:rPr>
                <w:rFonts w:ascii="Arial" w:hAnsi="Arial" w:cs="Arial"/>
                <w:i w:val="0"/>
                <w:iCs w:val="0"/>
                <w:sz w:val="18"/>
                <w:vertAlign w:val="superscript"/>
              </w:rPr>
              <w:t xml:space="preserve"> </w:t>
            </w:r>
            <w:proofErr w:type="spellStart"/>
            <w:r w:rsidRPr="001D6697">
              <w:rPr>
                <w:rFonts w:ascii="Arial" w:hAnsi="Arial" w:cs="Arial"/>
                <w:i w:val="0"/>
                <w:iCs w:val="0"/>
                <w:sz w:val="18"/>
              </w:rPr>
              <w:t>eşit</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olduğunda</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ulaşılan</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hızdır</w:t>
            </w:r>
            <w:proofErr w:type="spellEnd"/>
            <w:r w:rsidRPr="001D6697">
              <w:rPr>
                <w:rFonts w:ascii="Arial" w:hAnsi="Arial" w:cs="Arial"/>
                <w:i w:val="0"/>
                <w:iCs w:val="0"/>
                <w:sz w:val="18"/>
              </w:rPr>
              <w:t xml:space="preserve">. </w:t>
            </w:r>
            <w:proofErr w:type="spellStart"/>
            <w:r w:rsidR="005B5E4E" w:rsidRPr="001D6697">
              <w:rPr>
                <w:rFonts w:ascii="Arial" w:hAnsi="Arial" w:cs="Arial"/>
                <w:i w:val="0"/>
                <w:iCs w:val="0"/>
                <w:sz w:val="18"/>
              </w:rPr>
              <w:t>Çökelme</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hızı</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denklemi</w:t>
            </w:r>
            <w:proofErr w:type="spellEnd"/>
            <w:r w:rsidR="005B5E4E">
              <w:rPr>
                <w:rFonts w:ascii="Arial" w:hAnsi="Arial" w:cs="Arial"/>
                <w:i w:val="0"/>
                <w:iCs w:val="0"/>
                <w:sz w:val="18"/>
              </w:rPr>
              <w:t>;</w:t>
            </w:r>
            <w:r w:rsidR="005B5E4E" w:rsidRPr="001D6697">
              <w:rPr>
                <w:rFonts w:ascii="Arial" w:hAnsi="Arial" w:cs="Arial"/>
                <w:i w:val="0"/>
                <w:iCs w:val="0"/>
                <w:sz w:val="18"/>
              </w:rPr>
              <w:t xml:space="preserve"> W (</w:t>
            </w:r>
            <w:proofErr w:type="spellStart"/>
            <w:r w:rsidR="005B5E4E" w:rsidRPr="001D6697">
              <w:rPr>
                <w:rFonts w:ascii="Arial" w:hAnsi="Arial" w:cs="Arial"/>
                <w:i w:val="0"/>
                <w:iCs w:val="0"/>
                <w:sz w:val="18"/>
              </w:rPr>
              <w:t>parçacığın</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batık</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ağırlığı</w:t>
            </w:r>
            <w:proofErr w:type="spellEnd"/>
            <w:r w:rsidR="005B5E4E" w:rsidRPr="001D6697">
              <w:rPr>
                <w:rFonts w:ascii="Arial" w:hAnsi="Arial" w:cs="Arial"/>
                <w:i w:val="0"/>
                <w:iCs w:val="0"/>
                <w:sz w:val="18"/>
              </w:rPr>
              <w:t>), L (</w:t>
            </w:r>
            <w:proofErr w:type="spellStart"/>
            <w:r w:rsidR="005B5E4E" w:rsidRPr="001D6697">
              <w:rPr>
                <w:rFonts w:ascii="Arial" w:hAnsi="Arial" w:cs="Arial"/>
                <w:i w:val="0"/>
                <w:iCs w:val="0"/>
                <w:sz w:val="18"/>
              </w:rPr>
              <w:t>parçacığın</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karakteristik</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uzunluğu</w:t>
            </w:r>
            <w:proofErr w:type="spellEnd"/>
            <w:r w:rsidR="005B5E4E" w:rsidRPr="001D6697">
              <w:rPr>
                <w:rFonts w:ascii="Arial" w:hAnsi="Arial" w:cs="Arial"/>
                <w:i w:val="0"/>
                <w:iCs w:val="0"/>
                <w:sz w:val="18"/>
              </w:rPr>
              <w:t xml:space="preserve">), </w:t>
            </w:r>
            <w:r w:rsidR="005B5E4E" w:rsidRPr="006366BA">
              <w:rPr>
                <w:rFonts w:ascii="Arial" w:hAnsi="Arial" w:cs="Arial"/>
                <w:i w:val="0"/>
                <w:iCs w:val="0"/>
                <w:sz w:val="18"/>
              </w:rPr>
              <w:sym w:font="Symbol" w:char="F072"/>
            </w:r>
            <w:r w:rsidR="005B5E4E" w:rsidRPr="006366BA">
              <w:rPr>
                <w:rFonts w:ascii="Arial" w:hAnsi="Arial" w:cs="Arial"/>
                <w:i w:val="0"/>
                <w:iCs w:val="0"/>
                <w:sz w:val="18"/>
                <w:vertAlign w:val="subscript"/>
              </w:rPr>
              <w:t>f</w:t>
            </w:r>
            <w:r w:rsidR="005B5E4E" w:rsidRPr="006366BA">
              <w:rPr>
                <w:rFonts w:ascii="Arial" w:hAnsi="Arial" w:cs="Arial"/>
                <w:i w:val="0"/>
                <w:iCs w:val="0"/>
                <w:sz w:val="18"/>
              </w:rPr>
              <w:t xml:space="preserve"> (</w:t>
            </w:r>
            <w:proofErr w:type="spellStart"/>
            <w:r w:rsidR="005B5E4E">
              <w:rPr>
                <w:rFonts w:ascii="Arial" w:hAnsi="Arial" w:cs="Arial"/>
                <w:i w:val="0"/>
                <w:iCs w:val="0"/>
                <w:sz w:val="18"/>
              </w:rPr>
              <w:t>kullanılan</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akışkanın</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yoğunluğu</w:t>
            </w:r>
            <w:proofErr w:type="spellEnd"/>
            <w:r w:rsidR="005B5E4E" w:rsidRPr="006366BA">
              <w:rPr>
                <w:rFonts w:ascii="Arial" w:hAnsi="Arial" w:cs="Arial"/>
                <w:i w:val="0"/>
                <w:iCs w:val="0"/>
                <w:sz w:val="18"/>
              </w:rPr>
              <w:t xml:space="preserve">), </w:t>
            </w:r>
            <w:r w:rsidR="005B5E4E" w:rsidRPr="006366BA">
              <w:rPr>
                <w:rFonts w:ascii="Arial" w:hAnsi="Arial" w:cs="Arial"/>
                <w:i w:val="0"/>
                <w:iCs w:val="0"/>
                <w:sz w:val="18"/>
              </w:rPr>
              <w:sym w:font="Symbol" w:char="F06D"/>
            </w:r>
            <w:r w:rsidR="005B5E4E" w:rsidRPr="006366BA">
              <w:rPr>
                <w:rFonts w:ascii="Arial" w:hAnsi="Arial" w:cs="Arial"/>
                <w:i w:val="0"/>
                <w:iCs w:val="0"/>
                <w:sz w:val="18"/>
                <w:vertAlign w:val="subscript"/>
              </w:rPr>
              <w:t>f</w:t>
            </w:r>
            <w:r w:rsidR="005B5E4E" w:rsidRPr="006366BA">
              <w:rPr>
                <w:rFonts w:ascii="Arial" w:hAnsi="Arial" w:cs="Arial"/>
                <w:i w:val="0"/>
                <w:iCs w:val="0"/>
                <w:sz w:val="18"/>
              </w:rPr>
              <w:t xml:space="preserve"> (</w:t>
            </w:r>
            <w:proofErr w:type="spellStart"/>
            <w:r w:rsidR="005B5E4E">
              <w:rPr>
                <w:rFonts w:ascii="Arial" w:hAnsi="Arial" w:cs="Arial"/>
                <w:i w:val="0"/>
                <w:iCs w:val="0"/>
                <w:sz w:val="18"/>
              </w:rPr>
              <w:t>kullanılan</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akışkanın</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dinamik</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vizkozitesi</w:t>
            </w:r>
            <w:proofErr w:type="spellEnd"/>
            <w:r w:rsidR="005B5E4E" w:rsidRPr="006366BA">
              <w:rPr>
                <w:rFonts w:ascii="Arial" w:hAnsi="Arial" w:cs="Arial"/>
                <w:i w:val="0"/>
                <w:iCs w:val="0"/>
                <w:sz w:val="18"/>
              </w:rPr>
              <w:t>), D (</w:t>
            </w:r>
            <w:proofErr w:type="spellStart"/>
            <w:r w:rsidR="005B5E4E" w:rsidRPr="006366BA">
              <w:rPr>
                <w:rFonts w:ascii="Arial" w:hAnsi="Arial" w:cs="Arial"/>
                <w:i w:val="0"/>
                <w:iCs w:val="0"/>
                <w:sz w:val="18"/>
              </w:rPr>
              <w:t>çökelme</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kolonunun</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çapı</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ve</w:t>
            </w:r>
            <w:proofErr w:type="spellEnd"/>
            <w:r w:rsidR="005B5E4E" w:rsidRPr="006366BA">
              <w:rPr>
                <w:rFonts w:ascii="Arial" w:hAnsi="Arial" w:cs="Arial"/>
                <w:i w:val="0"/>
                <w:iCs w:val="0"/>
                <w:sz w:val="18"/>
              </w:rPr>
              <w:t xml:space="preserve"> </w:t>
            </w:r>
            <w:r w:rsidR="005B5E4E" w:rsidRPr="006366BA">
              <w:rPr>
                <w:rFonts w:ascii="Arial" w:hAnsi="Arial" w:cs="Arial"/>
                <w:i w:val="0"/>
                <w:iCs w:val="0"/>
                <w:sz w:val="18"/>
              </w:rPr>
              <w:sym w:font="Symbol" w:char="F059"/>
            </w:r>
            <w:r w:rsidR="005B5E4E" w:rsidRPr="006366BA">
              <w:rPr>
                <w:rFonts w:ascii="Arial" w:hAnsi="Arial" w:cs="Arial"/>
                <w:i w:val="0"/>
                <w:iCs w:val="0"/>
                <w:sz w:val="18"/>
              </w:rPr>
              <w:t xml:space="preserve"> (</w:t>
            </w:r>
            <w:proofErr w:type="spellStart"/>
            <w:r w:rsidR="00624608" w:rsidRPr="006366BA">
              <w:rPr>
                <w:rFonts w:ascii="Arial" w:hAnsi="Arial" w:cs="Arial"/>
                <w:i w:val="0"/>
                <w:iCs w:val="0"/>
                <w:sz w:val="18"/>
              </w:rPr>
              <w:t>Şekil</w:t>
            </w:r>
            <w:proofErr w:type="spellEnd"/>
            <w:r w:rsidR="00624608" w:rsidRPr="006366BA">
              <w:rPr>
                <w:rFonts w:ascii="Arial" w:hAnsi="Arial" w:cs="Arial"/>
                <w:i w:val="0"/>
                <w:iCs w:val="0"/>
                <w:sz w:val="18"/>
              </w:rPr>
              <w:t xml:space="preserve"> </w:t>
            </w:r>
            <w:proofErr w:type="spellStart"/>
            <w:r w:rsidR="00624608" w:rsidRPr="006366BA">
              <w:rPr>
                <w:rFonts w:ascii="Arial" w:hAnsi="Arial" w:cs="Arial"/>
                <w:i w:val="0"/>
                <w:iCs w:val="0"/>
                <w:sz w:val="18"/>
              </w:rPr>
              <w:t>Faktörü</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değişkenlerine</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bağlı</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bir</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denklemdir</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Göğüş</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vd</w:t>
            </w:r>
            <w:proofErr w:type="spellEnd"/>
            <w:r w:rsidR="005B5E4E">
              <w:rPr>
                <w:rFonts w:ascii="Arial" w:hAnsi="Arial" w:cs="Arial"/>
                <w:i w:val="0"/>
                <w:iCs w:val="0"/>
                <w:sz w:val="18"/>
              </w:rPr>
              <w:t>.</w:t>
            </w:r>
            <w:r w:rsidR="005B5E4E" w:rsidRPr="006366BA">
              <w:rPr>
                <w:rFonts w:ascii="Arial" w:hAnsi="Arial" w:cs="Arial"/>
                <w:i w:val="0"/>
                <w:iCs w:val="0"/>
                <w:sz w:val="18"/>
              </w:rPr>
              <w:t xml:space="preserve">, 2001). </w:t>
            </w:r>
            <w:proofErr w:type="spellStart"/>
            <w:r w:rsidR="005B5E4E" w:rsidRPr="006366BA">
              <w:rPr>
                <w:rFonts w:ascii="Arial" w:hAnsi="Arial" w:cs="Arial"/>
                <w:i w:val="0"/>
                <w:iCs w:val="0"/>
                <w:sz w:val="18"/>
              </w:rPr>
              <w:t>Çökelme</w:t>
            </w:r>
            <w:proofErr w:type="spellEnd"/>
            <w:r w:rsidR="005B5E4E" w:rsidRPr="006366BA">
              <w:rPr>
                <w:rFonts w:ascii="Arial" w:hAnsi="Arial" w:cs="Arial"/>
                <w:i w:val="0"/>
                <w:iCs w:val="0"/>
                <w:sz w:val="18"/>
              </w:rPr>
              <w:t xml:space="preserve"> </w:t>
            </w:r>
            <w:proofErr w:type="spellStart"/>
            <w:r w:rsidR="005B5E4E" w:rsidRPr="006366BA">
              <w:rPr>
                <w:rFonts w:ascii="Arial" w:hAnsi="Arial" w:cs="Arial"/>
                <w:i w:val="0"/>
                <w:iCs w:val="0"/>
                <w:sz w:val="18"/>
              </w:rPr>
              <w:t>hızı</w:t>
            </w:r>
            <w:proofErr w:type="spellEnd"/>
            <w:r w:rsidR="005B5E4E" w:rsidRPr="00D51414">
              <w:rPr>
                <w:rFonts w:ascii="Arial" w:hAnsi="Arial" w:cs="Arial"/>
                <w:i w:val="0"/>
                <w:iCs w:val="0"/>
                <w:sz w:val="18"/>
              </w:rPr>
              <w:t xml:space="preserve">, w </w:t>
            </w:r>
            <w:proofErr w:type="spellStart"/>
            <w:r w:rsidR="005B5E4E" w:rsidRPr="001D6697">
              <w:rPr>
                <w:rFonts w:ascii="Arial" w:hAnsi="Arial" w:cs="Arial"/>
                <w:i w:val="0"/>
                <w:iCs w:val="0"/>
                <w:sz w:val="18"/>
              </w:rPr>
              <w:t>denklemi</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boyutsuz</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sayıları</w:t>
            </w:r>
            <w:proofErr w:type="spellEnd"/>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Denklem</w:t>
            </w:r>
            <w:proofErr w:type="spellEnd"/>
            <w:r w:rsidR="005B5E4E" w:rsidRPr="001D6697">
              <w:rPr>
                <w:rFonts w:ascii="Arial" w:hAnsi="Arial" w:cs="Arial"/>
                <w:i w:val="0"/>
                <w:iCs w:val="0"/>
                <w:sz w:val="18"/>
              </w:rPr>
              <w:t xml:space="preserve"> </w:t>
            </w:r>
            <w:r w:rsidR="00DD37C9">
              <w:rPr>
                <w:rFonts w:ascii="Arial" w:hAnsi="Arial" w:cs="Arial"/>
                <w:i w:val="0"/>
                <w:iCs w:val="0"/>
                <w:sz w:val="18"/>
              </w:rPr>
              <w:t>2</w:t>
            </w:r>
            <w:r w:rsidR="005B5E4E" w:rsidRPr="001D6697">
              <w:rPr>
                <w:rFonts w:ascii="Arial" w:hAnsi="Arial" w:cs="Arial"/>
                <w:i w:val="0"/>
                <w:iCs w:val="0"/>
                <w:sz w:val="18"/>
              </w:rPr>
              <w:t>’d</w:t>
            </w:r>
            <w:r w:rsidR="005B5E4E">
              <w:rPr>
                <w:rFonts w:ascii="Arial" w:hAnsi="Arial" w:cs="Arial"/>
                <w:i w:val="0"/>
                <w:iCs w:val="0"/>
                <w:sz w:val="18"/>
              </w:rPr>
              <w:t>e</w:t>
            </w:r>
            <w:r w:rsidR="005B5E4E" w:rsidRPr="001D6697">
              <w:rPr>
                <w:rFonts w:ascii="Arial" w:hAnsi="Arial" w:cs="Arial"/>
                <w:i w:val="0"/>
                <w:iCs w:val="0"/>
                <w:sz w:val="18"/>
              </w:rPr>
              <w:t xml:space="preserve"> </w:t>
            </w:r>
            <w:proofErr w:type="spellStart"/>
            <w:r w:rsidR="005B5E4E" w:rsidRPr="001D6697">
              <w:rPr>
                <w:rFonts w:ascii="Arial" w:hAnsi="Arial" w:cs="Arial"/>
                <w:i w:val="0"/>
                <w:iCs w:val="0"/>
                <w:sz w:val="18"/>
              </w:rPr>
              <w:t>verilmektedir</w:t>
            </w:r>
            <w:proofErr w:type="spellEnd"/>
            <w:r w:rsidR="005B5E4E" w:rsidRPr="001D6697">
              <w:rPr>
                <w:rFonts w:ascii="Arial" w:hAnsi="Arial" w:cs="Arial"/>
                <w:i w:val="0"/>
                <w:iCs w:val="0"/>
                <w:sz w:val="18"/>
              </w:rPr>
              <w:t>.</w:t>
            </w:r>
          </w:p>
          <w:p w14:paraId="4A755013" w14:textId="6B84FE06" w:rsidR="005B5E4E" w:rsidRPr="001D6697" w:rsidRDefault="005B5E4E" w:rsidP="00DD37C9">
            <w:pPr>
              <w:pStyle w:val="Caption"/>
              <w:keepNext/>
              <w:jc w:val="both"/>
              <w:rPr>
                <w:rFonts w:ascii="Arial" w:hAnsi="Arial" w:cs="Arial"/>
                <w:sz w:val="18"/>
                <w:szCs w:val="18"/>
              </w:rPr>
            </w:pPr>
            <m:oMath>
              <m:r>
                <w:rPr>
                  <w:rFonts w:ascii="Cambria Math" w:hAnsi="Cambria Math" w:cs="Arial"/>
                  <w:sz w:val="18"/>
                  <w:szCs w:val="18"/>
                </w:rPr>
                <m:t>f</m:t>
              </m:r>
              <m:d>
                <m:dPr>
                  <m:ctrlPr>
                    <w:rPr>
                      <w:rFonts w:ascii="Cambria Math" w:hAnsi="Cambria Math" w:cs="Arial"/>
                      <w:iCs w:val="0"/>
                      <w:sz w:val="18"/>
                      <w:szCs w:val="18"/>
                    </w:rPr>
                  </m:ctrlPr>
                </m:dPr>
                <m:e>
                  <m:f>
                    <m:fPr>
                      <m:ctrlPr>
                        <w:rPr>
                          <w:rFonts w:ascii="Cambria Math" w:hAnsi="Cambria Math" w:cs="Arial"/>
                          <w:iCs w:val="0"/>
                          <w:sz w:val="18"/>
                          <w:szCs w:val="18"/>
                        </w:rPr>
                      </m:ctrlPr>
                    </m:fPr>
                    <m:num>
                      <m:r>
                        <w:rPr>
                          <w:rFonts w:ascii="Cambria Math" w:hAnsi="Cambria Math" w:cs="Arial"/>
                          <w:sz w:val="18"/>
                          <w:szCs w:val="18"/>
                        </w:rPr>
                        <m:t>W</m:t>
                      </m:r>
                    </m:num>
                    <m:den>
                      <m:f>
                        <m:fPr>
                          <m:ctrlPr>
                            <w:rPr>
                              <w:rFonts w:ascii="Cambria Math" w:hAnsi="Cambria Math" w:cs="Arial"/>
                              <w:iCs w:val="0"/>
                              <w:sz w:val="18"/>
                              <w:szCs w:val="18"/>
                            </w:rPr>
                          </m:ctrlPr>
                        </m:fPr>
                        <m:num>
                          <m:r>
                            <w:rPr>
                              <w:rFonts w:ascii="Cambria Math" w:hAnsi="Cambria Math" w:cs="Arial"/>
                              <w:sz w:val="18"/>
                              <w:szCs w:val="18"/>
                            </w:rPr>
                            <m:t>1</m:t>
                          </m:r>
                        </m:num>
                        <m:den>
                          <m:r>
                            <w:rPr>
                              <w:rFonts w:ascii="Cambria Math" w:hAnsi="Cambria Math" w:cs="Arial"/>
                              <w:sz w:val="18"/>
                              <w:szCs w:val="18"/>
                            </w:rPr>
                            <m:t>2</m:t>
                          </m:r>
                        </m:den>
                      </m:f>
                      <m:sSub>
                        <m:sSubPr>
                          <m:ctrlPr>
                            <w:rPr>
                              <w:rFonts w:ascii="Cambria Math" w:hAnsi="Cambria Math" w:cs="Arial"/>
                              <w:iCs w:val="0"/>
                              <w:sz w:val="18"/>
                              <w:szCs w:val="18"/>
                            </w:rPr>
                          </m:ctrlPr>
                        </m:sSubPr>
                        <m:e>
                          <m:r>
                            <w:rPr>
                              <w:rFonts w:ascii="Cambria Math" w:hAnsi="Cambria Math" w:cs="Arial"/>
                              <w:sz w:val="18"/>
                              <w:szCs w:val="18"/>
                            </w:rPr>
                            <m:t>ρ</m:t>
                          </m:r>
                        </m:e>
                        <m:sub>
                          <m:r>
                            <w:rPr>
                              <w:rFonts w:ascii="Cambria Math" w:hAnsi="Cambria Math" w:cs="Arial"/>
                              <w:sz w:val="18"/>
                              <w:szCs w:val="18"/>
                            </w:rPr>
                            <m:t>f</m:t>
                          </m:r>
                        </m:sub>
                      </m:sSub>
                      <m:sSup>
                        <m:sSupPr>
                          <m:ctrlPr>
                            <w:rPr>
                              <w:rFonts w:ascii="Cambria Math" w:hAnsi="Cambria Math" w:cs="Arial"/>
                              <w:iCs w:val="0"/>
                              <w:sz w:val="18"/>
                              <w:szCs w:val="18"/>
                            </w:rPr>
                          </m:ctrlPr>
                        </m:sSupPr>
                        <m:e>
                          <m:r>
                            <w:rPr>
                              <w:rFonts w:ascii="Cambria Math" w:hAnsi="Cambria Math" w:cs="Arial"/>
                              <w:sz w:val="18"/>
                              <w:szCs w:val="18"/>
                            </w:rPr>
                            <m:t>w</m:t>
                          </m:r>
                        </m:e>
                        <m:sup>
                          <m:r>
                            <w:rPr>
                              <w:rFonts w:ascii="Cambria Math" w:hAnsi="Cambria Math" w:cs="Arial"/>
                              <w:sz w:val="18"/>
                              <w:szCs w:val="18"/>
                            </w:rPr>
                            <m:t>2</m:t>
                          </m:r>
                        </m:sup>
                      </m:sSup>
                      <m:sSup>
                        <m:sSupPr>
                          <m:ctrlPr>
                            <w:rPr>
                              <w:rFonts w:ascii="Cambria Math" w:hAnsi="Cambria Math" w:cs="Arial"/>
                              <w:iCs w:val="0"/>
                              <w:sz w:val="18"/>
                              <w:szCs w:val="18"/>
                            </w:rPr>
                          </m:ctrlPr>
                        </m:sSupPr>
                        <m:e>
                          <m:r>
                            <w:rPr>
                              <w:rFonts w:ascii="Cambria Math" w:hAnsi="Cambria Math" w:cs="Arial"/>
                              <w:sz w:val="18"/>
                              <w:szCs w:val="18"/>
                            </w:rPr>
                            <m:t>L</m:t>
                          </m:r>
                        </m:e>
                        <m:sup>
                          <m:r>
                            <w:rPr>
                              <w:rFonts w:ascii="Cambria Math" w:hAnsi="Cambria Math" w:cs="Arial"/>
                              <w:sz w:val="18"/>
                              <w:szCs w:val="18"/>
                            </w:rPr>
                            <m:t>2</m:t>
                          </m:r>
                        </m:sup>
                      </m:sSup>
                    </m:den>
                  </m:f>
                  <m:r>
                    <w:rPr>
                      <w:rFonts w:ascii="Cambria Math" w:hAnsi="Cambria Math" w:cs="Arial"/>
                      <w:sz w:val="18"/>
                      <w:szCs w:val="18"/>
                    </w:rPr>
                    <m:t xml:space="preserve">, </m:t>
                  </m:r>
                  <m:f>
                    <m:fPr>
                      <m:ctrlPr>
                        <w:rPr>
                          <w:rFonts w:ascii="Cambria Math" w:hAnsi="Cambria Math" w:cs="Arial"/>
                          <w:iCs w:val="0"/>
                          <w:sz w:val="18"/>
                          <w:szCs w:val="18"/>
                        </w:rPr>
                      </m:ctrlPr>
                    </m:fPr>
                    <m:num>
                      <m:r>
                        <w:rPr>
                          <w:rFonts w:ascii="Cambria Math" w:hAnsi="Cambria Math" w:cs="Arial"/>
                          <w:sz w:val="18"/>
                          <w:szCs w:val="18"/>
                        </w:rPr>
                        <m:t>wL</m:t>
                      </m:r>
                      <m:sSub>
                        <m:sSubPr>
                          <m:ctrlPr>
                            <w:rPr>
                              <w:rFonts w:ascii="Cambria Math" w:hAnsi="Cambria Math" w:cs="Arial"/>
                              <w:iCs w:val="0"/>
                              <w:sz w:val="18"/>
                              <w:szCs w:val="18"/>
                            </w:rPr>
                          </m:ctrlPr>
                        </m:sSubPr>
                        <m:e>
                          <m:r>
                            <w:rPr>
                              <w:rFonts w:ascii="Cambria Math" w:hAnsi="Cambria Math" w:cs="Arial"/>
                              <w:sz w:val="18"/>
                              <w:szCs w:val="18"/>
                            </w:rPr>
                            <m:t>ρ</m:t>
                          </m:r>
                        </m:e>
                        <m:sub>
                          <m:r>
                            <w:rPr>
                              <w:rFonts w:ascii="Cambria Math" w:hAnsi="Cambria Math" w:cs="Arial"/>
                              <w:sz w:val="18"/>
                              <w:szCs w:val="18"/>
                            </w:rPr>
                            <m:t>f</m:t>
                          </m:r>
                        </m:sub>
                      </m:sSub>
                    </m:num>
                    <m:den>
                      <m:sSub>
                        <m:sSubPr>
                          <m:ctrlPr>
                            <w:rPr>
                              <w:rFonts w:ascii="Cambria Math" w:hAnsi="Cambria Math" w:cs="Arial"/>
                              <w:iCs w:val="0"/>
                              <w:sz w:val="18"/>
                              <w:szCs w:val="18"/>
                            </w:rPr>
                          </m:ctrlPr>
                        </m:sSubPr>
                        <m:e>
                          <m:r>
                            <w:rPr>
                              <w:rFonts w:ascii="Cambria Math" w:hAnsi="Cambria Math" w:cs="Arial"/>
                              <w:sz w:val="18"/>
                              <w:szCs w:val="18"/>
                            </w:rPr>
                            <m:t>μ</m:t>
                          </m:r>
                        </m:e>
                        <m:sub>
                          <m:r>
                            <w:rPr>
                              <w:rFonts w:ascii="Cambria Math" w:hAnsi="Cambria Math" w:cs="Arial"/>
                              <w:sz w:val="18"/>
                              <w:szCs w:val="18"/>
                            </w:rPr>
                            <m:t>f</m:t>
                          </m:r>
                        </m:sub>
                      </m:sSub>
                    </m:den>
                  </m:f>
                  <m:r>
                    <w:rPr>
                      <w:rFonts w:ascii="Cambria Math" w:hAnsi="Cambria Math" w:cs="Arial"/>
                      <w:sz w:val="18"/>
                      <w:szCs w:val="18"/>
                    </w:rPr>
                    <m:t xml:space="preserve">, </m:t>
                  </m:r>
                  <m:f>
                    <m:fPr>
                      <m:ctrlPr>
                        <w:rPr>
                          <w:rFonts w:ascii="Cambria Math" w:hAnsi="Cambria Math" w:cs="Arial"/>
                          <w:iCs w:val="0"/>
                          <w:sz w:val="18"/>
                          <w:szCs w:val="18"/>
                        </w:rPr>
                      </m:ctrlPr>
                    </m:fPr>
                    <m:num>
                      <m:r>
                        <w:rPr>
                          <w:rFonts w:ascii="Cambria Math" w:hAnsi="Cambria Math" w:cs="Arial"/>
                          <w:sz w:val="18"/>
                          <w:szCs w:val="18"/>
                        </w:rPr>
                        <m:t>D</m:t>
                      </m:r>
                    </m:num>
                    <m:den>
                      <m:r>
                        <w:rPr>
                          <w:rFonts w:ascii="Cambria Math" w:hAnsi="Cambria Math" w:cs="Arial"/>
                          <w:sz w:val="18"/>
                          <w:szCs w:val="18"/>
                        </w:rPr>
                        <m:t>L</m:t>
                      </m:r>
                    </m:den>
                  </m:f>
                  <m:r>
                    <w:rPr>
                      <w:rFonts w:ascii="Cambria Math" w:hAnsi="Cambria Math" w:cs="Arial"/>
                      <w:sz w:val="18"/>
                      <w:szCs w:val="18"/>
                    </w:rPr>
                    <m:t>, Ψ</m:t>
                  </m:r>
                </m:e>
              </m:d>
              <m:r>
                <w:rPr>
                  <w:rFonts w:ascii="Cambria Math" w:hAnsi="Cambria Math" w:cs="Arial"/>
                  <w:sz w:val="18"/>
                  <w:szCs w:val="18"/>
                </w:rPr>
                <m:t>=0</m:t>
              </m:r>
            </m:oMath>
            <w:r w:rsidR="00DD37C9">
              <w:rPr>
                <w:rFonts w:ascii="Arial" w:hAnsi="Arial" w:cs="Arial"/>
                <w:sz w:val="18"/>
                <w:szCs w:val="18"/>
              </w:rPr>
              <w:t xml:space="preserve">                                                                                                                             </w:t>
            </w:r>
            <w:r w:rsidR="00DD37C9" w:rsidRPr="00DD37C9">
              <w:rPr>
                <w:rFonts w:ascii="Arial" w:hAnsi="Arial" w:cs="Arial"/>
                <w:i w:val="0"/>
                <w:iCs w:val="0"/>
                <w:sz w:val="18"/>
                <w:szCs w:val="18"/>
              </w:rPr>
              <w:t>(2)</w:t>
            </w:r>
          </w:p>
          <w:p w14:paraId="71D53E41" w14:textId="727B17C3" w:rsidR="00624608" w:rsidRDefault="00624608" w:rsidP="005B5E4E">
            <w:pPr>
              <w:pStyle w:val="Caption"/>
              <w:jc w:val="both"/>
              <w:rPr>
                <w:rFonts w:ascii="Arial" w:hAnsi="Arial" w:cs="Arial"/>
                <w:i w:val="0"/>
                <w:iCs w:val="0"/>
                <w:sz w:val="18"/>
                <w:szCs w:val="18"/>
              </w:rPr>
            </w:pPr>
            <w:r>
              <w:rPr>
                <w:rFonts w:ascii="Arial" w:hAnsi="Arial" w:cs="Arial"/>
                <w:i w:val="0"/>
                <w:iCs w:val="0"/>
                <w:sz w:val="18"/>
                <w:szCs w:val="18"/>
              </w:rPr>
              <w:t xml:space="preserve">Bu </w:t>
            </w:r>
            <w:proofErr w:type="spellStart"/>
            <w:r>
              <w:rPr>
                <w:rFonts w:ascii="Arial" w:hAnsi="Arial" w:cs="Arial"/>
                <w:i w:val="0"/>
                <w:iCs w:val="0"/>
                <w:sz w:val="18"/>
                <w:szCs w:val="18"/>
              </w:rPr>
              <w:t>denklemin</w:t>
            </w:r>
            <w:proofErr w:type="spellEnd"/>
            <w:r>
              <w:rPr>
                <w:rFonts w:ascii="Arial" w:hAnsi="Arial" w:cs="Arial"/>
                <w:i w:val="0"/>
                <w:iCs w:val="0"/>
                <w:sz w:val="18"/>
                <w:szCs w:val="18"/>
              </w:rPr>
              <w:t xml:space="preserve"> ilk </w:t>
            </w:r>
            <w:proofErr w:type="spellStart"/>
            <w:r>
              <w:rPr>
                <w:rFonts w:ascii="Arial" w:hAnsi="Arial" w:cs="Arial"/>
                <w:i w:val="0"/>
                <w:iCs w:val="0"/>
                <w:sz w:val="18"/>
                <w:szCs w:val="18"/>
              </w:rPr>
              <w:t>iki</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boyutsuz</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parametresi</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sırasıyla</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sürükleme</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katsayısı</w:t>
            </w:r>
            <w:proofErr w:type="spellEnd"/>
            <w:r w:rsidR="00F25202">
              <w:rPr>
                <w:rFonts w:ascii="Arial" w:hAnsi="Arial" w:cs="Arial"/>
                <w:i w:val="0"/>
                <w:iCs w:val="0"/>
                <w:sz w:val="18"/>
                <w:szCs w:val="18"/>
              </w:rPr>
              <w:t xml:space="preserve"> (C</w:t>
            </w:r>
            <w:r w:rsidR="00F25202">
              <w:rPr>
                <w:rFonts w:ascii="Arial" w:hAnsi="Arial" w:cs="Arial"/>
                <w:i w:val="0"/>
                <w:iCs w:val="0"/>
                <w:sz w:val="18"/>
                <w:szCs w:val="18"/>
                <w:vertAlign w:val="subscript"/>
              </w:rPr>
              <w:t>D</w:t>
            </w:r>
            <w:r w:rsidR="00F25202">
              <w:rPr>
                <w:rFonts w:ascii="Arial" w:hAnsi="Arial" w:cs="Arial"/>
                <w:i w:val="0"/>
                <w:iCs w:val="0"/>
                <w:sz w:val="18"/>
                <w:szCs w:val="18"/>
              </w:rPr>
              <w:t>)</w:t>
            </w:r>
            <w:r>
              <w:rPr>
                <w:rFonts w:ascii="Arial" w:hAnsi="Arial" w:cs="Arial"/>
                <w:i w:val="0"/>
                <w:iCs w:val="0"/>
                <w:sz w:val="18"/>
                <w:szCs w:val="18"/>
              </w:rPr>
              <w:t xml:space="preserve"> </w:t>
            </w:r>
            <w:proofErr w:type="spellStart"/>
            <w:r>
              <w:rPr>
                <w:rFonts w:ascii="Arial" w:hAnsi="Arial" w:cs="Arial"/>
                <w:i w:val="0"/>
                <w:iCs w:val="0"/>
                <w:sz w:val="18"/>
                <w:szCs w:val="18"/>
              </w:rPr>
              <w:t>ve</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parçacık</w:t>
            </w:r>
            <w:proofErr w:type="spellEnd"/>
            <w:r>
              <w:rPr>
                <w:rFonts w:ascii="Arial" w:hAnsi="Arial" w:cs="Arial"/>
                <w:i w:val="0"/>
                <w:iCs w:val="0"/>
                <w:sz w:val="18"/>
                <w:szCs w:val="18"/>
              </w:rPr>
              <w:t xml:space="preserve"> Reynolds </w:t>
            </w:r>
            <w:proofErr w:type="spellStart"/>
            <w:r>
              <w:rPr>
                <w:rFonts w:ascii="Arial" w:hAnsi="Arial" w:cs="Arial"/>
                <w:i w:val="0"/>
                <w:iCs w:val="0"/>
                <w:sz w:val="18"/>
                <w:szCs w:val="18"/>
              </w:rPr>
              <w:t>sayısı</w:t>
            </w:r>
            <w:proofErr w:type="spellEnd"/>
            <w:r w:rsidR="00F25202">
              <w:rPr>
                <w:rFonts w:ascii="Arial" w:hAnsi="Arial" w:cs="Arial"/>
                <w:i w:val="0"/>
                <w:iCs w:val="0"/>
                <w:sz w:val="18"/>
                <w:szCs w:val="18"/>
              </w:rPr>
              <w:t xml:space="preserve"> (Re) dir</w:t>
            </w:r>
            <w:r>
              <w:rPr>
                <w:rFonts w:ascii="Arial" w:hAnsi="Arial" w:cs="Arial"/>
                <w:i w:val="0"/>
                <w:iCs w:val="0"/>
                <w:sz w:val="18"/>
                <w:szCs w:val="18"/>
              </w:rPr>
              <w:t xml:space="preserve">. </w:t>
            </w:r>
            <w:proofErr w:type="spellStart"/>
            <w:r w:rsidR="00F25202">
              <w:rPr>
                <w:rFonts w:ascii="Arial" w:hAnsi="Arial" w:cs="Arial"/>
                <w:i w:val="0"/>
                <w:iCs w:val="0"/>
                <w:sz w:val="18"/>
                <w:szCs w:val="18"/>
              </w:rPr>
              <w:t>Diğer</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iki</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boyutsuz</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parametre</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ise</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çökelme</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kolonunun</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karakteristikk</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uzunluğa</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oranı</w:t>
            </w:r>
            <w:proofErr w:type="spellEnd"/>
            <w:r w:rsidR="00F25202">
              <w:rPr>
                <w:rFonts w:ascii="Arial" w:hAnsi="Arial" w:cs="Arial"/>
                <w:i w:val="0"/>
                <w:iCs w:val="0"/>
                <w:sz w:val="18"/>
                <w:szCs w:val="18"/>
              </w:rPr>
              <w:t xml:space="preserve"> (D/L) </w:t>
            </w:r>
            <w:proofErr w:type="spellStart"/>
            <w:r w:rsidR="00F25202">
              <w:rPr>
                <w:rFonts w:ascii="Arial" w:hAnsi="Arial" w:cs="Arial"/>
                <w:i w:val="0"/>
                <w:iCs w:val="0"/>
                <w:sz w:val="18"/>
                <w:szCs w:val="18"/>
              </w:rPr>
              <w:t>ve</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Şekil</w:t>
            </w:r>
            <w:proofErr w:type="spellEnd"/>
            <w:r w:rsidR="00F25202">
              <w:rPr>
                <w:rFonts w:ascii="Arial" w:hAnsi="Arial" w:cs="Arial"/>
                <w:i w:val="0"/>
                <w:iCs w:val="0"/>
                <w:sz w:val="18"/>
                <w:szCs w:val="18"/>
              </w:rPr>
              <w:t xml:space="preserve"> </w:t>
            </w:r>
            <w:proofErr w:type="spellStart"/>
            <w:r w:rsidR="00F25202">
              <w:rPr>
                <w:rFonts w:ascii="Arial" w:hAnsi="Arial" w:cs="Arial"/>
                <w:i w:val="0"/>
                <w:iCs w:val="0"/>
                <w:sz w:val="18"/>
                <w:szCs w:val="18"/>
              </w:rPr>
              <w:t>Faktörüdür</w:t>
            </w:r>
            <w:proofErr w:type="spellEnd"/>
            <w:r w:rsidR="00F25202">
              <w:rPr>
                <w:rFonts w:ascii="Arial" w:hAnsi="Arial" w:cs="Arial"/>
                <w:i w:val="0"/>
                <w:iCs w:val="0"/>
                <w:sz w:val="18"/>
                <w:szCs w:val="18"/>
              </w:rPr>
              <w:t xml:space="preserve"> (</w:t>
            </w:r>
            <w:r w:rsidR="00F25202" w:rsidRPr="006366BA">
              <w:rPr>
                <w:rFonts w:ascii="Arial" w:hAnsi="Arial" w:cs="Arial"/>
                <w:i w:val="0"/>
                <w:iCs w:val="0"/>
                <w:sz w:val="18"/>
              </w:rPr>
              <w:sym w:font="Symbol" w:char="F059"/>
            </w:r>
            <w:r w:rsidR="00F25202">
              <w:rPr>
                <w:rFonts w:ascii="Arial" w:hAnsi="Arial" w:cs="Arial"/>
                <w:i w:val="0"/>
                <w:iCs w:val="0"/>
                <w:sz w:val="18"/>
              </w:rPr>
              <w:t>)</w:t>
            </w:r>
            <w:r w:rsidR="00F25202">
              <w:rPr>
                <w:rFonts w:ascii="Arial" w:hAnsi="Arial" w:cs="Arial"/>
                <w:i w:val="0"/>
                <w:iCs w:val="0"/>
                <w:sz w:val="18"/>
                <w:szCs w:val="18"/>
              </w:rPr>
              <w:t>.</w:t>
            </w:r>
          </w:p>
          <w:p w14:paraId="21585B48" w14:textId="400AF49F" w:rsidR="00F25202" w:rsidRPr="001D6697" w:rsidRDefault="00F25202" w:rsidP="00F25202">
            <w:pPr>
              <w:pStyle w:val="Caption"/>
              <w:jc w:val="both"/>
              <w:rPr>
                <w:rFonts w:ascii="Arial" w:hAnsi="Arial" w:cs="Arial"/>
                <w:i w:val="0"/>
                <w:iCs w:val="0"/>
                <w:sz w:val="18"/>
              </w:rPr>
            </w:pPr>
            <w:proofErr w:type="spellStart"/>
            <w:r w:rsidRPr="001D6697">
              <w:rPr>
                <w:rFonts w:ascii="Arial" w:hAnsi="Arial" w:cs="Arial"/>
                <w:i w:val="0"/>
                <w:iCs w:val="0"/>
                <w:sz w:val="18"/>
              </w:rPr>
              <w:t>Çökelme</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problemlerinde</w:t>
            </w:r>
            <w:proofErr w:type="spellEnd"/>
            <w:r w:rsidRPr="001D6697">
              <w:rPr>
                <w:rFonts w:ascii="Arial" w:hAnsi="Arial" w:cs="Arial"/>
                <w:i w:val="0"/>
                <w:iCs w:val="0"/>
                <w:sz w:val="18"/>
              </w:rPr>
              <w:t xml:space="preserve"> </w:t>
            </w:r>
            <w:r>
              <w:rPr>
                <w:rFonts w:ascii="Arial" w:hAnsi="Arial" w:cs="Arial"/>
                <w:i w:val="0"/>
                <w:iCs w:val="0"/>
                <w:sz w:val="18"/>
              </w:rPr>
              <w:t xml:space="preserve">ana </w:t>
            </w:r>
            <w:proofErr w:type="spellStart"/>
            <w:r w:rsidRPr="001D6697">
              <w:rPr>
                <w:rFonts w:ascii="Arial" w:hAnsi="Arial" w:cs="Arial"/>
                <w:i w:val="0"/>
                <w:iCs w:val="0"/>
                <w:sz w:val="18"/>
              </w:rPr>
              <w:t>hedef</w:t>
            </w:r>
            <w:proofErr w:type="spellEnd"/>
            <w:r w:rsidRPr="001D6697">
              <w:rPr>
                <w:rFonts w:ascii="Arial" w:hAnsi="Arial" w:cs="Arial"/>
                <w:i w:val="0"/>
                <w:iCs w:val="0"/>
                <w:sz w:val="18"/>
              </w:rPr>
              <w:t xml:space="preserve"> Reynold’s </w:t>
            </w:r>
            <w:proofErr w:type="spellStart"/>
            <w:r w:rsidRPr="001D6697">
              <w:rPr>
                <w:rFonts w:ascii="Arial" w:hAnsi="Arial" w:cs="Arial"/>
                <w:i w:val="0"/>
                <w:iCs w:val="0"/>
                <w:sz w:val="18"/>
              </w:rPr>
              <w:t>sayısı</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Denklem</w:t>
            </w:r>
            <w:proofErr w:type="spellEnd"/>
            <w:r w:rsidRPr="001D6697">
              <w:rPr>
                <w:rFonts w:ascii="Arial" w:hAnsi="Arial" w:cs="Arial"/>
                <w:i w:val="0"/>
                <w:iCs w:val="0"/>
                <w:sz w:val="18"/>
              </w:rPr>
              <w:t xml:space="preserve"> </w:t>
            </w:r>
            <w:r w:rsidR="00DD37C9">
              <w:rPr>
                <w:rFonts w:ascii="Arial" w:hAnsi="Arial" w:cs="Arial"/>
                <w:i w:val="0"/>
                <w:iCs w:val="0"/>
                <w:sz w:val="18"/>
              </w:rPr>
              <w:t>3</w:t>
            </w:r>
            <w:r w:rsidRPr="001D6697">
              <w:rPr>
                <w:rFonts w:ascii="Arial" w:hAnsi="Arial" w:cs="Arial"/>
                <w:i w:val="0"/>
                <w:iCs w:val="0"/>
                <w:sz w:val="18"/>
              </w:rPr>
              <w:t xml:space="preserve">) </w:t>
            </w:r>
            <w:proofErr w:type="spellStart"/>
            <w:r w:rsidRPr="001D6697">
              <w:rPr>
                <w:rFonts w:ascii="Arial" w:hAnsi="Arial" w:cs="Arial"/>
                <w:i w:val="0"/>
                <w:iCs w:val="0"/>
                <w:sz w:val="18"/>
              </w:rPr>
              <w:t>ile</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sürükleme</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katsayısı</w:t>
            </w:r>
            <w:proofErr w:type="spellEnd"/>
            <w:r w:rsidRPr="001D6697">
              <w:rPr>
                <w:rFonts w:ascii="Arial" w:hAnsi="Arial" w:cs="Arial"/>
                <w:i w:val="0"/>
                <w:iCs w:val="0"/>
                <w:sz w:val="18"/>
              </w:rPr>
              <w:t xml:space="preserve"> </w:t>
            </w:r>
            <w:r>
              <w:rPr>
                <w:rFonts w:ascii="Arial" w:hAnsi="Arial" w:cs="Arial"/>
                <w:i w:val="0"/>
                <w:iCs w:val="0"/>
                <w:sz w:val="18"/>
              </w:rPr>
              <w:t>(</w:t>
            </w:r>
            <w:r w:rsidRPr="001D6697">
              <w:rPr>
                <w:rFonts w:ascii="Arial" w:hAnsi="Arial" w:cs="Arial"/>
                <w:i w:val="0"/>
                <w:iCs w:val="0"/>
                <w:sz w:val="18"/>
              </w:rPr>
              <w:t>C</w:t>
            </w:r>
            <w:r w:rsidRPr="001D6697">
              <w:rPr>
                <w:rFonts w:ascii="Arial" w:hAnsi="Arial" w:cs="Arial"/>
                <w:i w:val="0"/>
                <w:iCs w:val="0"/>
                <w:sz w:val="18"/>
                <w:vertAlign w:val="subscript"/>
              </w:rPr>
              <w:t>D</w:t>
            </w:r>
            <w:r>
              <w:rPr>
                <w:rFonts w:ascii="Arial" w:hAnsi="Arial" w:cs="Arial"/>
                <w:i w:val="0"/>
                <w:iCs w:val="0"/>
                <w:sz w:val="18"/>
              </w:rPr>
              <w:t>)</w:t>
            </w:r>
            <w:r w:rsidRPr="001D6697">
              <w:rPr>
                <w:rFonts w:ascii="Arial" w:hAnsi="Arial" w:cs="Arial"/>
                <w:i w:val="0"/>
                <w:iCs w:val="0"/>
                <w:sz w:val="18"/>
              </w:rPr>
              <w:t xml:space="preserve"> (</w:t>
            </w:r>
            <w:proofErr w:type="spellStart"/>
            <w:r w:rsidRPr="001D6697">
              <w:rPr>
                <w:rFonts w:ascii="Arial" w:hAnsi="Arial" w:cs="Arial"/>
                <w:i w:val="0"/>
                <w:iCs w:val="0"/>
                <w:sz w:val="18"/>
              </w:rPr>
              <w:t>Denklem</w:t>
            </w:r>
            <w:proofErr w:type="spellEnd"/>
            <w:r w:rsidRPr="001D6697">
              <w:rPr>
                <w:rFonts w:ascii="Arial" w:hAnsi="Arial" w:cs="Arial"/>
                <w:i w:val="0"/>
                <w:iCs w:val="0"/>
                <w:sz w:val="18"/>
              </w:rPr>
              <w:t xml:space="preserve"> </w:t>
            </w:r>
            <w:r w:rsidR="00DD37C9">
              <w:rPr>
                <w:rFonts w:ascii="Arial" w:hAnsi="Arial" w:cs="Arial"/>
                <w:i w:val="0"/>
                <w:iCs w:val="0"/>
                <w:sz w:val="18"/>
              </w:rPr>
              <w:t>4</w:t>
            </w:r>
            <w:r w:rsidRPr="001D6697">
              <w:rPr>
                <w:rFonts w:ascii="Arial" w:hAnsi="Arial" w:cs="Arial"/>
                <w:i w:val="0"/>
                <w:iCs w:val="0"/>
                <w:sz w:val="18"/>
              </w:rPr>
              <w:t xml:space="preserve">) </w:t>
            </w:r>
            <w:proofErr w:type="spellStart"/>
            <w:r w:rsidRPr="001D6697">
              <w:rPr>
                <w:rFonts w:ascii="Arial" w:hAnsi="Arial" w:cs="Arial"/>
                <w:i w:val="0"/>
                <w:iCs w:val="0"/>
                <w:sz w:val="18"/>
              </w:rPr>
              <w:t>arasında</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bir</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ilişki</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bulmaktır</w:t>
            </w:r>
            <w:proofErr w:type="spellEnd"/>
            <w:r w:rsidRPr="001D6697">
              <w:rPr>
                <w:rFonts w:ascii="Arial" w:hAnsi="Arial" w:cs="Arial"/>
                <w:i w:val="0"/>
                <w:iCs w:val="0"/>
                <w:sz w:val="18"/>
              </w:rPr>
              <w:t xml:space="preserve">. </w:t>
            </w:r>
          </w:p>
          <w:p w14:paraId="422B0216" w14:textId="13BCD424" w:rsidR="00F25202" w:rsidRPr="001D6697" w:rsidRDefault="00F25202" w:rsidP="00104040">
            <w:pPr>
              <w:pStyle w:val="Caption"/>
              <w:keepNext/>
              <w:jc w:val="both"/>
              <w:rPr>
                <w:rFonts w:ascii="Arial" w:hAnsi="Arial" w:cs="Arial"/>
                <w:sz w:val="18"/>
                <w:szCs w:val="18"/>
              </w:rPr>
            </w:pPr>
            <m:oMath>
              <m:r>
                <w:rPr>
                  <w:rFonts w:ascii="Cambria Math" w:hAnsi="Cambria Math" w:cs="Arial"/>
                  <w:sz w:val="18"/>
                  <w:szCs w:val="18"/>
                  <w:vertAlign w:val="superscript"/>
                </w:rPr>
                <w:lastRenderedPageBreak/>
                <m:t>Re=</m:t>
              </m:r>
              <m:f>
                <m:fPr>
                  <m:ctrlPr>
                    <w:rPr>
                      <w:rFonts w:ascii="Cambria Math" w:hAnsi="Cambria Math" w:cs="Arial"/>
                      <w:iCs w:val="0"/>
                      <w:sz w:val="18"/>
                      <w:szCs w:val="18"/>
                      <w:vertAlign w:val="superscript"/>
                    </w:rPr>
                  </m:ctrlPr>
                </m:fPr>
                <m:num>
                  <m:sSub>
                    <m:sSubPr>
                      <m:ctrlPr>
                        <w:rPr>
                          <w:rFonts w:ascii="Cambria Math" w:hAnsi="Cambria Math" w:cs="Arial"/>
                          <w:iCs w:val="0"/>
                          <w:sz w:val="18"/>
                          <w:szCs w:val="18"/>
                          <w:vertAlign w:val="superscript"/>
                        </w:rPr>
                      </m:ctrlPr>
                    </m:sSubPr>
                    <m:e>
                      <m:r>
                        <w:rPr>
                          <w:rFonts w:ascii="Cambria Math" w:hAnsi="Cambria Math" w:cs="Arial"/>
                          <w:sz w:val="18"/>
                          <w:szCs w:val="18"/>
                          <w:vertAlign w:val="superscript"/>
                        </w:rPr>
                        <m:t>ρ</m:t>
                      </m:r>
                    </m:e>
                    <m:sub>
                      <m:r>
                        <w:rPr>
                          <w:rFonts w:ascii="Cambria Math" w:hAnsi="Cambria Math" w:cs="Arial"/>
                          <w:sz w:val="18"/>
                          <w:szCs w:val="18"/>
                          <w:vertAlign w:val="superscript"/>
                        </w:rPr>
                        <m:t>f</m:t>
                      </m:r>
                    </m:sub>
                  </m:sSub>
                  <m:r>
                    <w:rPr>
                      <w:rFonts w:ascii="Cambria Math" w:hAnsi="Cambria Math" w:cs="Arial"/>
                      <w:sz w:val="18"/>
                      <w:szCs w:val="18"/>
                      <w:vertAlign w:val="superscript"/>
                    </w:rPr>
                    <m:t>wL</m:t>
                  </m:r>
                </m:num>
                <m:den>
                  <m:r>
                    <w:rPr>
                      <w:rFonts w:ascii="Cambria Math" w:hAnsi="Cambria Math" w:cs="Arial"/>
                      <w:sz w:val="18"/>
                      <w:szCs w:val="18"/>
                      <w:vertAlign w:val="superscript"/>
                    </w:rPr>
                    <m:t>μ</m:t>
                  </m:r>
                </m:den>
              </m:f>
            </m:oMath>
            <w:r w:rsidR="00305836">
              <w:rPr>
                <w:rFonts w:ascii="Arial" w:hAnsi="Arial" w:cs="Arial"/>
                <w:iCs w:val="0"/>
                <w:sz w:val="18"/>
                <w:szCs w:val="18"/>
                <w:vertAlign w:val="superscript"/>
              </w:rPr>
              <w:t xml:space="preserve"> </w:t>
            </w:r>
            <w:r w:rsidR="00104040">
              <w:rPr>
                <w:rFonts w:ascii="Arial" w:hAnsi="Arial" w:cs="Arial"/>
                <w:iCs w:val="0"/>
                <w:sz w:val="18"/>
                <w:szCs w:val="18"/>
                <w:vertAlign w:val="superscript"/>
              </w:rPr>
              <w:t xml:space="preserve">                                                                                                                                                                                                                          </w:t>
            </w:r>
            <w:r w:rsidR="00DD37C9">
              <w:rPr>
                <w:rFonts w:ascii="Arial" w:hAnsi="Arial" w:cs="Arial"/>
                <w:iCs w:val="0"/>
                <w:sz w:val="18"/>
                <w:szCs w:val="18"/>
                <w:vertAlign w:val="superscript"/>
              </w:rPr>
              <w:t xml:space="preserve">      </w:t>
            </w:r>
            <w:r w:rsidR="00104040" w:rsidRPr="00104040">
              <w:rPr>
                <w:rFonts w:ascii="Arial" w:hAnsi="Arial" w:cs="Arial"/>
                <w:i w:val="0"/>
                <w:sz w:val="18"/>
                <w:szCs w:val="18"/>
              </w:rPr>
              <w:t>(</w:t>
            </w:r>
            <w:r w:rsidR="00DD37C9">
              <w:rPr>
                <w:rFonts w:ascii="Arial" w:hAnsi="Arial" w:cs="Arial"/>
                <w:i w:val="0"/>
                <w:sz w:val="18"/>
                <w:szCs w:val="18"/>
              </w:rPr>
              <w:t>3</w:t>
            </w:r>
            <w:r w:rsidRPr="00104040">
              <w:rPr>
                <w:rFonts w:ascii="Arial" w:hAnsi="Arial" w:cs="Arial"/>
                <w:i w:val="0"/>
                <w:sz w:val="18"/>
                <w:szCs w:val="18"/>
              </w:rPr>
              <w:t>)</w:t>
            </w:r>
          </w:p>
          <w:p w14:paraId="06FBE36E" w14:textId="7FF709D1" w:rsidR="00F25202" w:rsidRPr="001D6697" w:rsidRDefault="009B07AC" w:rsidP="00F25202">
            <w:pPr>
              <w:pStyle w:val="Caption"/>
              <w:keepNext/>
              <w:jc w:val="both"/>
              <w:rPr>
                <w:rFonts w:ascii="Arial" w:hAnsi="Arial" w:cs="Arial"/>
                <w:i w:val="0"/>
                <w:iCs w:val="0"/>
                <w:sz w:val="18"/>
                <w:szCs w:val="18"/>
              </w:rPr>
            </w:pPr>
            <m:oMath>
              <m:sSub>
                <m:sSubPr>
                  <m:ctrlPr>
                    <w:rPr>
                      <w:rFonts w:ascii="Cambria Math" w:hAnsi="Cambria Math" w:cs="Arial"/>
                      <w:iCs w:val="0"/>
                      <w:sz w:val="18"/>
                      <w:szCs w:val="18"/>
                    </w:rPr>
                  </m:ctrlPr>
                </m:sSubPr>
                <m:e>
                  <m:r>
                    <w:rPr>
                      <w:rFonts w:ascii="Cambria Math" w:hAnsi="Cambria Math" w:cs="Arial"/>
                      <w:sz w:val="18"/>
                      <w:szCs w:val="18"/>
                    </w:rPr>
                    <m:t>C</m:t>
                  </m:r>
                </m:e>
                <m:sub>
                  <m:r>
                    <w:rPr>
                      <w:rFonts w:ascii="Cambria Math" w:hAnsi="Cambria Math" w:cs="Arial"/>
                      <w:sz w:val="18"/>
                      <w:szCs w:val="18"/>
                    </w:rPr>
                    <m:t>D</m:t>
                  </m:r>
                </m:sub>
              </m:sSub>
              <m:r>
                <w:rPr>
                  <w:rFonts w:ascii="Cambria Math" w:hAnsi="Cambria Math" w:cs="Arial"/>
                  <w:sz w:val="18"/>
                  <w:szCs w:val="18"/>
                </w:rPr>
                <m:t>=</m:t>
              </m:r>
              <m:f>
                <m:fPr>
                  <m:ctrlPr>
                    <w:rPr>
                      <w:rFonts w:ascii="Cambria Math" w:hAnsi="Cambria Math" w:cs="Arial"/>
                      <w:iCs w:val="0"/>
                      <w:sz w:val="18"/>
                      <w:szCs w:val="18"/>
                    </w:rPr>
                  </m:ctrlPr>
                </m:fPr>
                <m:num>
                  <m:sSub>
                    <m:sSubPr>
                      <m:ctrlPr>
                        <w:rPr>
                          <w:rFonts w:ascii="Cambria Math" w:hAnsi="Cambria Math" w:cs="Arial"/>
                          <w:iCs w:val="0"/>
                          <w:sz w:val="18"/>
                          <w:szCs w:val="18"/>
                        </w:rPr>
                      </m:ctrlPr>
                    </m:sSubPr>
                    <m:e>
                      <m:r>
                        <w:rPr>
                          <w:rFonts w:ascii="Cambria Math" w:hAnsi="Cambria Math" w:cs="Arial"/>
                          <w:sz w:val="18"/>
                          <w:szCs w:val="18"/>
                        </w:rPr>
                        <m:t>F</m:t>
                      </m:r>
                    </m:e>
                    <m:sub>
                      <m:r>
                        <w:rPr>
                          <w:rFonts w:ascii="Cambria Math" w:hAnsi="Cambria Math" w:cs="Arial"/>
                          <w:sz w:val="18"/>
                          <w:szCs w:val="18"/>
                        </w:rPr>
                        <m:t>D</m:t>
                      </m:r>
                    </m:sub>
                  </m:sSub>
                </m:num>
                <m:den>
                  <m:sSub>
                    <m:sSubPr>
                      <m:ctrlPr>
                        <w:rPr>
                          <w:rFonts w:ascii="Cambria Math" w:hAnsi="Cambria Math" w:cs="Arial"/>
                          <w:iCs w:val="0"/>
                          <w:sz w:val="18"/>
                          <w:szCs w:val="18"/>
                        </w:rPr>
                      </m:ctrlPr>
                    </m:sSubPr>
                    <m:e>
                      <m:r>
                        <w:rPr>
                          <w:rFonts w:ascii="Cambria Math" w:hAnsi="Cambria Math" w:cs="Arial"/>
                          <w:sz w:val="18"/>
                          <w:szCs w:val="18"/>
                        </w:rPr>
                        <m:t>ρ</m:t>
                      </m:r>
                    </m:e>
                    <m:sub>
                      <m:r>
                        <w:rPr>
                          <w:rFonts w:ascii="Cambria Math" w:hAnsi="Cambria Math" w:cs="Arial"/>
                          <w:sz w:val="18"/>
                          <w:szCs w:val="18"/>
                        </w:rPr>
                        <m:t>f</m:t>
                      </m:r>
                    </m:sub>
                  </m:sSub>
                  <m:sSup>
                    <m:sSupPr>
                      <m:ctrlPr>
                        <w:rPr>
                          <w:rFonts w:ascii="Cambria Math" w:hAnsi="Cambria Math" w:cs="Arial"/>
                          <w:iCs w:val="0"/>
                          <w:sz w:val="18"/>
                          <w:szCs w:val="18"/>
                        </w:rPr>
                      </m:ctrlPr>
                    </m:sSupPr>
                    <m:e>
                      <m:r>
                        <w:rPr>
                          <w:rFonts w:ascii="Cambria Math" w:hAnsi="Cambria Math" w:cs="Arial"/>
                          <w:sz w:val="18"/>
                          <w:szCs w:val="18"/>
                        </w:rPr>
                        <m:t>w</m:t>
                      </m:r>
                    </m:e>
                    <m:sup>
                      <m:r>
                        <w:rPr>
                          <w:rFonts w:ascii="Cambria Math" w:hAnsi="Cambria Math" w:cs="Arial"/>
                          <w:sz w:val="18"/>
                          <w:szCs w:val="18"/>
                        </w:rPr>
                        <m:t>2</m:t>
                      </m:r>
                    </m:sup>
                  </m:sSup>
                  <m:r>
                    <w:rPr>
                      <w:rFonts w:ascii="Cambria Math" w:hAnsi="Cambria Math" w:cs="Arial"/>
                      <w:sz w:val="18"/>
                      <w:szCs w:val="18"/>
                    </w:rPr>
                    <m:t>(</m:t>
                  </m:r>
                  <m:f>
                    <m:fPr>
                      <m:ctrlPr>
                        <w:rPr>
                          <w:rFonts w:ascii="Cambria Math" w:hAnsi="Cambria Math" w:cs="Arial"/>
                          <w:iCs w:val="0"/>
                          <w:sz w:val="18"/>
                          <w:szCs w:val="18"/>
                        </w:rPr>
                      </m:ctrlPr>
                    </m:fPr>
                    <m:num>
                      <m:sSup>
                        <m:sSupPr>
                          <m:ctrlPr>
                            <w:rPr>
                              <w:rFonts w:ascii="Cambria Math" w:hAnsi="Cambria Math" w:cs="Arial"/>
                              <w:sz w:val="18"/>
                              <w:szCs w:val="18"/>
                            </w:rPr>
                          </m:ctrlPr>
                        </m:sSupPr>
                        <m:e>
                          <m:r>
                            <w:rPr>
                              <w:rFonts w:ascii="Cambria Math" w:hAnsi="Cambria Math" w:cs="Arial"/>
                              <w:sz w:val="18"/>
                              <w:szCs w:val="18"/>
                            </w:rPr>
                            <m:t>L</m:t>
                          </m:r>
                        </m:e>
                        <m:sup>
                          <m:r>
                            <w:rPr>
                              <w:rFonts w:ascii="Cambria Math" w:hAnsi="Cambria Math" w:cs="Arial"/>
                              <w:sz w:val="18"/>
                              <w:szCs w:val="18"/>
                            </w:rPr>
                            <m:t>2</m:t>
                          </m:r>
                        </m:sup>
                      </m:sSup>
                    </m:num>
                    <m:den>
                      <m:r>
                        <w:rPr>
                          <w:rFonts w:ascii="Cambria Math" w:hAnsi="Cambria Math" w:cs="Arial"/>
                          <w:sz w:val="18"/>
                          <w:szCs w:val="18"/>
                        </w:rPr>
                        <m:t>2</m:t>
                      </m:r>
                    </m:den>
                  </m:f>
                  <m:r>
                    <w:rPr>
                      <w:rFonts w:ascii="Cambria Math" w:hAnsi="Cambria Math" w:cs="Arial"/>
                      <w:sz w:val="18"/>
                      <w:szCs w:val="18"/>
                    </w:rPr>
                    <m:t>)</m:t>
                  </m:r>
                </m:den>
              </m:f>
            </m:oMath>
            <w:r w:rsidR="00305836">
              <w:rPr>
                <w:rFonts w:ascii="Arial" w:hAnsi="Arial" w:cs="Arial"/>
                <w:i w:val="0"/>
                <w:iCs w:val="0"/>
                <w:sz w:val="18"/>
                <w:szCs w:val="18"/>
              </w:rPr>
              <w:t xml:space="preserve">                           </w:t>
            </w:r>
            <w:r w:rsidR="00104040">
              <w:rPr>
                <w:rFonts w:ascii="Arial" w:hAnsi="Arial" w:cs="Arial"/>
                <w:i w:val="0"/>
                <w:iCs w:val="0"/>
                <w:sz w:val="18"/>
                <w:szCs w:val="18"/>
              </w:rPr>
              <w:t xml:space="preserve">                                                                                                                   </w:t>
            </w:r>
            <w:r w:rsidR="00DD37C9">
              <w:rPr>
                <w:rFonts w:ascii="Arial" w:hAnsi="Arial" w:cs="Arial"/>
                <w:i w:val="0"/>
                <w:iCs w:val="0"/>
                <w:sz w:val="18"/>
                <w:szCs w:val="18"/>
              </w:rPr>
              <w:t xml:space="preserve">    </w:t>
            </w:r>
            <w:r w:rsidR="00305836">
              <w:rPr>
                <w:rFonts w:ascii="Arial" w:hAnsi="Arial" w:cs="Arial"/>
                <w:i w:val="0"/>
                <w:iCs w:val="0"/>
                <w:sz w:val="18"/>
                <w:szCs w:val="18"/>
              </w:rPr>
              <w:t>(</w:t>
            </w:r>
            <w:r w:rsidR="00DD37C9">
              <w:rPr>
                <w:rFonts w:ascii="Arial" w:hAnsi="Arial" w:cs="Arial"/>
                <w:i w:val="0"/>
                <w:iCs w:val="0"/>
                <w:sz w:val="18"/>
                <w:szCs w:val="18"/>
              </w:rPr>
              <w:t>4</w:t>
            </w:r>
            <w:r w:rsidR="00305836">
              <w:rPr>
                <w:rFonts w:ascii="Arial" w:hAnsi="Arial" w:cs="Arial"/>
                <w:i w:val="0"/>
                <w:iCs w:val="0"/>
                <w:sz w:val="18"/>
                <w:szCs w:val="18"/>
              </w:rPr>
              <w:t>)</w:t>
            </w:r>
          </w:p>
          <w:p w14:paraId="1BF666DE" w14:textId="2138C2C2" w:rsidR="00F25202" w:rsidRDefault="00F25202" w:rsidP="00F25202">
            <w:pPr>
              <w:pStyle w:val="Caption"/>
              <w:jc w:val="both"/>
              <w:rPr>
                <w:rFonts w:ascii="Arial" w:hAnsi="Arial" w:cs="Arial"/>
                <w:i w:val="0"/>
                <w:iCs w:val="0"/>
                <w:sz w:val="18"/>
              </w:rPr>
            </w:pPr>
            <w:proofErr w:type="spellStart"/>
            <w:r>
              <w:rPr>
                <w:rFonts w:ascii="Arial" w:hAnsi="Arial" w:cs="Arial"/>
                <w:i w:val="0"/>
                <w:iCs w:val="0"/>
                <w:sz w:val="18"/>
              </w:rPr>
              <w:t>Eğer</w:t>
            </w:r>
            <w:proofErr w:type="spellEnd"/>
            <w:r>
              <w:rPr>
                <w:rFonts w:ascii="Arial" w:hAnsi="Arial" w:cs="Arial"/>
                <w:i w:val="0"/>
                <w:iCs w:val="0"/>
                <w:sz w:val="18"/>
              </w:rPr>
              <w:t xml:space="preserve"> </w:t>
            </w:r>
            <w:proofErr w:type="spellStart"/>
            <w:r>
              <w:rPr>
                <w:rFonts w:ascii="Arial" w:hAnsi="Arial" w:cs="Arial"/>
                <w:i w:val="0"/>
                <w:iCs w:val="0"/>
                <w:sz w:val="18"/>
              </w:rPr>
              <w:t>parçacı</w:t>
            </w:r>
            <w:r w:rsidR="00104040">
              <w:rPr>
                <w:rFonts w:ascii="Arial" w:hAnsi="Arial" w:cs="Arial"/>
                <w:i w:val="0"/>
                <w:iCs w:val="0"/>
                <w:sz w:val="18"/>
              </w:rPr>
              <w:t>ğın</w:t>
            </w:r>
            <w:proofErr w:type="spellEnd"/>
            <w:r w:rsidR="00104040">
              <w:rPr>
                <w:rFonts w:ascii="Arial" w:hAnsi="Arial" w:cs="Arial"/>
                <w:i w:val="0"/>
                <w:iCs w:val="0"/>
                <w:sz w:val="18"/>
              </w:rPr>
              <w:t xml:space="preserve"> </w:t>
            </w:r>
            <w:proofErr w:type="spellStart"/>
            <w:r w:rsidR="00104040">
              <w:rPr>
                <w:rFonts w:ascii="Arial" w:hAnsi="Arial" w:cs="Arial"/>
                <w:i w:val="0"/>
                <w:iCs w:val="0"/>
                <w:sz w:val="18"/>
              </w:rPr>
              <w:t>şekli</w:t>
            </w:r>
            <w:proofErr w:type="spellEnd"/>
            <w:r>
              <w:rPr>
                <w:rFonts w:ascii="Arial" w:hAnsi="Arial" w:cs="Arial"/>
                <w:i w:val="0"/>
                <w:iCs w:val="0"/>
                <w:sz w:val="18"/>
              </w:rPr>
              <w:t xml:space="preserve"> </w:t>
            </w:r>
            <w:proofErr w:type="spellStart"/>
            <w:r>
              <w:rPr>
                <w:rFonts w:ascii="Arial" w:hAnsi="Arial" w:cs="Arial"/>
                <w:i w:val="0"/>
                <w:iCs w:val="0"/>
                <w:sz w:val="18"/>
              </w:rPr>
              <w:t>küre</w:t>
            </w:r>
            <w:proofErr w:type="spellEnd"/>
            <w:r>
              <w:rPr>
                <w:rFonts w:ascii="Arial" w:hAnsi="Arial" w:cs="Arial"/>
                <w:i w:val="0"/>
                <w:iCs w:val="0"/>
                <w:sz w:val="18"/>
              </w:rPr>
              <w:t xml:space="preserve"> </w:t>
            </w:r>
            <w:proofErr w:type="spellStart"/>
            <w:r>
              <w:rPr>
                <w:rFonts w:ascii="Arial" w:hAnsi="Arial" w:cs="Arial"/>
                <w:i w:val="0"/>
                <w:iCs w:val="0"/>
                <w:sz w:val="18"/>
              </w:rPr>
              <w:t>ise</w:t>
            </w:r>
            <w:proofErr w:type="spellEnd"/>
            <w:r>
              <w:rPr>
                <w:rFonts w:ascii="Arial" w:hAnsi="Arial" w:cs="Arial"/>
                <w:i w:val="0"/>
                <w:iCs w:val="0"/>
                <w:sz w:val="18"/>
              </w:rPr>
              <w:t xml:space="preserve"> </w:t>
            </w:r>
            <w:proofErr w:type="spellStart"/>
            <w:r w:rsidR="00305836">
              <w:rPr>
                <w:rFonts w:ascii="Arial" w:hAnsi="Arial" w:cs="Arial"/>
                <w:i w:val="0"/>
                <w:iCs w:val="0"/>
                <w:sz w:val="18"/>
              </w:rPr>
              <w:t>işler</w:t>
            </w:r>
            <w:proofErr w:type="spellEnd"/>
            <w:r w:rsidR="00305836">
              <w:rPr>
                <w:rFonts w:ascii="Arial" w:hAnsi="Arial" w:cs="Arial"/>
                <w:i w:val="0"/>
                <w:iCs w:val="0"/>
                <w:sz w:val="18"/>
              </w:rPr>
              <w:t xml:space="preserve"> </w:t>
            </w:r>
            <w:proofErr w:type="spellStart"/>
            <w:r w:rsidR="00305836">
              <w:rPr>
                <w:rFonts w:ascii="Arial" w:hAnsi="Arial" w:cs="Arial"/>
                <w:i w:val="0"/>
                <w:iCs w:val="0"/>
                <w:sz w:val="18"/>
              </w:rPr>
              <w:t>nispeten</w:t>
            </w:r>
            <w:proofErr w:type="spellEnd"/>
            <w:r w:rsidR="00305836">
              <w:rPr>
                <w:rFonts w:ascii="Arial" w:hAnsi="Arial" w:cs="Arial"/>
                <w:i w:val="0"/>
                <w:iCs w:val="0"/>
                <w:sz w:val="18"/>
              </w:rPr>
              <w:t xml:space="preserve"> </w:t>
            </w:r>
            <w:proofErr w:type="spellStart"/>
            <w:r w:rsidR="00305836">
              <w:rPr>
                <w:rFonts w:ascii="Arial" w:hAnsi="Arial" w:cs="Arial"/>
                <w:i w:val="0"/>
                <w:iCs w:val="0"/>
                <w:sz w:val="18"/>
              </w:rPr>
              <w:t>kolaylaşarak</w:t>
            </w:r>
            <w:proofErr w:type="spellEnd"/>
            <w:r w:rsidR="00305836">
              <w:rPr>
                <w:rFonts w:ascii="Arial" w:hAnsi="Arial" w:cs="Arial"/>
                <w:i w:val="0"/>
                <w:iCs w:val="0"/>
                <w:sz w:val="18"/>
              </w:rPr>
              <w:t xml:space="preserve"> </w:t>
            </w:r>
            <w:proofErr w:type="spellStart"/>
            <w:r>
              <w:rPr>
                <w:rFonts w:ascii="Arial" w:hAnsi="Arial" w:cs="Arial"/>
                <w:i w:val="0"/>
                <w:iCs w:val="0"/>
                <w:sz w:val="18"/>
              </w:rPr>
              <w:t>karakteristik</w:t>
            </w:r>
            <w:proofErr w:type="spellEnd"/>
            <w:r>
              <w:rPr>
                <w:rFonts w:ascii="Arial" w:hAnsi="Arial" w:cs="Arial"/>
                <w:i w:val="0"/>
                <w:iCs w:val="0"/>
                <w:sz w:val="18"/>
              </w:rPr>
              <w:t xml:space="preserve"> </w:t>
            </w:r>
            <w:proofErr w:type="spellStart"/>
            <w:r>
              <w:rPr>
                <w:rFonts w:ascii="Arial" w:hAnsi="Arial" w:cs="Arial"/>
                <w:i w:val="0"/>
                <w:iCs w:val="0"/>
                <w:sz w:val="18"/>
              </w:rPr>
              <w:t>uzunluk</w:t>
            </w:r>
            <w:proofErr w:type="spellEnd"/>
            <w:r>
              <w:rPr>
                <w:rFonts w:ascii="Arial" w:hAnsi="Arial" w:cs="Arial"/>
                <w:i w:val="0"/>
                <w:iCs w:val="0"/>
                <w:sz w:val="18"/>
              </w:rPr>
              <w:t xml:space="preserve"> </w:t>
            </w:r>
            <w:r w:rsidR="00104040">
              <w:rPr>
                <w:rFonts w:ascii="Arial" w:hAnsi="Arial" w:cs="Arial"/>
                <w:i w:val="0"/>
                <w:iCs w:val="0"/>
                <w:sz w:val="18"/>
              </w:rPr>
              <w:t>(</w:t>
            </w:r>
            <w:r w:rsidR="000D7DD3">
              <w:rPr>
                <w:rFonts w:ascii="Arial" w:hAnsi="Arial" w:cs="Arial"/>
                <w:i w:val="0"/>
                <w:iCs w:val="0"/>
                <w:sz w:val="18"/>
              </w:rPr>
              <w:t>3</w:t>
            </w:r>
            <w:r w:rsidR="00104040">
              <w:rPr>
                <w:rFonts w:ascii="Arial" w:hAnsi="Arial" w:cs="Arial"/>
                <w:i w:val="0"/>
                <w:iCs w:val="0"/>
                <w:sz w:val="18"/>
              </w:rPr>
              <w:t>)’</w:t>
            </w:r>
            <w:proofErr w:type="spellStart"/>
            <w:r w:rsidR="00104040">
              <w:rPr>
                <w:rFonts w:ascii="Arial" w:hAnsi="Arial" w:cs="Arial"/>
                <w:i w:val="0"/>
                <w:iCs w:val="0"/>
                <w:sz w:val="18"/>
              </w:rPr>
              <w:t>nolu</w:t>
            </w:r>
            <w:proofErr w:type="spellEnd"/>
            <w:r w:rsidR="00104040">
              <w:rPr>
                <w:rFonts w:ascii="Arial" w:hAnsi="Arial" w:cs="Arial"/>
                <w:i w:val="0"/>
                <w:iCs w:val="0"/>
                <w:sz w:val="18"/>
              </w:rPr>
              <w:t xml:space="preserve"> </w:t>
            </w:r>
            <w:proofErr w:type="spellStart"/>
            <w:r w:rsidR="00104040">
              <w:rPr>
                <w:rFonts w:ascii="Arial" w:hAnsi="Arial" w:cs="Arial"/>
                <w:i w:val="0"/>
                <w:iCs w:val="0"/>
                <w:sz w:val="18"/>
              </w:rPr>
              <w:t>denklemdeki</w:t>
            </w:r>
            <w:proofErr w:type="spellEnd"/>
            <w:r w:rsidR="00104040">
              <w:rPr>
                <w:rFonts w:ascii="Arial" w:hAnsi="Arial" w:cs="Arial"/>
                <w:i w:val="0"/>
                <w:iCs w:val="0"/>
                <w:sz w:val="18"/>
              </w:rPr>
              <w:t xml:space="preserve"> </w:t>
            </w:r>
            <w:r>
              <w:rPr>
                <w:rFonts w:ascii="Arial" w:hAnsi="Arial" w:cs="Arial"/>
                <w:i w:val="0"/>
                <w:iCs w:val="0"/>
                <w:sz w:val="18"/>
              </w:rPr>
              <w:t xml:space="preserve">Reynolds </w:t>
            </w:r>
            <w:proofErr w:type="spellStart"/>
            <w:r>
              <w:rPr>
                <w:rFonts w:ascii="Arial" w:hAnsi="Arial" w:cs="Arial"/>
                <w:i w:val="0"/>
                <w:iCs w:val="0"/>
                <w:sz w:val="18"/>
              </w:rPr>
              <w:t>sayısında</w:t>
            </w:r>
            <w:proofErr w:type="spellEnd"/>
            <w:r>
              <w:rPr>
                <w:rFonts w:ascii="Arial" w:hAnsi="Arial" w:cs="Arial"/>
                <w:i w:val="0"/>
                <w:iCs w:val="0"/>
                <w:sz w:val="18"/>
              </w:rPr>
              <w:t xml:space="preserve"> </w:t>
            </w:r>
            <w:proofErr w:type="spellStart"/>
            <w:r w:rsidR="00305836">
              <w:rPr>
                <w:rFonts w:ascii="Arial" w:hAnsi="Arial" w:cs="Arial"/>
                <w:i w:val="0"/>
                <w:iCs w:val="0"/>
                <w:sz w:val="18"/>
              </w:rPr>
              <w:t>kürenin</w:t>
            </w:r>
            <w:proofErr w:type="spellEnd"/>
            <w:r w:rsidR="00305836">
              <w:rPr>
                <w:rFonts w:ascii="Arial" w:hAnsi="Arial" w:cs="Arial"/>
                <w:i w:val="0"/>
                <w:iCs w:val="0"/>
                <w:sz w:val="18"/>
              </w:rPr>
              <w:t xml:space="preserve"> </w:t>
            </w:r>
            <w:proofErr w:type="spellStart"/>
            <w:r>
              <w:rPr>
                <w:rFonts w:ascii="Arial" w:hAnsi="Arial" w:cs="Arial"/>
                <w:i w:val="0"/>
                <w:iCs w:val="0"/>
                <w:sz w:val="18"/>
              </w:rPr>
              <w:t>çap</w:t>
            </w:r>
            <w:r w:rsidR="00305836">
              <w:rPr>
                <w:rFonts w:ascii="Arial" w:hAnsi="Arial" w:cs="Arial"/>
                <w:i w:val="0"/>
                <w:iCs w:val="0"/>
                <w:sz w:val="18"/>
              </w:rPr>
              <w:t>ı</w:t>
            </w:r>
            <w:proofErr w:type="spellEnd"/>
            <w:r>
              <w:rPr>
                <w:rFonts w:ascii="Arial" w:hAnsi="Arial" w:cs="Arial"/>
                <w:i w:val="0"/>
                <w:iCs w:val="0"/>
                <w:sz w:val="18"/>
              </w:rPr>
              <w:t xml:space="preserve">, D </w:t>
            </w:r>
            <w:proofErr w:type="spellStart"/>
            <w:r>
              <w:rPr>
                <w:rFonts w:ascii="Arial" w:hAnsi="Arial" w:cs="Arial"/>
                <w:i w:val="0"/>
                <w:iCs w:val="0"/>
                <w:sz w:val="18"/>
              </w:rPr>
              <w:t>ve</w:t>
            </w:r>
            <w:proofErr w:type="spellEnd"/>
            <w:r>
              <w:rPr>
                <w:rFonts w:ascii="Arial" w:hAnsi="Arial" w:cs="Arial"/>
                <w:i w:val="0"/>
                <w:iCs w:val="0"/>
                <w:sz w:val="18"/>
              </w:rPr>
              <w:t xml:space="preserve"> </w:t>
            </w:r>
            <w:r w:rsidR="00104040">
              <w:rPr>
                <w:rFonts w:ascii="Arial" w:hAnsi="Arial" w:cs="Arial"/>
                <w:i w:val="0"/>
                <w:iCs w:val="0"/>
                <w:sz w:val="18"/>
              </w:rPr>
              <w:t>(</w:t>
            </w:r>
            <w:r w:rsidR="000D7DD3">
              <w:rPr>
                <w:rFonts w:ascii="Arial" w:hAnsi="Arial" w:cs="Arial"/>
                <w:i w:val="0"/>
                <w:iCs w:val="0"/>
                <w:sz w:val="18"/>
              </w:rPr>
              <w:t>4</w:t>
            </w:r>
            <w:r w:rsidR="00104040">
              <w:rPr>
                <w:rFonts w:ascii="Arial" w:hAnsi="Arial" w:cs="Arial"/>
                <w:i w:val="0"/>
                <w:iCs w:val="0"/>
                <w:sz w:val="18"/>
              </w:rPr>
              <w:t>)’</w:t>
            </w:r>
            <w:proofErr w:type="spellStart"/>
            <w:r w:rsidR="00104040">
              <w:rPr>
                <w:rFonts w:ascii="Arial" w:hAnsi="Arial" w:cs="Arial"/>
                <w:i w:val="0"/>
                <w:iCs w:val="0"/>
                <w:sz w:val="18"/>
              </w:rPr>
              <w:t>nolu</w:t>
            </w:r>
            <w:proofErr w:type="spellEnd"/>
            <w:r w:rsidR="00104040">
              <w:rPr>
                <w:rFonts w:ascii="Arial" w:hAnsi="Arial" w:cs="Arial"/>
                <w:i w:val="0"/>
                <w:iCs w:val="0"/>
                <w:sz w:val="18"/>
              </w:rPr>
              <w:t xml:space="preserve"> </w:t>
            </w:r>
            <w:proofErr w:type="spellStart"/>
            <w:r w:rsidR="00104040">
              <w:rPr>
                <w:rFonts w:ascii="Arial" w:hAnsi="Arial" w:cs="Arial"/>
                <w:i w:val="0"/>
                <w:iCs w:val="0"/>
                <w:sz w:val="18"/>
              </w:rPr>
              <w:t>denklemdeki</w:t>
            </w:r>
            <w:proofErr w:type="spellEnd"/>
            <w:r w:rsidR="00104040">
              <w:rPr>
                <w:rFonts w:ascii="Arial" w:hAnsi="Arial" w:cs="Arial"/>
                <w:i w:val="0"/>
                <w:iCs w:val="0"/>
                <w:sz w:val="18"/>
              </w:rPr>
              <w:t xml:space="preserve"> </w:t>
            </w:r>
            <w:proofErr w:type="spellStart"/>
            <w:r w:rsidR="00305836">
              <w:rPr>
                <w:rFonts w:ascii="Arial" w:hAnsi="Arial" w:cs="Arial"/>
                <w:i w:val="0"/>
                <w:iCs w:val="0"/>
                <w:sz w:val="18"/>
              </w:rPr>
              <w:t>C</w:t>
            </w:r>
            <w:r w:rsidR="00305836">
              <w:rPr>
                <w:rFonts w:ascii="Arial" w:hAnsi="Arial" w:cs="Arial"/>
                <w:i w:val="0"/>
                <w:iCs w:val="0"/>
                <w:sz w:val="18"/>
                <w:vertAlign w:val="subscript"/>
              </w:rPr>
              <w:t>D</w:t>
            </w:r>
            <w:r w:rsidR="00305836">
              <w:rPr>
                <w:rFonts w:ascii="Arial" w:hAnsi="Arial" w:cs="Arial"/>
                <w:i w:val="0"/>
                <w:iCs w:val="0"/>
                <w:sz w:val="18"/>
              </w:rPr>
              <w:t>’deki</w:t>
            </w:r>
            <w:proofErr w:type="spellEnd"/>
            <w:r w:rsidR="00305836">
              <w:rPr>
                <w:rFonts w:ascii="Arial" w:hAnsi="Arial" w:cs="Arial"/>
                <w:i w:val="0"/>
                <w:iCs w:val="0"/>
                <w:sz w:val="18"/>
              </w:rPr>
              <w:t xml:space="preserve"> </w:t>
            </w:r>
            <w:proofErr w:type="spellStart"/>
            <w:r w:rsidR="00305836">
              <w:rPr>
                <w:rFonts w:ascii="Arial" w:hAnsi="Arial" w:cs="Arial"/>
                <w:i w:val="0"/>
                <w:iCs w:val="0"/>
                <w:sz w:val="18"/>
              </w:rPr>
              <w:t>parçacığın</w:t>
            </w:r>
            <w:proofErr w:type="spellEnd"/>
            <w:r>
              <w:rPr>
                <w:rFonts w:ascii="Arial" w:hAnsi="Arial" w:cs="Arial"/>
                <w:i w:val="0"/>
                <w:iCs w:val="0"/>
                <w:sz w:val="18"/>
              </w:rPr>
              <w:t xml:space="preserve"> </w:t>
            </w:r>
            <w:proofErr w:type="spellStart"/>
            <w:r>
              <w:rPr>
                <w:rFonts w:ascii="Arial" w:hAnsi="Arial" w:cs="Arial"/>
                <w:i w:val="0"/>
                <w:iCs w:val="0"/>
                <w:sz w:val="18"/>
              </w:rPr>
              <w:t>en</w:t>
            </w:r>
            <w:proofErr w:type="spellEnd"/>
            <w:r>
              <w:rPr>
                <w:rFonts w:ascii="Arial" w:hAnsi="Arial" w:cs="Arial"/>
                <w:i w:val="0"/>
                <w:iCs w:val="0"/>
                <w:sz w:val="18"/>
              </w:rPr>
              <w:t xml:space="preserve"> </w:t>
            </w:r>
            <w:proofErr w:type="spellStart"/>
            <w:r>
              <w:rPr>
                <w:rFonts w:ascii="Arial" w:hAnsi="Arial" w:cs="Arial"/>
                <w:i w:val="0"/>
                <w:iCs w:val="0"/>
                <w:sz w:val="18"/>
              </w:rPr>
              <w:t>büyük</w:t>
            </w:r>
            <w:proofErr w:type="spellEnd"/>
            <w:r>
              <w:rPr>
                <w:rFonts w:ascii="Arial" w:hAnsi="Arial" w:cs="Arial"/>
                <w:i w:val="0"/>
                <w:iCs w:val="0"/>
                <w:sz w:val="18"/>
              </w:rPr>
              <w:t xml:space="preserve"> </w:t>
            </w:r>
            <w:proofErr w:type="spellStart"/>
            <w:r>
              <w:rPr>
                <w:rFonts w:ascii="Arial" w:hAnsi="Arial" w:cs="Arial"/>
                <w:i w:val="0"/>
                <w:iCs w:val="0"/>
                <w:sz w:val="18"/>
              </w:rPr>
              <w:t>kesit</w:t>
            </w:r>
            <w:proofErr w:type="spellEnd"/>
            <w:r>
              <w:rPr>
                <w:rFonts w:ascii="Arial" w:hAnsi="Arial" w:cs="Arial"/>
                <w:i w:val="0"/>
                <w:iCs w:val="0"/>
                <w:sz w:val="18"/>
              </w:rPr>
              <w:t xml:space="preserve"> </w:t>
            </w:r>
            <w:proofErr w:type="spellStart"/>
            <w:r>
              <w:rPr>
                <w:rFonts w:ascii="Arial" w:hAnsi="Arial" w:cs="Arial"/>
                <w:i w:val="0"/>
                <w:iCs w:val="0"/>
                <w:sz w:val="18"/>
              </w:rPr>
              <w:t>alanı</w:t>
            </w:r>
            <w:proofErr w:type="spellEnd"/>
            <w:r w:rsidR="00305836">
              <w:rPr>
                <w:rFonts w:ascii="Arial" w:hAnsi="Arial" w:cs="Arial"/>
                <w:i w:val="0"/>
                <w:iCs w:val="0"/>
                <w:sz w:val="18"/>
              </w:rPr>
              <w:t xml:space="preserve"> </w:t>
            </w:r>
            <w:proofErr w:type="spellStart"/>
            <w:r w:rsidR="00305836">
              <w:rPr>
                <w:rFonts w:ascii="Arial" w:hAnsi="Arial" w:cs="Arial"/>
                <w:i w:val="0"/>
                <w:iCs w:val="0"/>
                <w:sz w:val="18"/>
              </w:rPr>
              <w:t>ise</w:t>
            </w:r>
            <w:proofErr w:type="spellEnd"/>
            <w:r>
              <w:rPr>
                <w:rFonts w:ascii="Arial" w:hAnsi="Arial" w:cs="Arial"/>
                <w:i w:val="0"/>
                <w:iCs w:val="0"/>
                <w:sz w:val="18"/>
              </w:rPr>
              <w:t>, A</w:t>
            </w:r>
            <w:r w:rsidR="00305836">
              <w:rPr>
                <w:rFonts w:ascii="Arial" w:hAnsi="Arial" w:cs="Arial"/>
                <w:i w:val="0"/>
                <w:iCs w:val="0"/>
                <w:sz w:val="18"/>
              </w:rPr>
              <w:t>=</w:t>
            </w:r>
            <w:r w:rsidR="00305836">
              <w:rPr>
                <w:rFonts w:ascii="Arial" w:hAnsi="Arial" w:cs="Arial"/>
                <w:i w:val="0"/>
                <w:iCs w:val="0"/>
                <w:sz w:val="18"/>
              </w:rPr>
              <w:sym w:font="Symbol" w:char="F070"/>
            </w:r>
            <w:r w:rsidR="00305836">
              <w:rPr>
                <w:rFonts w:ascii="Arial" w:hAnsi="Arial" w:cs="Arial"/>
                <w:i w:val="0"/>
                <w:iCs w:val="0"/>
                <w:sz w:val="18"/>
              </w:rPr>
              <w:t>D</w:t>
            </w:r>
            <w:r w:rsidR="00305836">
              <w:rPr>
                <w:rFonts w:ascii="Arial" w:hAnsi="Arial" w:cs="Arial"/>
                <w:i w:val="0"/>
                <w:iCs w:val="0"/>
                <w:sz w:val="18"/>
                <w:vertAlign w:val="superscript"/>
              </w:rPr>
              <w:t>2</w:t>
            </w:r>
            <w:r w:rsidR="00305836">
              <w:rPr>
                <w:rFonts w:ascii="Arial" w:hAnsi="Arial" w:cs="Arial"/>
                <w:i w:val="0"/>
                <w:iCs w:val="0"/>
                <w:sz w:val="18"/>
              </w:rPr>
              <w:t>/4</w:t>
            </w:r>
            <w:r>
              <w:rPr>
                <w:rFonts w:ascii="Arial" w:hAnsi="Arial" w:cs="Arial"/>
                <w:i w:val="0"/>
                <w:iCs w:val="0"/>
                <w:sz w:val="18"/>
              </w:rPr>
              <w:t xml:space="preserve"> </w:t>
            </w:r>
            <w:proofErr w:type="spellStart"/>
            <w:r>
              <w:rPr>
                <w:rFonts w:ascii="Arial" w:hAnsi="Arial" w:cs="Arial"/>
                <w:i w:val="0"/>
                <w:iCs w:val="0"/>
                <w:sz w:val="18"/>
              </w:rPr>
              <w:t>cinsinden</w:t>
            </w:r>
            <w:proofErr w:type="spellEnd"/>
            <w:r>
              <w:rPr>
                <w:rFonts w:ascii="Arial" w:hAnsi="Arial" w:cs="Arial"/>
                <w:i w:val="0"/>
                <w:iCs w:val="0"/>
                <w:sz w:val="18"/>
              </w:rPr>
              <w:t xml:space="preserve"> </w:t>
            </w:r>
            <w:proofErr w:type="spellStart"/>
            <w:r>
              <w:rPr>
                <w:rFonts w:ascii="Arial" w:hAnsi="Arial" w:cs="Arial"/>
                <w:i w:val="0"/>
                <w:iCs w:val="0"/>
                <w:sz w:val="18"/>
              </w:rPr>
              <w:t>ifade</w:t>
            </w:r>
            <w:proofErr w:type="spellEnd"/>
            <w:r>
              <w:rPr>
                <w:rFonts w:ascii="Arial" w:hAnsi="Arial" w:cs="Arial"/>
                <w:i w:val="0"/>
                <w:iCs w:val="0"/>
                <w:sz w:val="18"/>
              </w:rPr>
              <w:t xml:space="preserve"> </w:t>
            </w:r>
            <w:proofErr w:type="spellStart"/>
            <w:r>
              <w:rPr>
                <w:rFonts w:ascii="Arial" w:hAnsi="Arial" w:cs="Arial"/>
                <w:i w:val="0"/>
                <w:iCs w:val="0"/>
                <w:sz w:val="18"/>
              </w:rPr>
              <w:t>edilmektedir</w:t>
            </w:r>
            <w:proofErr w:type="spellEnd"/>
            <w:r>
              <w:rPr>
                <w:rFonts w:ascii="Arial" w:hAnsi="Arial" w:cs="Arial"/>
                <w:i w:val="0"/>
                <w:iCs w:val="0"/>
                <w:sz w:val="18"/>
              </w:rPr>
              <w:t xml:space="preserve">. </w:t>
            </w:r>
            <w:r w:rsidR="00305836">
              <w:rPr>
                <w:rFonts w:ascii="Arial" w:hAnsi="Arial" w:cs="Arial"/>
                <w:i w:val="0"/>
                <w:iCs w:val="0"/>
                <w:sz w:val="18"/>
              </w:rPr>
              <w:t xml:space="preserve">Bu </w:t>
            </w:r>
            <w:proofErr w:type="spellStart"/>
            <w:r w:rsidR="00305836">
              <w:rPr>
                <w:rFonts w:ascii="Arial" w:hAnsi="Arial" w:cs="Arial"/>
                <w:i w:val="0"/>
                <w:iCs w:val="0"/>
                <w:sz w:val="18"/>
              </w:rPr>
              <w:t>tanımlamal</w:t>
            </w:r>
            <w:r w:rsidR="00104040">
              <w:rPr>
                <w:rFonts w:ascii="Arial" w:hAnsi="Arial" w:cs="Arial"/>
                <w:i w:val="0"/>
                <w:iCs w:val="0"/>
                <w:sz w:val="18"/>
              </w:rPr>
              <w:t>ar</w:t>
            </w:r>
            <w:proofErr w:type="spellEnd"/>
            <w:r w:rsidR="00305836">
              <w:rPr>
                <w:rFonts w:ascii="Arial" w:hAnsi="Arial" w:cs="Arial"/>
                <w:i w:val="0"/>
                <w:iCs w:val="0"/>
                <w:sz w:val="18"/>
              </w:rPr>
              <w:t xml:space="preserve"> </w:t>
            </w:r>
            <w:proofErr w:type="spellStart"/>
            <w:r w:rsidR="00305836">
              <w:rPr>
                <w:rFonts w:ascii="Arial" w:hAnsi="Arial" w:cs="Arial"/>
                <w:i w:val="0"/>
                <w:iCs w:val="0"/>
                <w:sz w:val="18"/>
              </w:rPr>
              <w:t>sonrasında</w:t>
            </w:r>
            <w:proofErr w:type="spellEnd"/>
            <w:r w:rsidR="00305836">
              <w:rPr>
                <w:rFonts w:ascii="Arial" w:hAnsi="Arial" w:cs="Arial"/>
                <w:i w:val="0"/>
                <w:iCs w:val="0"/>
                <w:sz w:val="18"/>
              </w:rPr>
              <w:t xml:space="preserve"> </w:t>
            </w:r>
            <w:proofErr w:type="spellStart"/>
            <w:r w:rsidR="00104040">
              <w:rPr>
                <w:rFonts w:ascii="Arial" w:hAnsi="Arial" w:cs="Arial"/>
                <w:i w:val="0"/>
                <w:iCs w:val="0"/>
                <w:sz w:val="18"/>
              </w:rPr>
              <w:t>gerekli</w:t>
            </w:r>
            <w:proofErr w:type="spellEnd"/>
            <w:r w:rsidR="00104040">
              <w:rPr>
                <w:rFonts w:ascii="Arial" w:hAnsi="Arial" w:cs="Arial"/>
                <w:i w:val="0"/>
                <w:iCs w:val="0"/>
                <w:sz w:val="18"/>
              </w:rPr>
              <w:t xml:space="preserve"> </w:t>
            </w:r>
            <w:proofErr w:type="spellStart"/>
            <w:r w:rsidR="00104040">
              <w:rPr>
                <w:rFonts w:ascii="Arial" w:hAnsi="Arial" w:cs="Arial"/>
                <w:i w:val="0"/>
                <w:iCs w:val="0"/>
                <w:sz w:val="18"/>
              </w:rPr>
              <w:t>kısaltmalar</w:t>
            </w:r>
            <w:proofErr w:type="spellEnd"/>
            <w:r w:rsidR="00104040">
              <w:rPr>
                <w:rFonts w:ascii="Arial" w:hAnsi="Arial" w:cs="Arial"/>
                <w:i w:val="0"/>
                <w:iCs w:val="0"/>
                <w:sz w:val="18"/>
              </w:rPr>
              <w:t xml:space="preserve"> </w:t>
            </w:r>
            <w:proofErr w:type="spellStart"/>
            <w:r w:rsidR="00104040">
              <w:rPr>
                <w:rFonts w:ascii="Arial" w:hAnsi="Arial" w:cs="Arial"/>
                <w:i w:val="0"/>
                <w:iCs w:val="0"/>
                <w:sz w:val="18"/>
              </w:rPr>
              <w:t>yapıldığında</w:t>
            </w:r>
            <w:proofErr w:type="spellEnd"/>
            <w:r w:rsidR="00104040">
              <w:rPr>
                <w:rFonts w:ascii="Arial" w:hAnsi="Arial" w:cs="Arial"/>
                <w:i w:val="0"/>
                <w:iCs w:val="0"/>
                <w:sz w:val="18"/>
              </w:rPr>
              <w:t xml:space="preserve"> </w:t>
            </w:r>
            <w:proofErr w:type="spellStart"/>
            <w:r w:rsidR="00104040">
              <w:rPr>
                <w:rFonts w:ascii="Arial" w:hAnsi="Arial" w:cs="Arial"/>
                <w:i w:val="0"/>
                <w:iCs w:val="0"/>
                <w:sz w:val="18"/>
              </w:rPr>
              <w:t>basitleştirilmiş</w:t>
            </w:r>
            <w:proofErr w:type="spellEnd"/>
            <w:r w:rsidR="00104040">
              <w:rPr>
                <w:rFonts w:ascii="Arial" w:hAnsi="Arial" w:cs="Arial"/>
                <w:i w:val="0"/>
                <w:iCs w:val="0"/>
                <w:sz w:val="18"/>
              </w:rPr>
              <w:t xml:space="preserve"> Re-C</w:t>
            </w:r>
            <w:r w:rsidR="00104040" w:rsidRPr="00104040">
              <w:rPr>
                <w:rFonts w:ascii="Arial" w:hAnsi="Arial" w:cs="Arial"/>
                <w:i w:val="0"/>
                <w:iCs w:val="0"/>
                <w:sz w:val="18"/>
                <w:vertAlign w:val="subscript"/>
              </w:rPr>
              <w:t>D</w:t>
            </w:r>
            <w:r w:rsidR="00104040">
              <w:rPr>
                <w:rFonts w:ascii="Arial" w:hAnsi="Arial" w:cs="Arial"/>
                <w:i w:val="0"/>
                <w:iCs w:val="0"/>
                <w:sz w:val="18"/>
              </w:rPr>
              <w:t xml:space="preserve"> </w:t>
            </w:r>
            <w:proofErr w:type="spellStart"/>
            <w:r w:rsidR="00104040">
              <w:rPr>
                <w:rFonts w:ascii="Arial" w:hAnsi="Arial" w:cs="Arial"/>
                <w:i w:val="0"/>
                <w:iCs w:val="0"/>
                <w:sz w:val="18"/>
              </w:rPr>
              <w:t>bağıntısı</w:t>
            </w:r>
            <w:proofErr w:type="spellEnd"/>
            <w:r w:rsidR="00104040">
              <w:rPr>
                <w:rFonts w:ascii="Arial" w:hAnsi="Arial" w:cs="Arial"/>
                <w:i w:val="0"/>
                <w:iCs w:val="0"/>
                <w:sz w:val="18"/>
              </w:rPr>
              <w:t xml:space="preserve"> </w:t>
            </w:r>
            <w:proofErr w:type="spellStart"/>
            <w:r w:rsidR="00104040">
              <w:rPr>
                <w:rFonts w:ascii="Arial" w:hAnsi="Arial" w:cs="Arial"/>
                <w:i w:val="0"/>
                <w:iCs w:val="0"/>
                <w:sz w:val="18"/>
              </w:rPr>
              <w:t>elde</w:t>
            </w:r>
            <w:proofErr w:type="spellEnd"/>
            <w:r w:rsidR="00104040">
              <w:rPr>
                <w:rFonts w:ascii="Arial" w:hAnsi="Arial" w:cs="Arial"/>
                <w:i w:val="0"/>
                <w:iCs w:val="0"/>
                <w:sz w:val="18"/>
              </w:rPr>
              <w:t xml:space="preserve"> </w:t>
            </w:r>
            <w:proofErr w:type="spellStart"/>
            <w:r w:rsidR="00104040">
              <w:rPr>
                <w:rFonts w:ascii="Arial" w:hAnsi="Arial" w:cs="Arial"/>
                <w:i w:val="0"/>
                <w:iCs w:val="0"/>
                <w:sz w:val="18"/>
              </w:rPr>
              <w:t>edilebilecektir</w:t>
            </w:r>
            <w:proofErr w:type="spellEnd"/>
            <w:r w:rsidR="00104040">
              <w:rPr>
                <w:rFonts w:ascii="Arial" w:hAnsi="Arial" w:cs="Arial"/>
                <w:i w:val="0"/>
                <w:iCs w:val="0"/>
                <w:sz w:val="18"/>
              </w:rPr>
              <w:t xml:space="preserve">. </w:t>
            </w:r>
          </w:p>
          <w:p w14:paraId="0B6D93B7" w14:textId="4B4DCA68" w:rsidR="00DD37C9" w:rsidRDefault="00104040" w:rsidP="00DD37C9">
            <w:pPr>
              <w:pStyle w:val="Caption"/>
              <w:jc w:val="both"/>
              <w:rPr>
                <w:rFonts w:ascii="Arial" w:hAnsi="Arial" w:cs="Arial"/>
                <w:i w:val="0"/>
                <w:iCs w:val="0"/>
                <w:sz w:val="18"/>
                <w:szCs w:val="18"/>
              </w:rPr>
            </w:pPr>
            <w:proofErr w:type="spellStart"/>
            <w:r w:rsidRPr="001D6697">
              <w:rPr>
                <w:rFonts w:ascii="Arial" w:hAnsi="Arial" w:cs="Arial"/>
                <w:i w:val="0"/>
                <w:iCs w:val="0"/>
                <w:sz w:val="18"/>
              </w:rPr>
              <w:t>Parçacıkların</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düzensiz</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şekilli</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olması</w:t>
            </w:r>
            <w:proofErr w:type="spellEnd"/>
            <w:r w:rsidRPr="001D6697">
              <w:rPr>
                <w:rFonts w:ascii="Arial" w:hAnsi="Arial" w:cs="Arial"/>
                <w:i w:val="0"/>
                <w:iCs w:val="0"/>
                <w:sz w:val="18"/>
              </w:rPr>
              <w:t xml:space="preserve"> </w:t>
            </w:r>
            <w:proofErr w:type="spellStart"/>
            <w:r>
              <w:rPr>
                <w:rFonts w:ascii="Arial" w:hAnsi="Arial" w:cs="Arial"/>
                <w:i w:val="0"/>
                <w:iCs w:val="0"/>
                <w:sz w:val="18"/>
              </w:rPr>
              <w:t>durumu</w:t>
            </w:r>
            <w:proofErr w:type="spellEnd"/>
            <w:r>
              <w:rPr>
                <w:rFonts w:ascii="Arial" w:hAnsi="Arial" w:cs="Arial"/>
                <w:i w:val="0"/>
                <w:iCs w:val="0"/>
                <w:sz w:val="18"/>
              </w:rPr>
              <w:t xml:space="preserve"> </w:t>
            </w:r>
            <w:proofErr w:type="spellStart"/>
            <w:r>
              <w:rPr>
                <w:rFonts w:ascii="Arial" w:hAnsi="Arial" w:cs="Arial"/>
                <w:i w:val="0"/>
                <w:iCs w:val="0"/>
                <w:sz w:val="18"/>
              </w:rPr>
              <w:t>ise</w:t>
            </w:r>
            <w:proofErr w:type="spellEnd"/>
            <w:r>
              <w:rPr>
                <w:rFonts w:ascii="Arial" w:hAnsi="Arial" w:cs="Arial"/>
                <w:i w:val="0"/>
                <w:iCs w:val="0"/>
                <w:sz w:val="18"/>
              </w:rPr>
              <w:t xml:space="preserve"> </w:t>
            </w:r>
            <w:proofErr w:type="spellStart"/>
            <w:r>
              <w:rPr>
                <w:rFonts w:ascii="Arial" w:hAnsi="Arial" w:cs="Arial"/>
                <w:i w:val="0"/>
                <w:iCs w:val="0"/>
                <w:sz w:val="18"/>
              </w:rPr>
              <w:t>probleme</w:t>
            </w:r>
            <w:proofErr w:type="spellEnd"/>
            <w:r>
              <w:rPr>
                <w:rFonts w:ascii="Arial" w:hAnsi="Arial" w:cs="Arial"/>
                <w:i w:val="0"/>
                <w:iCs w:val="0"/>
                <w:sz w:val="18"/>
              </w:rPr>
              <w:t xml:space="preserve"> </w:t>
            </w:r>
            <w:proofErr w:type="spellStart"/>
            <w:r w:rsidRPr="001D6697">
              <w:rPr>
                <w:rFonts w:ascii="Arial" w:hAnsi="Arial" w:cs="Arial"/>
                <w:i w:val="0"/>
                <w:iCs w:val="0"/>
                <w:sz w:val="18"/>
              </w:rPr>
              <w:t>ayrı</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bir</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zorluk</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getirmekte</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ve</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çözüme</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şekil</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faktörünün</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eklenmesini</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zorunlu</w:t>
            </w:r>
            <w:proofErr w:type="spellEnd"/>
            <w:r w:rsidRPr="001D6697">
              <w:rPr>
                <w:rFonts w:ascii="Arial" w:hAnsi="Arial" w:cs="Arial"/>
                <w:i w:val="0"/>
                <w:iCs w:val="0"/>
                <w:sz w:val="18"/>
              </w:rPr>
              <w:t xml:space="preserve"> </w:t>
            </w:r>
            <w:proofErr w:type="spellStart"/>
            <w:r w:rsidRPr="001D6697">
              <w:rPr>
                <w:rFonts w:ascii="Arial" w:hAnsi="Arial" w:cs="Arial"/>
                <w:i w:val="0"/>
                <w:iCs w:val="0"/>
                <w:sz w:val="18"/>
              </w:rPr>
              <w:t>kılmaktadır</w:t>
            </w:r>
            <w:proofErr w:type="spellEnd"/>
            <w:r w:rsidRPr="001D6697">
              <w:rPr>
                <w:rFonts w:ascii="Arial" w:hAnsi="Arial" w:cs="Arial"/>
                <w:i w:val="0"/>
                <w:iCs w:val="0"/>
                <w:sz w:val="18"/>
              </w:rPr>
              <w:t xml:space="preserve">. </w:t>
            </w:r>
            <w:proofErr w:type="spellStart"/>
            <w:r w:rsidR="00DD37C9">
              <w:rPr>
                <w:rFonts w:ascii="Arial" w:hAnsi="Arial" w:cs="Arial"/>
                <w:i w:val="0"/>
                <w:iCs w:val="0"/>
                <w:sz w:val="18"/>
                <w:szCs w:val="18"/>
              </w:rPr>
              <w:t>Eğer</w:t>
            </w:r>
            <w:proofErr w:type="spellEnd"/>
            <w:r w:rsidR="00DD37C9">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Denklem</w:t>
            </w:r>
            <w:proofErr w:type="spellEnd"/>
            <w:r w:rsidR="00DD37C9" w:rsidRPr="00624608">
              <w:rPr>
                <w:rFonts w:ascii="Arial" w:hAnsi="Arial" w:cs="Arial"/>
                <w:i w:val="0"/>
                <w:iCs w:val="0"/>
                <w:sz w:val="18"/>
                <w:szCs w:val="18"/>
              </w:rPr>
              <w:t xml:space="preserve"> </w:t>
            </w:r>
            <w:r w:rsidR="000D7DD3">
              <w:rPr>
                <w:rFonts w:ascii="Arial" w:hAnsi="Arial" w:cs="Arial"/>
                <w:i w:val="0"/>
                <w:iCs w:val="0"/>
                <w:sz w:val="18"/>
                <w:szCs w:val="18"/>
              </w:rPr>
              <w:t>(2)</w:t>
            </w:r>
            <w:r w:rsidR="00DD37C9">
              <w:rPr>
                <w:rFonts w:ascii="Arial" w:hAnsi="Arial" w:cs="Arial"/>
                <w:i w:val="0"/>
                <w:iCs w:val="0"/>
                <w:sz w:val="18"/>
                <w:szCs w:val="18"/>
              </w:rPr>
              <w:t xml:space="preserve"> </w:t>
            </w:r>
            <w:proofErr w:type="spellStart"/>
            <w:r w:rsidR="00DD37C9">
              <w:rPr>
                <w:rFonts w:ascii="Arial" w:hAnsi="Arial" w:cs="Arial"/>
                <w:i w:val="0"/>
                <w:iCs w:val="0"/>
                <w:sz w:val="18"/>
                <w:szCs w:val="18"/>
              </w:rPr>
              <w:t>dikkatlice</w:t>
            </w:r>
            <w:proofErr w:type="spellEnd"/>
            <w:r w:rsidR="00DD37C9">
              <w:rPr>
                <w:rFonts w:ascii="Arial" w:hAnsi="Arial" w:cs="Arial"/>
                <w:i w:val="0"/>
                <w:iCs w:val="0"/>
                <w:sz w:val="18"/>
                <w:szCs w:val="18"/>
              </w:rPr>
              <w:t xml:space="preserve"> </w:t>
            </w:r>
            <w:proofErr w:type="spellStart"/>
            <w:r w:rsidR="00DD37C9">
              <w:rPr>
                <w:rFonts w:ascii="Arial" w:hAnsi="Arial" w:cs="Arial"/>
                <w:i w:val="0"/>
                <w:iCs w:val="0"/>
                <w:sz w:val="18"/>
                <w:szCs w:val="18"/>
              </w:rPr>
              <w:t>incelendiği</w:t>
            </w:r>
            <w:proofErr w:type="spellEnd"/>
            <w:r w:rsidR="00DD37C9">
              <w:rPr>
                <w:rFonts w:ascii="Arial" w:hAnsi="Arial" w:cs="Arial"/>
                <w:i w:val="0"/>
                <w:iCs w:val="0"/>
                <w:sz w:val="18"/>
                <w:szCs w:val="18"/>
              </w:rPr>
              <w:t xml:space="preserve"> </w:t>
            </w:r>
            <w:proofErr w:type="spellStart"/>
            <w:r w:rsidR="00DD37C9">
              <w:rPr>
                <w:rFonts w:ascii="Arial" w:hAnsi="Arial" w:cs="Arial"/>
                <w:i w:val="0"/>
                <w:iCs w:val="0"/>
                <w:sz w:val="18"/>
                <w:szCs w:val="18"/>
              </w:rPr>
              <w:t>takdirde</w:t>
            </w:r>
            <w:proofErr w:type="spellEnd"/>
            <w:r w:rsidR="00DD37C9" w:rsidRPr="00624608">
              <w:rPr>
                <w:rFonts w:ascii="Arial" w:hAnsi="Arial" w:cs="Arial"/>
                <w:i w:val="0"/>
                <w:iCs w:val="0"/>
                <w:sz w:val="18"/>
                <w:szCs w:val="18"/>
              </w:rPr>
              <w:t xml:space="preserve"> </w:t>
            </w:r>
            <w:proofErr w:type="spellStart"/>
            <w:r w:rsidR="00DD37C9">
              <w:rPr>
                <w:rFonts w:ascii="Arial" w:hAnsi="Arial" w:cs="Arial"/>
                <w:i w:val="0"/>
                <w:iCs w:val="0"/>
                <w:sz w:val="18"/>
                <w:szCs w:val="18"/>
              </w:rPr>
              <w:t>Ş</w:t>
            </w:r>
            <w:r w:rsidR="00DD37C9" w:rsidRPr="00624608">
              <w:rPr>
                <w:rFonts w:ascii="Arial" w:hAnsi="Arial" w:cs="Arial"/>
                <w:i w:val="0"/>
                <w:iCs w:val="0"/>
                <w:sz w:val="18"/>
                <w:szCs w:val="18"/>
              </w:rPr>
              <w:t>ekil</w:t>
            </w:r>
            <w:proofErr w:type="spellEnd"/>
            <w:r w:rsidR="00DD37C9" w:rsidRPr="00624608">
              <w:rPr>
                <w:rFonts w:ascii="Arial" w:hAnsi="Arial" w:cs="Arial"/>
                <w:i w:val="0"/>
                <w:iCs w:val="0"/>
                <w:sz w:val="18"/>
                <w:szCs w:val="18"/>
              </w:rPr>
              <w:t xml:space="preserve"> </w:t>
            </w:r>
            <w:proofErr w:type="spellStart"/>
            <w:r w:rsidR="00DD37C9">
              <w:rPr>
                <w:rFonts w:ascii="Arial" w:hAnsi="Arial" w:cs="Arial"/>
                <w:i w:val="0"/>
                <w:iCs w:val="0"/>
                <w:sz w:val="18"/>
                <w:szCs w:val="18"/>
              </w:rPr>
              <w:t>F</w:t>
            </w:r>
            <w:r w:rsidR="00DD37C9" w:rsidRPr="00624608">
              <w:rPr>
                <w:rFonts w:ascii="Arial" w:hAnsi="Arial" w:cs="Arial"/>
                <w:i w:val="0"/>
                <w:iCs w:val="0"/>
                <w:sz w:val="18"/>
                <w:szCs w:val="18"/>
              </w:rPr>
              <w:t>aktörü</w:t>
            </w:r>
            <w:proofErr w:type="spellEnd"/>
            <w:r w:rsidR="00DD37C9" w:rsidRPr="00624608">
              <w:rPr>
                <w:rFonts w:ascii="Arial" w:hAnsi="Arial" w:cs="Arial"/>
                <w:i w:val="0"/>
                <w:iCs w:val="0"/>
                <w:sz w:val="18"/>
                <w:szCs w:val="18"/>
              </w:rPr>
              <w:t xml:space="preserve"> </w:t>
            </w:r>
            <w:r w:rsidR="00DD37C9" w:rsidRPr="006366BA">
              <w:rPr>
                <w:rFonts w:ascii="Arial" w:hAnsi="Arial" w:cs="Arial"/>
                <w:i w:val="0"/>
                <w:iCs w:val="0"/>
                <w:sz w:val="18"/>
              </w:rPr>
              <w:sym w:font="Symbol" w:char="F059"/>
            </w:r>
            <w:r w:rsidR="00DD37C9">
              <w:rPr>
                <w:rFonts w:ascii="Arial" w:hAnsi="Arial" w:cs="Arial"/>
                <w:i w:val="0"/>
                <w:iCs w:val="0"/>
                <w:sz w:val="18"/>
              </w:rPr>
              <w:t xml:space="preserve"> </w:t>
            </w:r>
            <w:proofErr w:type="spellStart"/>
            <w:r w:rsidR="00DD37C9" w:rsidRPr="00624608">
              <w:rPr>
                <w:rFonts w:ascii="Arial" w:hAnsi="Arial" w:cs="Arial"/>
                <w:i w:val="0"/>
                <w:iCs w:val="0"/>
                <w:sz w:val="18"/>
                <w:szCs w:val="18"/>
              </w:rPr>
              <w:t>ve</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karakteristik</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uzunlu</w:t>
            </w:r>
            <w:r w:rsidR="00DD37C9">
              <w:rPr>
                <w:rFonts w:ascii="Arial" w:hAnsi="Arial" w:cs="Arial"/>
                <w:i w:val="0"/>
                <w:iCs w:val="0"/>
                <w:sz w:val="18"/>
                <w:szCs w:val="18"/>
              </w:rPr>
              <w:t>k</w:t>
            </w:r>
            <w:proofErr w:type="spellEnd"/>
            <w:r w:rsidR="00DD37C9">
              <w:rPr>
                <w:rFonts w:ascii="Arial" w:hAnsi="Arial" w:cs="Arial"/>
                <w:i w:val="0"/>
                <w:iCs w:val="0"/>
                <w:sz w:val="18"/>
                <w:szCs w:val="18"/>
              </w:rPr>
              <w:t xml:space="preserve"> </w:t>
            </w:r>
            <w:proofErr w:type="spellStart"/>
            <w:r w:rsidR="00DD37C9">
              <w:rPr>
                <w:rFonts w:ascii="Arial" w:hAnsi="Arial" w:cs="Arial"/>
                <w:i w:val="0"/>
                <w:iCs w:val="0"/>
                <w:sz w:val="18"/>
                <w:szCs w:val="18"/>
              </w:rPr>
              <w:t>L’ye</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belirgin</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bir</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şekilde</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bağlı</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olduğu</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açıkça</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görülmektedir</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Önerilen</w:t>
            </w:r>
            <w:proofErr w:type="spellEnd"/>
            <w:r w:rsidR="00DD37C9" w:rsidRPr="00624608">
              <w:rPr>
                <w:rFonts w:ascii="Arial" w:hAnsi="Arial" w:cs="Arial"/>
                <w:i w:val="0"/>
                <w:iCs w:val="0"/>
                <w:sz w:val="18"/>
                <w:szCs w:val="18"/>
              </w:rPr>
              <w:t xml:space="preserve"> </w:t>
            </w:r>
            <w:proofErr w:type="spellStart"/>
            <w:r w:rsidR="00DD37C9">
              <w:rPr>
                <w:rFonts w:ascii="Arial" w:hAnsi="Arial" w:cs="Arial"/>
                <w:i w:val="0"/>
                <w:iCs w:val="0"/>
                <w:sz w:val="18"/>
                <w:szCs w:val="18"/>
              </w:rPr>
              <w:t>bu</w:t>
            </w:r>
            <w:proofErr w:type="spellEnd"/>
            <w:r w:rsidR="00DD37C9">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çalışmada</w:t>
            </w:r>
            <w:proofErr w:type="spellEnd"/>
            <w:r w:rsidR="00DD37C9">
              <w:rPr>
                <w:rFonts w:ascii="Arial" w:hAnsi="Arial" w:cs="Arial"/>
                <w:i w:val="0"/>
                <w:iCs w:val="0"/>
                <w:sz w:val="18"/>
                <w:szCs w:val="18"/>
              </w:rPr>
              <w:t xml:space="preserve"> yeni </w:t>
            </w:r>
            <w:proofErr w:type="spellStart"/>
            <w:r w:rsidR="00DD37C9" w:rsidRPr="00624608">
              <w:rPr>
                <w:rFonts w:ascii="Arial" w:hAnsi="Arial" w:cs="Arial"/>
                <w:i w:val="0"/>
                <w:iCs w:val="0"/>
                <w:sz w:val="18"/>
                <w:szCs w:val="18"/>
              </w:rPr>
              <w:t>bir</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şekil</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faktörü</w:t>
            </w:r>
            <w:proofErr w:type="spellEnd"/>
            <w:r w:rsidR="00DD37C9" w:rsidRPr="00624608">
              <w:rPr>
                <w:rFonts w:ascii="Arial" w:hAnsi="Arial" w:cs="Arial"/>
                <w:i w:val="0"/>
                <w:iCs w:val="0"/>
                <w:sz w:val="18"/>
                <w:szCs w:val="18"/>
              </w:rPr>
              <w:t xml:space="preserve"> </w:t>
            </w:r>
            <w:proofErr w:type="spellStart"/>
            <w:r w:rsidR="00DD37C9">
              <w:rPr>
                <w:rFonts w:ascii="Arial" w:hAnsi="Arial" w:cs="Arial"/>
                <w:i w:val="0"/>
                <w:iCs w:val="0"/>
                <w:sz w:val="18"/>
                <w:szCs w:val="18"/>
              </w:rPr>
              <w:t>ve</w:t>
            </w:r>
            <w:proofErr w:type="spellEnd"/>
            <w:r w:rsidR="00DD37C9">
              <w:rPr>
                <w:rFonts w:ascii="Arial" w:hAnsi="Arial" w:cs="Arial"/>
                <w:i w:val="0"/>
                <w:iCs w:val="0"/>
                <w:sz w:val="18"/>
                <w:szCs w:val="18"/>
              </w:rPr>
              <w:t xml:space="preserve"> </w:t>
            </w:r>
            <w:proofErr w:type="spellStart"/>
            <w:r w:rsidR="00DD37C9">
              <w:rPr>
                <w:rFonts w:ascii="Arial" w:hAnsi="Arial" w:cs="Arial"/>
                <w:i w:val="0"/>
                <w:iCs w:val="0"/>
                <w:sz w:val="18"/>
                <w:szCs w:val="18"/>
              </w:rPr>
              <w:t>karakteristik</w:t>
            </w:r>
            <w:proofErr w:type="spellEnd"/>
            <w:r w:rsidR="00DD37C9">
              <w:rPr>
                <w:rFonts w:ascii="Arial" w:hAnsi="Arial" w:cs="Arial"/>
                <w:i w:val="0"/>
                <w:iCs w:val="0"/>
                <w:sz w:val="18"/>
                <w:szCs w:val="18"/>
              </w:rPr>
              <w:t xml:space="preserve"> </w:t>
            </w:r>
            <w:proofErr w:type="spellStart"/>
            <w:r w:rsidR="00DD37C9">
              <w:rPr>
                <w:rFonts w:ascii="Arial" w:hAnsi="Arial" w:cs="Arial"/>
                <w:i w:val="0"/>
                <w:iCs w:val="0"/>
                <w:sz w:val="18"/>
                <w:szCs w:val="18"/>
              </w:rPr>
              <w:t>uzunluk</w:t>
            </w:r>
            <w:proofErr w:type="spellEnd"/>
            <w:r w:rsidR="00DD37C9">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önerilecek</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ve</w:t>
            </w:r>
            <w:proofErr w:type="spellEnd"/>
            <w:r w:rsidR="00DD37C9" w:rsidRPr="00624608">
              <w:rPr>
                <w:rFonts w:ascii="Arial" w:hAnsi="Arial" w:cs="Arial"/>
                <w:i w:val="0"/>
                <w:iCs w:val="0"/>
                <w:sz w:val="18"/>
                <w:szCs w:val="18"/>
              </w:rPr>
              <w:t xml:space="preserve"> </w:t>
            </w:r>
            <w:proofErr w:type="spellStart"/>
            <w:r w:rsidR="00DD37C9" w:rsidRPr="00624608">
              <w:rPr>
                <w:rFonts w:ascii="Arial" w:hAnsi="Arial" w:cs="Arial"/>
                <w:i w:val="0"/>
                <w:iCs w:val="0"/>
                <w:sz w:val="18"/>
                <w:szCs w:val="18"/>
              </w:rPr>
              <w:t>tanımlanacaktır</w:t>
            </w:r>
            <w:proofErr w:type="spellEnd"/>
            <w:r w:rsidR="00DD37C9" w:rsidRPr="00624608">
              <w:rPr>
                <w:rFonts w:ascii="Arial" w:hAnsi="Arial" w:cs="Arial"/>
                <w:i w:val="0"/>
                <w:iCs w:val="0"/>
                <w:sz w:val="18"/>
                <w:szCs w:val="18"/>
              </w:rPr>
              <w:t xml:space="preserve">. </w:t>
            </w:r>
          </w:p>
          <w:p w14:paraId="35CF35AC" w14:textId="77777777" w:rsidR="00466097" w:rsidRDefault="00466097" w:rsidP="00466097">
            <w:pPr>
              <w:pStyle w:val="Caption"/>
              <w:jc w:val="both"/>
              <w:rPr>
                <w:rFonts w:ascii="Arial" w:hAnsi="Arial" w:cs="Arial"/>
                <w:i w:val="0"/>
                <w:iCs w:val="0"/>
                <w:color w:val="000000"/>
                <w:sz w:val="18"/>
                <w:szCs w:val="18"/>
              </w:rPr>
            </w:pPr>
            <w:proofErr w:type="spellStart"/>
            <w:r w:rsidRPr="00466097">
              <w:rPr>
                <w:rFonts w:ascii="Arial" w:hAnsi="Arial" w:cs="Arial"/>
                <w:i w:val="0"/>
                <w:iCs w:val="0"/>
                <w:color w:val="000000"/>
                <w:sz w:val="18"/>
                <w:szCs w:val="18"/>
              </w:rPr>
              <w:t>Özgün</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değer</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bölümünde</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verilmiş</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olan</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literatürden</w:t>
            </w:r>
            <w:proofErr w:type="spellEnd"/>
            <w:r w:rsidRPr="00466097">
              <w:rPr>
                <w:rFonts w:ascii="Arial" w:hAnsi="Arial" w:cs="Arial"/>
                <w:i w:val="0"/>
                <w:iCs w:val="0"/>
                <w:color w:val="000000"/>
                <w:sz w:val="18"/>
                <w:szCs w:val="18"/>
              </w:rPr>
              <w:t xml:space="preserve"> de </w:t>
            </w:r>
            <w:proofErr w:type="spellStart"/>
            <w:r w:rsidRPr="00466097">
              <w:rPr>
                <w:rFonts w:ascii="Arial" w:hAnsi="Arial" w:cs="Arial"/>
                <w:i w:val="0"/>
                <w:iCs w:val="0"/>
                <w:color w:val="000000"/>
                <w:sz w:val="18"/>
                <w:szCs w:val="18"/>
              </w:rPr>
              <w:t>görüleceği</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üzere</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küre</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dışındaki</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düzenli</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ve</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düzensiz</w:t>
            </w:r>
            <w:proofErr w:type="spellEnd"/>
            <w:r w:rsidRPr="00466097">
              <w:rPr>
                <w:rFonts w:ascii="Arial" w:hAnsi="Arial" w:cs="Arial"/>
                <w:i w:val="0"/>
                <w:iCs w:val="0"/>
                <w:color w:val="000000"/>
                <w:sz w:val="18"/>
                <w:szCs w:val="18"/>
              </w:rPr>
              <w:t xml:space="preserve"> </w:t>
            </w:r>
            <w:proofErr w:type="spellStart"/>
            <w:r w:rsidRPr="007E60E8">
              <w:rPr>
                <w:rFonts w:ascii="Arial" w:hAnsi="Arial" w:cs="Arial"/>
                <w:b/>
                <w:bCs/>
                <w:i w:val="0"/>
                <w:iCs w:val="0"/>
                <w:color w:val="000000"/>
                <w:sz w:val="18"/>
                <w:szCs w:val="18"/>
              </w:rPr>
              <w:t>parçacıkların</w:t>
            </w:r>
            <w:proofErr w:type="spellEnd"/>
            <w:r w:rsidRPr="007E60E8">
              <w:rPr>
                <w:rFonts w:ascii="Arial" w:hAnsi="Arial" w:cs="Arial"/>
                <w:b/>
                <w:bCs/>
                <w:i w:val="0"/>
                <w:iCs w:val="0"/>
                <w:color w:val="000000"/>
                <w:sz w:val="18"/>
                <w:szCs w:val="18"/>
              </w:rPr>
              <w:t xml:space="preserve"> </w:t>
            </w:r>
            <w:proofErr w:type="spellStart"/>
            <w:r w:rsidRPr="007E60E8">
              <w:rPr>
                <w:rFonts w:ascii="Arial" w:hAnsi="Arial" w:cs="Arial"/>
                <w:b/>
                <w:bCs/>
                <w:i w:val="0"/>
                <w:iCs w:val="0"/>
                <w:color w:val="000000"/>
                <w:sz w:val="18"/>
                <w:szCs w:val="18"/>
              </w:rPr>
              <w:t>karakteristik</w:t>
            </w:r>
            <w:proofErr w:type="spellEnd"/>
            <w:r w:rsidRPr="007E60E8">
              <w:rPr>
                <w:rFonts w:ascii="Arial" w:hAnsi="Arial" w:cs="Arial"/>
                <w:b/>
                <w:bCs/>
                <w:i w:val="0"/>
                <w:iCs w:val="0"/>
                <w:color w:val="000000"/>
                <w:sz w:val="18"/>
                <w:szCs w:val="18"/>
              </w:rPr>
              <w:t xml:space="preserve"> </w:t>
            </w:r>
            <w:proofErr w:type="spellStart"/>
            <w:r w:rsidRPr="007E60E8">
              <w:rPr>
                <w:rFonts w:ascii="Arial" w:hAnsi="Arial" w:cs="Arial"/>
                <w:b/>
                <w:bCs/>
                <w:i w:val="0"/>
                <w:iCs w:val="0"/>
                <w:color w:val="000000"/>
                <w:sz w:val="18"/>
                <w:szCs w:val="18"/>
              </w:rPr>
              <w:t>uzunluğu</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olarak</w:t>
            </w:r>
            <w:proofErr w:type="spellEnd"/>
            <w:r w:rsidRPr="00466097">
              <w:rPr>
                <w:rFonts w:ascii="Arial" w:hAnsi="Arial" w:cs="Arial"/>
                <w:i w:val="0"/>
                <w:iCs w:val="0"/>
                <w:color w:val="000000"/>
                <w:sz w:val="18"/>
                <w:szCs w:val="18"/>
              </w:rPr>
              <w:t xml:space="preserve"> </w:t>
            </w:r>
            <w:proofErr w:type="spellStart"/>
            <w:r w:rsidRPr="00F9054F">
              <w:rPr>
                <w:rFonts w:ascii="Arial" w:hAnsi="Arial" w:cs="Arial"/>
                <w:b/>
                <w:bCs/>
                <w:i w:val="0"/>
                <w:iCs w:val="0"/>
                <w:color w:val="000000"/>
                <w:sz w:val="18"/>
                <w:szCs w:val="18"/>
              </w:rPr>
              <w:t>eşdeğer</w:t>
            </w:r>
            <w:proofErr w:type="spellEnd"/>
            <w:r w:rsidRPr="00F9054F">
              <w:rPr>
                <w:rFonts w:ascii="Arial" w:hAnsi="Arial" w:cs="Arial"/>
                <w:b/>
                <w:bCs/>
                <w:i w:val="0"/>
                <w:iCs w:val="0"/>
                <w:color w:val="000000"/>
                <w:sz w:val="18"/>
                <w:szCs w:val="18"/>
              </w:rPr>
              <w:t xml:space="preserve"> </w:t>
            </w:r>
            <w:proofErr w:type="spellStart"/>
            <w:r w:rsidRPr="00F9054F">
              <w:rPr>
                <w:rFonts w:ascii="Arial" w:hAnsi="Arial" w:cs="Arial"/>
                <w:b/>
                <w:bCs/>
                <w:i w:val="0"/>
                <w:iCs w:val="0"/>
                <w:color w:val="000000"/>
                <w:sz w:val="18"/>
                <w:szCs w:val="18"/>
              </w:rPr>
              <w:t>küre</w:t>
            </w:r>
            <w:proofErr w:type="spellEnd"/>
            <w:r w:rsidRPr="00F9054F">
              <w:rPr>
                <w:rFonts w:ascii="Arial" w:hAnsi="Arial" w:cs="Arial"/>
                <w:b/>
                <w:bCs/>
                <w:i w:val="0"/>
                <w:iCs w:val="0"/>
                <w:color w:val="000000"/>
                <w:sz w:val="18"/>
                <w:szCs w:val="18"/>
              </w:rPr>
              <w:t xml:space="preserve"> </w:t>
            </w:r>
            <w:proofErr w:type="spellStart"/>
            <w:r w:rsidRPr="00F9054F">
              <w:rPr>
                <w:rFonts w:ascii="Arial" w:hAnsi="Arial" w:cs="Arial"/>
                <w:b/>
                <w:bCs/>
                <w:i w:val="0"/>
                <w:iCs w:val="0"/>
                <w:color w:val="000000"/>
                <w:sz w:val="18"/>
                <w:szCs w:val="18"/>
              </w:rPr>
              <w:t>çapı</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D</w:t>
            </w:r>
            <w:r w:rsidRPr="00466097">
              <w:rPr>
                <w:rFonts w:ascii="Arial" w:hAnsi="Arial" w:cs="Arial"/>
                <w:i w:val="0"/>
                <w:iCs w:val="0"/>
                <w:color w:val="000000"/>
                <w:sz w:val="18"/>
                <w:szCs w:val="18"/>
                <w:vertAlign w:val="subscript"/>
              </w:rPr>
              <w:t>n</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alınmıştır</w:t>
            </w:r>
            <w:proofErr w:type="spellEnd"/>
            <w:r w:rsidRPr="00466097">
              <w:rPr>
                <w:rFonts w:ascii="Arial" w:hAnsi="Arial" w:cs="Arial"/>
                <w:i w:val="0"/>
                <w:iCs w:val="0"/>
                <w:color w:val="000000"/>
                <w:sz w:val="18"/>
                <w:szCs w:val="18"/>
              </w:rPr>
              <w:t xml:space="preserve"> (</w:t>
            </w:r>
            <w:proofErr w:type="spellStart"/>
            <w:r w:rsidRPr="00466097">
              <w:rPr>
                <w:rFonts w:ascii="Arial" w:hAnsi="Arial" w:cs="Arial"/>
                <w:i w:val="0"/>
                <w:iCs w:val="0"/>
                <w:color w:val="000000"/>
                <w:sz w:val="18"/>
                <w:szCs w:val="18"/>
              </w:rPr>
              <w:t>Denklem</w:t>
            </w:r>
            <w:proofErr w:type="spellEnd"/>
            <w:r w:rsidRPr="00466097">
              <w:rPr>
                <w:rFonts w:ascii="Arial" w:hAnsi="Arial" w:cs="Arial"/>
                <w:i w:val="0"/>
                <w:iCs w:val="0"/>
                <w:color w:val="000000"/>
                <w:sz w:val="18"/>
                <w:szCs w:val="18"/>
              </w:rPr>
              <w:t xml:space="preserve"> </w:t>
            </w:r>
            <w:r>
              <w:rPr>
                <w:rFonts w:ascii="Arial" w:hAnsi="Arial" w:cs="Arial"/>
                <w:i w:val="0"/>
                <w:iCs w:val="0"/>
                <w:color w:val="000000"/>
                <w:sz w:val="18"/>
                <w:szCs w:val="18"/>
              </w:rPr>
              <w:t>5</w:t>
            </w:r>
            <w:r w:rsidRPr="00466097">
              <w:rPr>
                <w:rFonts w:ascii="Arial" w:hAnsi="Arial" w:cs="Arial"/>
                <w:i w:val="0"/>
                <w:iCs w:val="0"/>
                <w:color w:val="000000"/>
                <w:sz w:val="18"/>
                <w:szCs w:val="18"/>
              </w:rPr>
              <w:t>).</w:t>
            </w:r>
            <w:r>
              <w:rPr>
                <w:rFonts w:ascii="Arial" w:hAnsi="Arial" w:cs="Arial"/>
                <w:i w:val="0"/>
                <w:iCs w:val="0"/>
                <w:color w:val="000000"/>
                <w:sz w:val="18"/>
                <w:szCs w:val="18"/>
              </w:rPr>
              <w:t xml:space="preserve"> </w:t>
            </w:r>
          </w:p>
          <w:p w14:paraId="05794453" w14:textId="60303E34" w:rsidR="00466097" w:rsidRPr="001D6697" w:rsidRDefault="009B07AC" w:rsidP="00466097">
            <w:pPr>
              <w:pStyle w:val="Caption"/>
              <w:jc w:val="both"/>
              <w:rPr>
                <w:rFonts w:ascii="Arial" w:hAnsi="Arial" w:cs="Arial"/>
                <w:sz w:val="18"/>
                <w:szCs w:val="18"/>
              </w:rPr>
            </w:pPr>
            <m:oMath>
              <m:sSub>
                <m:sSubPr>
                  <m:ctrlPr>
                    <w:rPr>
                      <w:rFonts w:ascii="Cambria Math" w:hAnsi="Cambria Math" w:cs="Arial"/>
                      <w:color w:val="000000"/>
                      <w:sz w:val="18"/>
                      <w:szCs w:val="18"/>
                    </w:rPr>
                  </m:ctrlPr>
                </m:sSubPr>
                <m:e>
                  <m:r>
                    <w:rPr>
                      <w:rFonts w:ascii="Cambria Math" w:hAnsi="Cambria Math" w:cs="Arial"/>
                      <w:color w:val="000000"/>
                      <w:sz w:val="18"/>
                      <w:szCs w:val="18"/>
                    </w:rPr>
                    <m:t>D</m:t>
                  </m:r>
                </m:e>
                <m:sub>
                  <m:r>
                    <w:rPr>
                      <w:rFonts w:ascii="Cambria Math" w:hAnsi="Cambria Math" w:cs="Arial"/>
                      <w:color w:val="000000"/>
                      <w:sz w:val="18"/>
                      <w:szCs w:val="18"/>
                    </w:rPr>
                    <m:t>n</m:t>
                  </m:r>
                </m:sub>
              </m:sSub>
              <m:r>
                <w:rPr>
                  <w:rFonts w:ascii="Cambria Math" w:hAnsi="Cambria Math" w:cs="Arial"/>
                  <w:color w:val="000000"/>
                  <w:sz w:val="18"/>
                  <w:szCs w:val="18"/>
                </w:rPr>
                <m:t>=</m:t>
              </m:r>
              <m:rad>
                <m:radPr>
                  <m:ctrlPr>
                    <w:rPr>
                      <w:rFonts w:ascii="Cambria Math" w:hAnsi="Cambria Math" w:cs="Arial"/>
                      <w:iCs w:val="0"/>
                      <w:color w:val="000000"/>
                      <w:sz w:val="18"/>
                      <w:szCs w:val="18"/>
                      <w:lang w:val="tr-TR"/>
                    </w:rPr>
                  </m:ctrlPr>
                </m:radPr>
                <m:deg>
                  <m:r>
                    <w:rPr>
                      <w:rFonts w:ascii="Cambria Math" w:hAnsi="Cambria Math" w:cs="Arial"/>
                      <w:color w:val="000000"/>
                      <w:sz w:val="18"/>
                      <w:szCs w:val="18"/>
                    </w:rPr>
                    <m:t>3</m:t>
                  </m:r>
                </m:deg>
                <m:e>
                  <m:f>
                    <m:fPr>
                      <m:ctrlPr>
                        <w:rPr>
                          <w:rFonts w:ascii="Cambria Math" w:hAnsi="Cambria Math" w:cs="Arial"/>
                          <w:iCs w:val="0"/>
                          <w:color w:val="000000"/>
                          <w:sz w:val="18"/>
                          <w:szCs w:val="18"/>
                          <w:lang w:val="tr-TR"/>
                        </w:rPr>
                      </m:ctrlPr>
                    </m:fPr>
                    <m:num>
                      <m:r>
                        <w:rPr>
                          <w:rFonts w:ascii="Cambria Math" w:hAnsi="Cambria Math" w:cs="Arial"/>
                          <w:color w:val="000000"/>
                          <w:sz w:val="18"/>
                          <w:szCs w:val="18"/>
                        </w:rPr>
                        <m:t>6</m:t>
                      </m:r>
                    </m:num>
                    <m:den>
                      <m:r>
                        <w:rPr>
                          <w:rFonts w:ascii="Cambria Math" w:hAnsi="Cambria Math" w:cs="Arial"/>
                          <w:color w:val="000000"/>
                          <w:sz w:val="18"/>
                          <w:szCs w:val="18"/>
                        </w:rPr>
                        <m:t>π</m:t>
                      </m:r>
                    </m:den>
                  </m:f>
                  <m:sSub>
                    <m:sSubPr>
                      <m:ctrlPr>
                        <w:rPr>
                          <w:rFonts w:ascii="Cambria Math" w:hAnsi="Cambria Math" w:cs="Arial"/>
                          <w:iCs w:val="0"/>
                          <w:color w:val="000000"/>
                          <w:sz w:val="18"/>
                          <w:szCs w:val="18"/>
                          <w:lang w:val="tr-TR"/>
                        </w:rPr>
                      </m:ctrlPr>
                    </m:sSubPr>
                    <m:e>
                      <m:r>
                        <w:rPr>
                          <w:rFonts w:ascii="Cambria Math" w:hAnsi="Cambria Math" w:cs="Arial"/>
                          <w:color w:val="000000"/>
                          <w:sz w:val="18"/>
                          <w:szCs w:val="18"/>
                        </w:rPr>
                        <m:t>V</m:t>
                      </m:r>
                    </m:e>
                    <m:sub>
                      <m:r>
                        <w:rPr>
                          <w:rFonts w:ascii="Cambria Math" w:hAnsi="Cambria Math" w:cs="Arial"/>
                          <w:color w:val="000000"/>
                          <w:sz w:val="18"/>
                          <w:szCs w:val="18"/>
                        </w:rPr>
                        <m:t>p</m:t>
                      </m:r>
                    </m:sub>
                  </m:sSub>
                </m:e>
              </m:rad>
            </m:oMath>
            <w:r w:rsidR="00466097">
              <w:rPr>
                <w:rFonts w:ascii="Arial" w:hAnsi="Arial" w:cs="Arial"/>
                <w:color w:val="000000"/>
                <w:sz w:val="18"/>
                <w:szCs w:val="18"/>
              </w:rPr>
              <w:t xml:space="preserve">                                                                                                                                                     </w:t>
            </w:r>
            <w:r w:rsidR="00466097" w:rsidRPr="005E205A">
              <w:rPr>
                <w:rFonts w:ascii="Arial" w:hAnsi="Arial" w:cs="Arial"/>
                <w:i w:val="0"/>
                <w:iCs w:val="0"/>
                <w:sz w:val="18"/>
                <w:szCs w:val="18"/>
              </w:rPr>
              <w:t>(5)</w:t>
            </w:r>
          </w:p>
          <w:p w14:paraId="35A7F248" w14:textId="6964836B" w:rsidR="00802BA7" w:rsidRPr="001D6697" w:rsidRDefault="00466097" w:rsidP="00802BA7">
            <w:pPr>
              <w:pStyle w:val="Caption"/>
              <w:jc w:val="both"/>
              <w:rPr>
                <w:rFonts w:ascii="Arial" w:hAnsi="Arial" w:cs="Arial"/>
                <w:i w:val="0"/>
                <w:iCs w:val="0"/>
                <w:color w:val="000000"/>
                <w:sz w:val="18"/>
                <w:szCs w:val="18"/>
              </w:rPr>
            </w:pPr>
            <w:proofErr w:type="spellStart"/>
            <w:r w:rsidRPr="00802BA7">
              <w:rPr>
                <w:rFonts w:ascii="Arial" w:hAnsi="Arial" w:cs="Arial"/>
                <w:i w:val="0"/>
                <w:iCs w:val="0"/>
                <w:color w:val="000000"/>
                <w:sz w:val="18"/>
                <w:szCs w:val="18"/>
              </w:rPr>
              <w:t>Yukarıdaki</w:t>
            </w:r>
            <w:proofErr w:type="spellEnd"/>
            <w:r w:rsidRPr="00802BA7">
              <w:rPr>
                <w:rFonts w:ascii="Arial" w:hAnsi="Arial" w:cs="Arial"/>
                <w:i w:val="0"/>
                <w:iCs w:val="0"/>
                <w:color w:val="000000"/>
                <w:sz w:val="18"/>
                <w:szCs w:val="18"/>
              </w:rPr>
              <w:t xml:space="preserve"> </w:t>
            </w:r>
            <w:proofErr w:type="spellStart"/>
            <w:r w:rsidRPr="00802BA7">
              <w:rPr>
                <w:rFonts w:ascii="Arial" w:hAnsi="Arial" w:cs="Arial"/>
                <w:i w:val="0"/>
                <w:iCs w:val="0"/>
                <w:color w:val="000000"/>
                <w:sz w:val="18"/>
                <w:szCs w:val="18"/>
              </w:rPr>
              <w:t>denklemde</w:t>
            </w:r>
            <w:proofErr w:type="spellEnd"/>
            <w:r w:rsidRPr="00802BA7">
              <w:rPr>
                <w:rFonts w:ascii="Arial" w:hAnsi="Arial" w:cs="Arial"/>
                <w:i w:val="0"/>
                <w:iCs w:val="0"/>
                <w:color w:val="000000"/>
                <w:sz w:val="18"/>
                <w:szCs w:val="18"/>
              </w:rPr>
              <w:t xml:space="preserve"> </w:t>
            </w:r>
            <w:proofErr w:type="spellStart"/>
            <w:r w:rsidRPr="00802BA7">
              <w:rPr>
                <w:rFonts w:ascii="Arial" w:hAnsi="Arial" w:cs="Arial"/>
                <w:i w:val="0"/>
                <w:iCs w:val="0"/>
                <w:color w:val="000000"/>
                <w:sz w:val="18"/>
                <w:szCs w:val="18"/>
              </w:rPr>
              <w:t>V</w:t>
            </w:r>
            <w:r w:rsidRPr="00802BA7">
              <w:rPr>
                <w:rFonts w:ascii="Arial" w:hAnsi="Arial" w:cs="Arial"/>
                <w:i w:val="0"/>
                <w:iCs w:val="0"/>
                <w:color w:val="000000"/>
                <w:sz w:val="18"/>
                <w:szCs w:val="18"/>
                <w:vertAlign w:val="subscript"/>
              </w:rPr>
              <w:t>p</w:t>
            </w:r>
            <w:proofErr w:type="spellEnd"/>
            <w:r w:rsidRPr="00802BA7">
              <w:rPr>
                <w:rFonts w:ascii="Arial" w:hAnsi="Arial" w:cs="Arial"/>
                <w:i w:val="0"/>
                <w:iCs w:val="0"/>
                <w:color w:val="000000"/>
                <w:sz w:val="18"/>
                <w:szCs w:val="18"/>
              </w:rPr>
              <w:t xml:space="preserve"> </w:t>
            </w:r>
            <w:proofErr w:type="spellStart"/>
            <w:r w:rsidRPr="00802BA7">
              <w:rPr>
                <w:rFonts w:ascii="Arial" w:hAnsi="Arial" w:cs="Arial"/>
                <w:i w:val="0"/>
                <w:iCs w:val="0"/>
                <w:color w:val="000000"/>
                <w:sz w:val="18"/>
                <w:szCs w:val="18"/>
              </w:rPr>
              <w:t>parçacık</w:t>
            </w:r>
            <w:proofErr w:type="spellEnd"/>
            <w:r w:rsidRPr="00802BA7">
              <w:rPr>
                <w:rFonts w:ascii="Arial" w:hAnsi="Arial" w:cs="Arial"/>
                <w:i w:val="0"/>
                <w:iCs w:val="0"/>
                <w:color w:val="000000"/>
                <w:sz w:val="18"/>
                <w:szCs w:val="18"/>
              </w:rPr>
              <w:t xml:space="preserve"> </w:t>
            </w:r>
            <w:proofErr w:type="spellStart"/>
            <w:r w:rsidRPr="00802BA7">
              <w:rPr>
                <w:rFonts w:ascii="Arial" w:hAnsi="Arial" w:cs="Arial"/>
                <w:i w:val="0"/>
                <w:iCs w:val="0"/>
                <w:color w:val="000000"/>
                <w:sz w:val="18"/>
                <w:szCs w:val="18"/>
              </w:rPr>
              <w:t>hacmidir</w:t>
            </w:r>
            <w:proofErr w:type="spellEnd"/>
            <w:r w:rsidRPr="00802BA7">
              <w:rPr>
                <w:rFonts w:ascii="Arial" w:hAnsi="Arial" w:cs="Arial"/>
                <w:i w:val="0"/>
                <w:iCs w:val="0"/>
                <w:color w:val="000000"/>
                <w:sz w:val="18"/>
                <w:szCs w:val="18"/>
              </w:rPr>
              <w:t xml:space="preserve">. </w:t>
            </w:r>
            <w:proofErr w:type="spellStart"/>
            <w:r w:rsidRPr="00802BA7">
              <w:rPr>
                <w:rFonts w:ascii="Arial" w:hAnsi="Arial" w:cs="Arial"/>
                <w:i w:val="0"/>
                <w:iCs w:val="0"/>
                <w:sz w:val="18"/>
                <w:szCs w:val="18"/>
                <w:lang w:eastAsia="tr-TR"/>
              </w:rPr>
              <w:t>Buradaki</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temel</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yaklaşım</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şekli</w:t>
            </w:r>
            <w:proofErr w:type="spellEnd"/>
            <w:r w:rsidRPr="00802BA7">
              <w:rPr>
                <w:rFonts w:ascii="Arial" w:hAnsi="Arial" w:cs="Arial"/>
                <w:i w:val="0"/>
                <w:iCs w:val="0"/>
                <w:sz w:val="18"/>
                <w:szCs w:val="18"/>
                <w:lang w:eastAsia="tr-TR"/>
              </w:rPr>
              <w:t xml:space="preserve"> ne </w:t>
            </w:r>
            <w:proofErr w:type="spellStart"/>
            <w:r w:rsidRPr="00802BA7">
              <w:rPr>
                <w:rFonts w:ascii="Arial" w:hAnsi="Arial" w:cs="Arial"/>
                <w:i w:val="0"/>
                <w:iCs w:val="0"/>
                <w:sz w:val="18"/>
                <w:szCs w:val="18"/>
                <w:lang w:eastAsia="tr-TR"/>
              </w:rPr>
              <w:t>olursa</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olsun</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tüm</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parçacıkların</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küreselliğe</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evrilmesine</w:t>
            </w:r>
            <w:proofErr w:type="spellEnd"/>
            <w:r w:rsidRPr="00802BA7">
              <w:rPr>
                <w:rFonts w:ascii="Arial" w:hAnsi="Arial" w:cs="Arial"/>
                <w:i w:val="0"/>
                <w:iCs w:val="0"/>
                <w:sz w:val="18"/>
                <w:szCs w:val="18"/>
                <w:lang w:eastAsia="tr-TR"/>
              </w:rPr>
              <w:t xml:space="preserve"> </w:t>
            </w:r>
            <w:proofErr w:type="spellStart"/>
            <w:r w:rsidRPr="00802BA7">
              <w:rPr>
                <w:rFonts w:ascii="Arial" w:hAnsi="Arial" w:cs="Arial"/>
                <w:i w:val="0"/>
                <w:iCs w:val="0"/>
                <w:sz w:val="18"/>
                <w:szCs w:val="18"/>
                <w:lang w:eastAsia="tr-TR"/>
              </w:rPr>
              <w:t>çalışılmasıdır</w:t>
            </w:r>
            <w:proofErr w:type="spellEnd"/>
            <w:r w:rsidRPr="00802BA7">
              <w:rPr>
                <w:rFonts w:ascii="Arial" w:hAnsi="Arial" w:cs="Arial"/>
                <w:i w:val="0"/>
                <w:iCs w:val="0"/>
                <w:sz w:val="18"/>
                <w:szCs w:val="18"/>
                <w:lang w:eastAsia="tr-TR"/>
              </w:rPr>
              <w:t>.</w:t>
            </w:r>
            <w:r w:rsidRPr="00067FDB">
              <w:rPr>
                <w:rFonts w:ascii="Arial" w:hAnsi="Arial" w:cs="Arial"/>
                <w:sz w:val="18"/>
                <w:szCs w:val="18"/>
                <w:lang w:eastAsia="tr-TR"/>
              </w:rPr>
              <w:t xml:space="preserve"> </w:t>
            </w:r>
            <w:proofErr w:type="spellStart"/>
            <w:r w:rsidR="00802BA7" w:rsidRPr="001D6697">
              <w:rPr>
                <w:rFonts w:ascii="Arial" w:hAnsi="Arial" w:cs="Arial"/>
                <w:i w:val="0"/>
                <w:iCs w:val="0"/>
                <w:color w:val="000000"/>
                <w:sz w:val="18"/>
                <w:szCs w:val="18"/>
              </w:rPr>
              <w:t>Parçacık</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şekli</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ölçümü</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için</w:t>
            </w:r>
            <w:proofErr w:type="spellEnd"/>
            <w:r w:rsidR="00802BA7" w:rsidRPr="001D6697">
              <w:rPr>
                <w:rFonts w:ascii="Arial" w:hAnsi="Arial" w:cs="Arial"/>
                <w:i w:val="0"/>
                <w:iCs w:val="0"/>
                <w:color w:val="000000"/>
                <w:sz w:val="18"/>
                <w:szCs w:val="18"/>
              </w:rPr>
              <w:t xml:space="preserve"> </w:t>
            </w:r>
            <w:proofErr w:type="spellStart"/>
            <w:r w:rsidR="00802BA7">
              <w:rPr>
                <w:rFonts w:ascii="Arial" w:hAnsi="Arial" w:cs="Arial"/>
                <w:i w:val="0"/>
                <w:iCs w:val="0"/>
                <w:color w:val="000000"/>
                <w:sz w:val="18"/>
                <w:szCs w:val="18"/>
              </w:rPr>
              <w:t>ise</w:t>
            </w:r>
            <w:proofErr w:type="spellEnd"/>
            <w:r w:rsidR="00802BA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farklı</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yöntemler</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mevcuttur</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Kullanılan</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yöntemler</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karşılaştırma</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çizelgelerinden</w:t>
            </w:r>
            <w:proofErr w:type="spellEnd"/>
            <w:r w:rsidR="00802BA7">
              <w:rPr>
                <w:rFonts w:ascii="Arial" w:hAnsi="Arial" w:cs="Arial"/>
                <w:i w:val="0"/>
                <w:iCs w:val="0"/>
                <w:color w:val="000000"/>
                <w:sz w:val="18"/>
                <w:szCs w:val="18"/>
              </w:rPr>
              <w:t>,</w:t>
            </w:r>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karmaşık</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sayısal</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üç</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boyutlu</w:t>
            </w:r>
            <w:proofErr w:type="spellEnd"/>
            <w:r w:rsidR="00802BA7" w:rsidRPr="001D6697">
              <w:rPr>
                <w:rFonts w:ascii="Arial" w:hAnsi="Arial" w:cs="Arial"/>
                <w:i w:val="0"/>
                <w:iCs w:val="0"/>
                <w:color w:val="000000"/>
                <w:sz w:val="18"/>
                <w:szCs w:val="18"/>
              </w:rPr>
              <w:t xml:space="preserve"> Fourier </w:t>
            </w:r>
            <w:proofErr w:type="spellStart"/>
            <w:r w:rsidR="00802BA7" w:rsidRPr="001D6697">
              <w:rPr>
                <w:rFonts w:ascii="Arial" w:hAnsi="Arial" w:cs="Arial"/>
                <w:i w:val="0"/>
                <w:iCs w:val="0"/>
                <w:color w:val="000000"/>
                <w:sz w:val="18"/>
                <w:szCs w:val="18"/>
              </w:rPr>
              <w:t>analizine</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kadar</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uzanmaktadır</w:t>
            </w:r>
            <w:proofErr w:type="spellEnd"/>
            <w:r w:rsidR="00802BA7" w:rsidRPr="001D6697">
              <w:rPr>
                <w:rFonts w:ascii="Arial" w:hAnsi="Arial" w:cs="Arial"/>
                <w:i w:val="0"/>
                <w:iCs w:val="0"/>
                <w:color w:val="000000"/>
                <w:sz w:val="18"/>
                <w:szCs w:val="18"/>
              </w:rPr>
              <w:t xml:space="preserve">. Bu </w:t>
            </w:r>
            <w:proofErr w:type="spellStart"/>
            <w:r w:rsidR="00802BA7" w:rsidRPr="001D6697">
              <w:rPr>
                <w:rFonts w:ascii="Arial" w:hAnsi="Arial" w:cs="Arial"/>
                <w:i w:val="0"/>
                <w:iCs w:val="0"/>
                <w:color w:val="000000"/>
                <w:sz w:val="18"/>
                <w:szCs w:val="18"/>
              </w:rPr>
              <w:t>tür</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sayısal</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indeksler</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şekil</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faktörünü</w:t>
            </w:r>
            <w:proofErr w:type="spellEnd"/>
            <w:r w:rsidR="00802BA7" w:rsidRPr="001D6697">
              <w:rPr>
                <w:rFonts w:ascii="Arial" w:hAnsi="Arial" w:cs="Arial"/>
                <w:i w:val="0"/>
                <w:iCs w:val="0"/>
                <w:color w:val="000000"/>
                <w:sz w:val="18"/>
                <w:szCs w:val="18"/>
              </w:rPr>
              <w:t xml:space="preserve"> (shape factor) </w:t>
            </w:r>
            <w:proofErr w:type="spellStart"/>
            <w:r w:rsidR="00802BA7" w:rsidRPr="001D6697">
              <w:rPr>
                <w:rFonts w:ascii="Arial" w:hAnsi="Arial" w:cs="Arial"/>
                <w:i w:val="0"/>
                <w:iCs w:val="0"/>
                <w:color w:val="000000"/>
                <w:sz w:val="18"/>
                <w:szCs w:val="18"/>
              </w:rPr>
              <w:t>çöke</w:t>
            </w:r>
            <w:proofErr w:type="spellEnd"/>
            <w:r w:rsidR="00802BA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lme</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denklemine</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birleştirmede</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kullanılmaktadır</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Literatürde</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şeklin</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sayısallaştırılmasında</w:t>
            </w:r>
            <w:proofErr w:type="spellEnd"/>
            <w:r w:rsidR="00802BA7" w:rsidRPr="001D6697">
              <w:rPr>
                <w:rFonts w:ascii="Arial" w:hAnsi="Arial" w:cs="Arial"/>
                <w:i w:val="0"/>
                <w:iCs w:val="0"/>
                <w:color w:val="000000"/>
                <w:sz w:val="18"/>
                <w:szCs w:val="18"/>
              </w:rPr>
              <w:t xml:space="preserve"> </w:t>
            </w:r>
            <w:proofErr w:type="spellStart"/>
            <w:r w:rsidR="00802BA7">
              <w:rPr>
                <w:rFonts w:ascii="Arial" w:hAnsi="Arial" w:cs="Arial"/>
                <w:i w:val="0"/>
                <w:iCs w:val="0"/>
                <w:color w:val="000000"/>
                <w:sz w:val="18"/>
                <w:szCs w:val="18"/>
              </w:rPr>
              <w:t>yaygın</w:t>
            </w:r>
            <w:proofErr w:type="spellEnd"/>
            <w:r w:rsidR="00802BA7">
              <w:rPr>
                <w:rFonts w:ascii="Arial" w:hAnsi="Arial" w:cs="Arial"/>
                <w:i w:val="0"/>
                <w:iCs w:val="0"/>
                <w:color w:val="000000"/>
                <w:sz w:val="18"/>
                <w:szCs w:val="18"/>
              </w:rPr>
              <w:t xml:space="preserve"> </w:t>
            </w:r>
            <w:proofErr w:type="spellStart"/>
            <w:r w:rsidR="00802BA7">
              <w:rPr>
                <w:rFonts w:ascii="Arial" w:hAnsi="Arial" w:cs="Arial"/>
                <w:i w:val="0"/>
                <w:iCs w:val="0"/>
                <w:color w:val="000000"/>
                <w:sz w:val="18"/>
                <w:szCs w:val="18"/>
              </w:rPr>
              <w:t>olarak</w:t>
            </w:r>
            <w:proofErr w:type="spellEnd"/>
            <w:r w:rsidR="00802BA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kullanılan</w:t>
            </w:r>
            <w:proofErr w:type="spellEnd"/>
            <w:r w:rsidR="00802BA7" w:rsidRPr="001D6697">
              <w:rPr>
                <w:rFonts w:ascii="Arial" w:hAnsi="Arial" w:cs="Arial"/>
                <w:i w:val="0"/>
                <w:iCs w:val="0"/>
                <w:color w:val="000000"/>
                <w:sz w:val="18"/>
                <w:szCs w:val="18"/>
              </w:rPr>
              <w:t xml:space="preserve"> Corey </w:t>
            </w:r>
            <w:proofErr w:type="spellStart"/>
            <w:r w:rsidR="00802BA7" w:rsidRPr="001D6697">
              <w:rPr>
                <w:rFonts w:ascii="Arial" w:hAnsi="Arial" w:cs="Arial"/>
                <w:i w:val="0"/>
                <w:iCs w:val="0"/>
                <w:color w:val="000000"/>
                <w:sz w:val="18"/>
                <w:szCs w:val="18"/>
              </w:rPr>
              <w:t>Şekil</w:t>
            </w:r>
            <w:proofErr w:type="spellEnd"/>
            <w:r w:rsidR="00802BA7" w:rsidRPr="001D6697">
              <w:rPr>
                <w:rFonts w:ascii="Arial" w:hAnsi="Arial" w:cs="Arial"/>
                <w:i w:val="0"/>
                <w:iCs w:val="0"/>
                <w:color w:val="000000"/>
                <w:sz w:val="18"/>
                <w:szCs w:val="18"/>
              </w:rPr>
              <w:t xml:space="preserve"> </w:t>
            </w:r>
            <w:proofErr w:type="spellStart"/>
            <w:r w:rsidR="00802BA7">
              <w:rPr>
                <w:rFonts w:ascii="Arial" w:hAnsi="Arial" w:cs="Arial"/>
                <w:i w:val="0"/>
                <w:iCs w:val="0"/>
                <w:color w:val="000000"/>
                <w:sz w:val="18"/>
                <w:szCs w:val="18"/>
              </w:rPr>
              <w:t>F</w:t>
            </w:r>
            <w:r w:rsidR="00802BA7" w:rsidRPr="001D6697">
              <w:rPr>
                <w:rFonts w:ascii="Arial" w:hAnsi="Arial" w:cs="Arial"/>
                <w:i w:val="0"/>
                <w:iCs w:val="0"/>
                <w:color w:val="000000"/>
                <w:sz w:val="18"/>
                <w:szCs w:val="18"/>
              </w:rPr>
              <w:t>aktörü</w:t>
            </w:r>
            <w:proofErr w:type="spellEnd"/>
            <w:r w:rsidR="00802BA7" w:rsidRPr="001D6697">
              <w:rPr>
                <w:rFonts w:ascii="Arial" w:hAnsi="Arial" w:cs="Arial"/>
                <w:i w:val="0"/>
                <w:iCs w:val="0"/>
                <w:color w:val="000000"/>
                <w:sz w:val="18"/>
                <w:szCs w:val="18"/>
              </w:rPr>
              <w:t xml:space="preserve"> </w:t>
            </w:r>
            <w:proofErr w:type="spellStart"/>
            <w:r w:rsidR="00802BA7" w:rsidRPr="001D6697">
              <w:rPr>
                <w:rFonts w:ascii="Arial" w:hAnsi="Arial" w:cs="Arial"/>
                <w:i w:val="0"/>
                <w:iCs w:val="0"/>
                <w:color w:val="000000"/>
                <w:sz w:val="18"/>
                <w:szCs w:val="18"/>
              </w:rPr>
              <w:t>Denklem</w:t>
            </w:r>
            <w:proofErr w:type="spellEnd"/>
            <w:r w:rsidR="00802BA7" w:rsidRPr="001D6697">
              <w:rPr>
                <w:rFonts w:ascii="Arial" w:hAnsi="Arial" w:cs="Arial"/>
                <w:i w:val="0"/>
                <w:iCs w:val="0"/>
                <w:color w:val="000000"/>
                <w:sz w:val="18"/>
                <w:szCs w:val="18"/>
              </w:rPr>
              <w:t xml:space="preserve"> 2</w:t>
            </w:r>
            <w:r w:rsidR="00802BA7">
              <w:rPr>
                <w:rFonts w:ascii="Arial" w:hAnsi="Arial" w:cs="Arial"/>
                <w:i w:val="0"/>
                <w:iCs w:val="0"/>
                <w:color w:val="000000"/>
                <w:sz w:val="18"/>
                <w:szCs w:val="18"/>
              </w:rPr>
              <w:t xml:space="preserve">’de </w:t>
            </w:r>
            <w:proofErr w:type="spellStart"/>
            <w:r w:rsidR="00802BA7">
              <w:rPr>
                <w:rFonts w:ascii="Arial" w:hAnsi="Arial" w:cs="Arial"/>
                <w:i w:val="0"/>
                <w:iCs w:val="0"/>
                <w:color w:val="000000"/>
                <w:sz w:val="18"/>
                <w:szCs w:val="18"/>
              </w:rPr>
              <w:t>verilmektedir</w:t>
            </w:r>
            <w:proofErr w:type="spellEnd"/>
            <w:r w:rsidR="00802BA7" w:rsidRPr="001D6697">
              <w:rPr>
                <w:rFonts w:ascii="Arial" w:hAnsi="Arial" w:cs="Arial"/>
                <w:i w:val="0"/>
                <w:iCs w:val="0"/>
                <w:color w:val="000000"/>
                <w:sz w:val="18"/>
                <w:szCs w:val="18"/>
              </w:rPr>
              <w:t xml:space="preserve">. </w:t>
            </w:r>
          </w:p>
          <w:p w14:paraId="562D6666" w14:textId="070685FB" w:rsidR="005E205A" w:rsidRDefault="00F9054F" w:rsidP="00466097">
            <w:pPr>
              <w:pStyle w:val="WW-NormalWeb1"/>
              <w:spacing w:before="0" w:after="0"/>
              <w:jc w:val="both"/>
              <w:rPr>
                <w:rFonts w:ascii="Arial" w:hAnsi="Arial" w:cs="Arial"/>
                <w:sz w:val="18"/>
                <w:szCs w:val="18"/>
                <w:lang w:val="en-US" w:eastAsia="tr-TR"/>
              </w:rPr>
            </w:pPr>
            <w:proofErr w:type="spellStart"/>
            <w:r>
              <w:rPr>
                <w:rFonts w:ascii="Arial" w:hAnsi="Arial" w:cs="Arial"/>
                <w:sz w:val="18"/>
                <w:szCs w:val="18"/>
                <w:lang w:val="en-US" w:eastAsia="tr-TR"/>
              </w:rPr>
              <w:t>Şekil</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Faktörü</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için</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ise</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yaygın</w:t>
            </w:r>
            <w:proofErr w:type="spellEnd"/>
            <w:r>
              <w:rPr>
                <w:rFonts w:ascii="Arial" w:hAnsi="Arial" w:cs="Arial"/>
                <w:sz w:val="18"/>
                <w:szCs w:val="18"/>
                <w:lang w:val="en-US" w:eastAsia="tr-TR"/>
              </w:rPr>
              <w:t xml:space="preserve"> </w:t>
            </w:r>
            <w:proofErr w:type="spellStart"/>
            <w:r>
              <w:rPr>
                <w:rFonts w:ascii="Arial" w:hAnsi="Arial" w:cs="Arial"/>
                <w:sz w:val="18"/>
                <w:szCs w:val="18"/>
                <w:lang w:val="en-US" w:eastAsia="tr-TR"/>
              </w:rPr>
              <w:t>olarak</w:t>
            </w:r>
            <w:proofErr w:type="spellEnd"/>
            <w:r>
              <w:rPr>
                <w:rFonts w:ascii="Arial" w:hAnsi="Arial" w:cs="Arial"/>
                <w:sz w:val="18"/>
                <w:szCs w:val="18"/>
                <w:lang w:val="en-US" w:eastAsia="tr-TR"/>
              </w:rPr>
              <w:t xml:space="preserve"> </w:t>
            </w:r>
            <w:proofErr w:type="spellStart"/>
            <w:r w:rsidR="005E205A">
              <w:rPr>
                <w:rFonts w:ascii="Arial" w:hAnsi="Arial" w:cs="Arial"/>
                <w:sz w:val="18"/>
                <w:szCs w:val="18"/>
                <w:lang w:val="en-US" w:eastAsia="tr-TR"/>
              </w:rPr>
              <w:t>kullanılan</w:t>
            </w:r>
            <w:proofErr w:type="spellEnd"/>
            <w:r w:rsidR="005E205A">
              <w:rPr>
                <w:rFonts w:ascii="Arial" w:hAnsi="Arial" w:cs="Arial"/>
                <w:sz w:val="18"/>
                <w:szCs w:val="18"/>
                <w:lang w:val="en-US" w:eastAsia="tr-TR"/>
              </w:rPr>
              <w:t xml:space="preserve"> Corey </w:t>
            </w:r>
            <w:proofErr w:type="spellStart"/>
            <w:r w:rsidR="005E205A">
              <w:rPr>
                <w:rFonts w:ascii="Arial" w:hAnsi="Arial" w:cs="Arial"/>
                <w:sz w:val="18"/>
                <w:szCs w:val="18"/>
                <w:lang w:val="en-US" w:eastAsia="tr-TR"/>
              </w:rPr>
              <w:t>tarafından</w:t>
            </w:r>
            <w:proofErr w:type="spellEnd"/>
            <w:r w:rsidR="005E205A">
              <w:rPr>
                <w:rFonts w:ascii="Arial" w:hAnsi="Arial" w:cs="Arial"/>
                <w:sz w:val="18"/>
                <w:szCs w:val="18"/>
                <w:lang w:val="en-US" w:eastAsia="tr-TR"/>
              </w:rPr>
              <w:t xml:space="preserve"> </w:t>
            </w:r>
            <w:proofErr w:type="spellStart"/>
            <w:r w:rsidR="005E205A">
              <w:rPr>
                <w:rFonts w:ascii="Arial" w:hAnsi="Arial" w:cs="Arial"/>
                <w:sz w:val="18"/>
                <w:szCs w:val="18"/>
                <w:lang w:val="en-US" w:eastAsia="tr-TR"/>
              </w:rPr>
              <w:t>ileri</w:t>
            </w:r>
            <w:proofErr w:type="spellEnd"/>
            <w:r w:rsidR="005E205A">
              <w:rPr>
                <w:rFonts w:ascii="Arial" w:hAnsi="Arial" w:cs="Arial"/>
                <w:sz w:val="18"/>
                <w:szCs w:val="18"/>
                <w:lang w:val="en-US" w:eastAsia="tr-TR"/>
              </w:rPr>
              <w:t xml:space="preserve"> </w:t>
            </w:r>
            <w:proofErr w:type="spellStart"/>
            <w:r w:rsidR="005E205A">
              <w:rPr>
                <w:rFonts w:ascii="Arial" w:hAnsi="Arial" w:cs="Arial"/>
                <w:sz w:val="18"/>
                <w:szCs w:val="18"/>
                <w:lang w:val="en-US" w:eastAsia="tr-TR"/>
              </w:rPr>
              <w:t>sürülen</w:t>
            </w:r>
            <w:proofErr w:type="spellEnd"/>
            <w:r w:rsidR="005E205A">
              <w:rPr>
                <w:rFonts w:ascii="Arial" w:hAnsi="Arial" w:cs="Arial"/>
                <w:sz w:val="18"/>
                <w:szCs w:val="18"/>
                <w:lang w:val="en-US" w:eastAsia="tr-TR"/>
              </w:rPr>
              <w:t xml:space="preserve"> </w:t>
            </w:r>
            <w:proofErr w:type="spellStart"/>
            <w:r w:rsidR="005E205A">
              <w:rPr>
                <w:rFonts w:ascii="Arial" w:hAnsi="Arial" w:cs="Arial"/>
                <w:sz w:val="18"/>
                <w:szCs w:val="18"/>
                <w:lang w:val="en-US" w:eastAsia="tr-TR"/>
              </w:rPr>
              <w:t>Şekil</w:t>
            </w:r>
            <w:proofErr w:type="spellEnd"/>
            <w:r w:rsidR="005E205A">
              <w:rPr>
                <w:rFonts w:ascii="Arial" w:hAnsi="Arial" w:cs="Arial"/>
                <w:sz w:val="18"/>
                <w:szCs w:val="18"/>
                <w:lang w:val="en-US" w:eastAsia="tr-TR"/>
              </w:rPr>
              <w:t xml:space="preserve"> </w:t>
            </w:r>
            <w:proofErr w:type="spellStart"/>
            <w:r w:rsidR="005E205A">
              <w:rPr>
                <w:rFonts w:ascii="Arial" w:hAnsi="Arial" w:cs="Arial"/>
                <w:sz w:val="18"/>
                <w:szCs w:val="18"/>
                <w:lang w:val="en-US" w:eastAsia="tr-TR"/>
              </w:rPr>
              <w:t>Faktörüdür</w:t>
            </w:r>
            <w:proofErr w:type="spellEnd"/>
            <w:r w:rsidR="005E205A">
              <w:rPr>
                <w:rFonts w:ascii="Arial" w:hAnsi="Arial" w:cs="Arial"/>
                <w:sz w:val="18"/>
                <w:szCs w:val="18"/>
                <w:lang w:val="en-US" w:eastAsia="tr-TR"/>
              </w:rPr>
              <w:t xml:space="preserve"> (</w:t>
            </w:r>
            <w:proofErr w:type="spellStart"/>
            <w:r w:rsidR="005E205A">
              <w:rPr>
                <w:rFonts w:ascii="Arial" w:hAnsi="Arial" w:cs="Arial"/>
                <w:sz w:val="18"/>
                <w:szCs w:val="18"/>
                <w:lang w:val="en-US" w:eastAsia="tr-TR"/>
              </w:rPr>
              <w:t>Denklem</w:t>
            </w:r>
            <w:proofErr w:type="spellEnd"/>
            <w:r w:rsidR="005E205A">
              <w:rPr>
                <w:rFonts w:ascii="Arial" w:hAnsi="Arial" w:cs="Arial"/>
                <w:sz w:val="18"/>
                <w:szCs w:val="18"/>
                <w:lang w:val="en-US" w:eastAsia="tr-TR"/>
              </w:rPr>
              <w:t xml:space="preserve"> 6). </w:t>
            </w:r>
          </w:p>
          <w:p w14:paraId="7C803096" w14:textId="63BD2B26" w:rsidR="004F6688" w:rsidRPr="004F6688" w:rsidRDefault="005E205A" w:rsidP="004F6688">
            <w:pPr>
              <w:pStyle w:val="Caption"/>
              <w:keepNext/>
              <w:jc w:val="both"/>
              <w:rPr>
                <w:rFonts w:ascii="Arial" w:hAnsi="Arial" w:cs="Arial"/>
                <w:i w:val="0"/>
                <w:iCs w:val="0"/>
                <w:color w:val="000000"/>
                <w:sz w:val="18"/>
                <w:szCs w:val="18"/>
              </w:rPr>
            </w:pPr>
            <m:oMath>
              <m:r>
                <w:rPr>
                  <w:rFonts w:ascii="Cambria Math" w:hAnsi="Cambria Math" w:cs="Arial"/>
                  <w:color w:val="000000"/>
                  <w:sz w:val="18"/>
                  <w:szCs w:val="18"/>
                </w:rPr>
                <m:t>CSF=</m:t>
              </m:r>
              <m:f>
                <m:fPr>
                  <m:ctrlPr>
                    <w:rPr>
                      <w:rFonts w:ascii="Cambria Math" w:hAnsi="Cambria Math" w:cs="Arial"/>
                      <w:iCs w:val="0"/>
                      <w:color w:val="000000"/>
                      <w:sz w:val="18"/>
                      <w:szCs w:val="18"/>
                    </w:rPr>
                  </m:ctrlPr>
                </m:fPr>
                <m:num>
                  <m:sSub>
                    <m:sSubPr>
                      <m:ctrlPr>
                        <w:rPr>
                          <w:rFonts w:ascii="Cambria Math" w:hAnsi="Cambria Math" w:cs="Arial"/>
                          <w:iCs w:val="0"/>
                          <w:color w:val="000000"/>
                          <w:sz w:val="18"/>
                          <w:szCs w:val="18"/>
                        </w:rPr>
                      </m:ctrlPr>
                    </m:sSubPr>
                    <m:e>
                      <m:r>
                        <w:rPr>
                          <w:rFonts w:ascii="Cambria Math" w:hAnsi="Cambria Math" w:cs="Arial"/>
                          <w:color w:val="000000"/>
                          <w:sz w:val="18"/>
                          <w:szCs w:val="18"/>
                        </w:rPr>
                        <m:t>D</m:t>
                      </m:r>
                    </m:e>
                    <m:sub>
                      <m:r>
                        <w:rPr>
                          <w:rFonts w:ascii="Cambria Math" w:hAnsi="Cambria Math" w:cs="Arial"/>
                          <w:color w:val="000000"/>
                          <w:sz w:val="18"/>
                          <w:szCs w:val="18"/>
                        </w:rPr>
                        <m:t>s</m:t>
                      </m:r>
                    </m:sub>
                  </m:sSub>
                </m:num>
                <m:den>
                  <m:rad>
                    <m:radPr>
                      <m:degHide m:val="1"/>
                      <m:ctrlPr>
                        <w:rPr>
                          <w:rFonts w:ascii="Cambria Math" w:hAnsi="Cambria Math" w:cs="Arial"/>
                          <w:iCs w:val="0"/>
                          <w:color w:val="000000"/>
                          <w:sz w:val="18"/>
                          <w:szCs w:val="18"/>
                        </w:rPr>
                      </m:ctrlPr>
                    </m:radPr>
                    <m:deg/>
                    <m:e>
                      <m:sSub>
                        <m:sSubPr>
                          <m:ctrlPr>
                            <w:rPr>
                              <w:rFonts w:ascii="Cambria Math" w:hAnsi="Cambria Math" w:cs="Arial"/>
                              <w:iCs w:val="0"/>
                              <w:color w:val="000000"/>
                              <w:sz w:val="18"/>
                              <w:szCs w:val="18"/>
                            </w:rPr>
                          </m:ctrlPr>
                        </m:sSubPr>
                        <m:e>
                          <m:r>
                            <w:rPr>
                              <w:rFonts w:ascii="Cambria Math" w:hAnsi="Cambria Math" w:cs="Arial"/>
                              <w:color w:val="000000"/>
                              <w:sz w:val="18"/>
                              <w:szCs w:val="18"/>
                            </w:rPr>
                            <m:t>D</m:t>
                          </m:r>
                        </m:e>
                        <m:sub>
                          <m:r>
                            <w:rPr>
                              <w:rFonts w:ascii="Cambria Math" w:hAnsi="Cambria Math" w:cs="Arial"/>
                              <w:color w:val="000000"/>
                              <w:sz w:val="18"/>
                              <w:szCs w:val="18"/>
                            </w:rPr>
                            <m:t>i</m:t>
                          </m:r>
                        </m:sub>
                      </m:sSub>
                      <m:sSub>
                        <m:sSubPr>
                          <m:ctrlPr>
                            <w:rPr>
                              <w:rFonts w:ascii="Cambria Math" w:hAnsi="Cambria Math" w:cs="Arial"/>
                              <w:iCs w:val="0"/>
                              <w:color w:val="000000"/>
                              <w:sz w:val="18"/>
                              <w:szCs w:val="18"/>
                            </w:rPr>
                          </m:ctrlPr>
                        </m:sSubPr>
                        <m:e>
                          <m:r>
                            <w:rPr>
                              <w:rFonts w:ascii="Cambria Math" w:hAnsi="Cambria Math" w:cs="Arial"/>
                              <w:color w:val="000000"/>
                              <w:sz w:val="18"/>
                              <w:szCs w:val="18"/>
                            </w:rPr>
                            <m:t>D</m:t>
                          </m:r>
                        </m:e>
                        <m:sub>
                          <m:r>
                            <w:rPr>
                              <w:rFonts w:ascii="Cambria Math" w:hAnsi="Cambria Math" w:cs="Arial"/>
                              <w:color w:val="000000"/>
                              <w:sz w:val="18"/>
                              <w:szCs w:val="18"/>
                            </w:rPr>
                            <m:t>l</m:t>
                          </m:r>
                        </m:sub>
                      </m:sSub>
                    </m:e>
                  </m:rad>
                </m:den>
              </m:f>
            </m:oMath>
            <w:r>
              <w:rPr>
                <w:rFonts w:ascii="Arial" w:hAnsi="Arial" w:cs="Arial"/>
                <w:i w:val="0"/>
                <w:iCs w:val="0"/>
                <w:color w:val="000000"/>
                <w:sz w:val="18"/>
                <w:szCs w:val="18"/>
              </w:rPr>
              <w:t xml:space="preserve">                                                                                                                                                    (6)</w:t>
            </w:r>
          </w:p>
          <w:p w14:paraId="7A81CB2F" w14:textId="3B56D872" w:rsidR="005E205A" w:rsidRDefault="004F6688" w:rsidP="004F6688">
            <w:pPr>
              <w:pStyle w:val="Caption"/>
              <w:jc w:val="both"/>
              <w:rPr>
                <w:rFonts w:ascii="Arial" w:hAnsi="Arial" w:cs="Arial"/>
                <w:sz w:val="18"/>
                <w:szCs w:val="18"/>
                <w:lang w:eastAsia="tr-TR"/>
              </w:rPr>
            </w:pPr>
            <w:proofErr w:type="spellStart"/>
            <w:r>
              <w:rPr>
                <w:rFonts w:ascii="Arial" w:hAnsi="Arial" w:cs="Arial"/>
                <w:i w:val="0"/>
                <w:iCs w:val="0"/>
                <w:color w:val="000000"/>
                <w:sz w:val="18"/>
                <w:szCs w:val="18"/>
              </w:rPr>
              <w:t>Yukarıda</w:t>
            </w:r>
            <w:proofErr w:type="spellEnd"/>
            <w:r>
              <w:rPr>
                <w:rFonts w:ascii="Arial" w:hAnsi="Arial" w:cs="Arial"/>
                <w:i w:val="0"/>
                <w:iCs w:val="0"/>
                <w:color w:val="000000"/>
                <w:sz w:val="18"/>
                <w:szCs w:val="18"/>
              </w:rPr>
              <w:t xml:space="preserve"> </w:t>
            </w:r>
            <w:r w:rsidRPr="006366BA">
              <w:rPr>
                <w:rFonts w:ascii="Arial" w:hAnsi="Arial" w:cs="Arial"/>
                <w:i w:val="0"/>
                <w:iCs w:val="0"/>
                <w:color w:val="000000"/>
                <w:sz w:val="18"/>
                <w:szCs w:val="18"/>
              </w:rPr>
              <w:t>D</w:t>
            </w:r>
            <w:r w:rsidRPr="006366BA">
              <w:rPr>
                <w:rFonts w:ascii="Arial" w:hAnsi="Arial" w:cs="Arial"/>
                <w:i w:val="0"/>
                <w:iCs w:val="0"/>
                <w:color w:val="000000"/>
                <w:sz w:val="18"/>
                <w:szCs w:val="18"/>
                <w:vertAlign w:val="subscript"/>
              </w:rPr>
              <w:t>l</w:t>
            </w:r>
            <w:r w:rsidRPr="00D51414">
              <w:rPr>
                <w:rFonts w:ascii="Arial" w:hAnsi="Arial" w:cs="Arial"/>
                <w:i w:val="0"/>
                <w:iCs w:val="0"/>
                <w:color w:val="000000"/>
                <w:sz w:val="18"/>
                <w:szCs w:val="18"/>
              </w:rPr>
              <w:t xml:space="preserve"> </w:t>
            </w:r>
            <w:proofErr w:type="spellStart"/>
            <w:r w:rsidRPr="00D51414">
              <w:rPr>
                <w:rFonts w:ascii="Arial" w:hAnsi="Arial" w:cs="Arial"/>
                <w:i w:val="0"/>
                <w:iCs w:val="0"/>
                <w:color w:val="000000"/>
                <w:sz w:val="18"/>
                <w:szCs w:val="18"/>
              </w:rPr>
              <w:t>uzun</w:t>
            </w:r>
            <w:proofErr w:type="spellEnd"/>
            <w:r w:rsidRPr="00D51414">
              <w:rPr>
                <w:rFonts w:ascii="Arial" w:hAnsi="Arial" w:cs="Arial"/>
                <w:i w:val="0"/>
                <w:iCs w:val="0"/>
                <w:color w:val="000000"/>
                <w:sz w:val="18"/>
                <w:szCs w:val="18"/>
              </w:rPr>
              <w:t>, D</w:t>
            </w:r>
            <w:r w:rsidRPr="00D51414">
              <w:rPr>
                <w:rFonts w:ascii="Arial" w:hAnsi="Arial" w:cs="Arial"/>
                <w:i w:val="0"/>
                <w:iCs w:val="0"/>
                <w:color w:val="000000"/>
                <w:sz w:val="18"/>
                <w:szCs w:val="18"/>
                <w:vertAlign w:val="subscript"/>
              </w:rPr>
              <w:t>i</w:t>
            </w:r>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ara</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ve</w:t>
            </w:r>
            <w:proofErr w:type="spellEnd"/>
            <w:r w:rsidRPr="001D6697">
              <w:rPr>
                <w:rFonts w:ascii="Arial" w:hAnsi="Arial" w:cs="Arial"/>
                <w:i w:val="0"/>
                <w:iCs w:val="0"/>
                <w:color w:val="000000"/>
                <w:sz w:val="18"/>
                <w:szCs w:val="18"/>
              </w:rPr>
              <w:t xml:space="preserve"> D</w:t>
            </w:r>
            <w:r w:rsidRPr="001D6697">
              <w:rPr>
                <w:rFonts w:ascii="Arial" w:hAnsi="Arial" w:cs="Arial"/>
                <w:i w:val="0"/>
                <w:iCs w:val="0"/>
                <w:color w:val="000000"/>
                <w:sz w:val="18"/>
                <w:szCs w:val="18"/>
                <w:vertAlign w:val="subscript"/>
              </w:rPr>
              <w:t>s</w:t>
            </w:r>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kısa</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çapı</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ifade</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etmektedir</w:t>
            </w:r>
            <w:proofErr w:type="spellEnd"/>
            <w:r w:rsidRPr="001D6697">
              <w:rPr>
                <w:rFonts w:ascii="Arial" w:hAnsi="Arial" w:cs="Arial"/>
                <w:i w:val="0"/>
                <w:iCs w:val="0"/>
                <w:color w:val="000000"/>
                <w:sz w:val="18"/>
                <w:szCs w:val="18"/>
              </w:rPr>
              <w:t xml:space="preserve">. </w:t>
            </w:r>
            <w:proofErr w:type="spellStart"/>
            <w:r w:rsidR="005E205A" w:rsidRPr="004F6688">
              <w:rPr>
                <w:rFonts w:ascii="Arial" w:hAnsi="Arial" w:cs="Arial"/>
                <w:i w:val="0"/>
                <w:iCs w:val="0"/>
                <w:sz w:val="18"/>
                <w:szCs w:val="18"/>
                <w:lang w:eastAsia="tr-TR"/>
              </w:rPr>
              <w:t>Denklem</w:t>
            </w:r>
            <w:proofErr w:type="spellEnd"/>
            <w:r w:rsidR="005E205A" w:rsidRPr="004F6688">
              <w:rPr>
                <w:rFonts w:ascii="Arial" w:hAnsi="Arial" w:cs="Arial"/>
                <w:i w:val="0"/>
                <w:iCs w:val="0"/>
                <w:sz w:val="18"/>
                <w:szCs w:val="18"/>
                <w:lang w:eastAsia="tr-TR"/>
              </w:rPr>
              <w:t xml:space="preserve"> (5) </w:t>
            </w:r>
            <w:proofErr w:type="spellStart"/>
            <w:r w:rsidR="005E205A" w:rsidRPr="004F6688">
              <w:rPr>
                <w:rFonts w:ascii="Arial" w:hAnsi="Arial" w:cs="Arial"/>
                <w:i w:val="0"/>
                <w:iCs w:val="0"/>
                <w:sz w:val="18"/>
                <w:szCs w:val="18"/>
                <w:lang w:eastAsia="tr-TR"/>
              </w:rPr>
              <w:t>ve</w:t>
            </w:r>
            <w:proofErr w:type="spellEnd"/>
            <w:r w:rsidR="005E205A" w:rsidRPr="004F6688">
              <w:rPr>
                <w:rFonts w:ascii="Arial" w:hAnsi="Arial" w:cs="Arial"/>
                <w:i w:val="0"/>
                <w:iCs w:val="0"/>
                <w:sz w:val="18"/>
                <w:szCs w:val="18"/>
                <w:lang w:eastAsia="tr-TR"/>
              </w:rPr>
              <w:t xml:space="preserve"> (6)</w:t>
            </w:r>
            <w:r>
              <w:rPr>
                <w:rFonts w:ascii="Arial" w:hAnsi="Arial" w:cs="Arial"/>
                <w:i w:val="0"/>
                <w:iCs w:val="0"/>
                <w:sz w:val="18"/>
                <w:szCs w:val="18"/>
                <w:lang w:eastAsia="tr-TR"/>
              </w:rPr>
              <w:t>’</w:t>
            </w:r>
            <w:proofErr w:type="spellStart"/>
            <w:r>
              <w:rPr>
                <w:rFonts w:ascii="Arial" w:hAnsi="Arial" w:cs="Arial"/>
                <w:i w:val="0"/>
                <w:iCs w:val="0"/>
                <w:sz w:val="18"/>
                <w:szCs w:val="18"/>
                <w:lang w:eastAsia="tr-TR"/>
              </w:rPr>
              <w:t>daki</w:t>
            </w:r>
            <w:proofErr w:type="spellEnd"/>
            <w:r>
              <w:rPr>
                <w:rFonts w:ascii="Arial" w:hAnsi="Arial" w:cs="Arial"/>
                <w:i w:val="0"/>
                <w:iCs w:val="0"/>
                <w:sz w:val="18"/>
                <w:szCs w:val="18"/>
                <w:lang w:eastAsia="tr-TR"/>
              </w:rPr>
              <w:t xml:space="preserve"> </w:t>
            </w:r>
            <w:proofErr w:type="spellStart"/>
            <w:r>
              <w:rPr>
                <w:rFonts w:ascii="Arial" w:hAnsi="Arial" w:cs="Arial"/>
                <w:i w:val="0"/>
                <w:iCs w:val="0"/>
                <w:sz w:val="18"/>
                <w:szCs w:val="18"/>
                <w:lang w:eastAsia="tr-TR"/>
              </w:rPr>
              <w:t>yaklaşım</w:t>
            </w:r>
            <w:proofErr w:type="spellEnd"/>
            <w:r>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doğal</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aşınmayla</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oluşan</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parçacıklar</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için</w:t>
            </w:r>
            <w:proofErr w:type="spellEnd"/>
            <w:r w:rsidR="0076296C">
              <w:rPr>
                <w:rFonts w:ascii="Arial" w:hAnsi="Arial" w:cs="Arial"/>
                <w:i w:val="0"/>
                <w:iCs w:val="0"/>
                <w:sz w:val="18"/>
                <w:szCs w:val="18"/>
                <w:lang w:eastAsia="tr-TR"/>
              </w:rPr>
              <w:t xml:space="preserve"> </w:t>
            </w:r>
            <w:proofErr w:type="spellStart"/>
            <w:r w:rsidR="000B6D41">
              <w:rPr>
                <w:rFonts w:ascii="Arial" w:hAnsi="Arial" w:cs="Arial"/>
                <w:i w:val="0"/>
                <w:iCs w:val="0"/>
                <w:sz w:val="18"/>
                <w:szCs w:val="18"/>
                <w:lang w:eastAsia="tr-TR"/>
              </w:rPr>
              <w:t>ağırlıklı</w:t>
            </w:r>
            <w:proofErr w:type="spellEnd"/>
            <w:r w:rsidR="000B6D41">
              <w:rPr>
                <w:rFonts w:ascii="Arial" w:hAnsi="Arial" w:cs="Arial"/>
                <w:i w:val="0"/>
                <w:iCs w:val="0"/>
                <w:sz w:val="18"/>
                <w:szCs w:val="18"/>
                <w:lang w:eastAsia="tr-TR"/>
              </w:rPr>
              <w:t xml:space="preserve"> </w:t>
            </w:r>
            <w:proofErr w:type="spellStart"/>
            <w:r w:rsidR="000B6D41">
              <w:rPr>
                <w:rFonts w:ascii="Arial" w:hAnsi="Arial" w:cs="Arial"/>
                <w:i w:val="0"/>
                <w:iCs w:val="0"/>
                <w:sz w:val="18"/>
                <w:szCs w:val="18"/>
                <w:lang w:eastAsia="tr-TR"/>
              </w:rPr>
              <w:t>olarak</w:t>
            </w:r>
            <w:proofErr w:type="spellEnd"/>
            <w:r w:rsidR="000B6D41">
              <w:rPr>
                <w:rFonts w:ascii="Arial" w:hAnsi="Arial" w:cs="Arial"/>
                <w:i w:val="0"/>
                <w:iCs w:val="0"/>
                <w:sz w:val="18"/>
                <w:szCs w:val="18"/>
                <w:lang w:eastAsia="tr-TR"/>
              </w:rPr>
              <w:t xml:space="preserve"> </w:t>
            </w:r>
            <w:proofErr w:type="spellStart"/>
            <w:r w:rsidR="000B6D41">
              <w:rPr>
                <w:rFonts w:ascii="Arial" w:hAnsi="Arial" w:cs="Arial"/>
                <w:i w:val="0"/>
                <w:iCs w:val="0"/>
                <w:sz w:val="18"/>
                <w:szCs w:val="18"/>
                <w:lang w:eastAsia="tr-TR"/>
              </w:rPr>
              <w:t>kullanılmakla</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birlikte</w:t>
            </w:r>
            <w:proofErr w:type="spellEnd"/>
            <w:r w:rsidR="0076296C">
              <w:rPr>
                <w:rFonts w:ascii="Arial" w:hAnsi="Arial" w:cs="Arial"/>
                <w:i w:val="0"/>
                <w:iCs w:val="0"/>
                <w:sz w:val="18"/>
                <w:szCs w:val="18"/>
                <w:lang w:eastAsia="tr-TR"/>
              </w:rPr>
              <w:t xml:space="preserve"> </w:t>
            </w:r>
            <w:proofErr w:type="spellStart"/>
            <w:r w:rsidR="00B311AD">
              <w:rPr>
                <w:rFonts w:ascii="Arial" w:hAnsi="Arial" w:cs="Arial"/>
                <w:i w:val="0"/>
                <w:iCs w:val="0"/>
                <w:sz w:val="18"/>
                <w:szCs w:val="18"/>
                <w:lang w:eastAsia="tr-TR"/>
              </w:rPr>
              <w:t>MP</w:t>
            </w:r>
            <w:r w:rsidR="0076296C">
              <w:rPr>
                <w:rFonts w:ascii="Arial" w:hAnsi="Arial" w:cs="Arial"/>
                <w:i w:val="0"/>
                <w:iCs w:val="0"/>
                <w:sz w:val="18"/>
                <w:szCs w:val="18"/>
                <w:lang w:eastAsia="tr-TR"/>
              </w:rPr>
              <w:t>ler</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gibi</w:t>
            </w:r>
            <w:proofErr w:type="spellEnd"/>
            <w:r w:rsidR="0076296C">
              <w:rPr>
                <w:rFonts w:ascii="Arial" w:hAnsi="Arial" w:cs="Arial"/>
                <w:i w:val="0"/>
                <w:iCs w:val="0"/>
                <w:sz w:val="18"/>
                <w:szCs w:val="18"/>
                <w:lang w:eastAsia="tr-TR"/>
              </w:rPr>
              <w:t xml:space="preserve"> </w:t>
            </w:r>
            <w:proofErr w:type="spellStart"/>
            <w:r w:rsidR="007A1127">
              <w:rPr>
                <w:rFonts w:ascii="Arial" w:hAnsi="Arial" w:cs="Arial"/>
                <w:i w:val="0"/>
                <w:iCs w:val="0"/>
                <w:sz w:val="18"/>
                <w:szCs w:val="18"/>
                <w:lang w:eastAsia="tr-TR"/>
              </w:rPr>
              <w:t>geniş</w:t>
            </w:r>
            <w:proofErr w:type="spellEnd"/>
            <w:r w:rsidR="007A1127">
              <w:rPr>
                <w:rFonts w:ascii="Arial" w:hAnsi="Arial" w:cs="Arial"/>
                <w:i w:val="0"/>
                <w:iCs w:val="0"/>
                <w:sz w:val="18"/>
                <w:szCs w:val="18"/>
                <w:lang w:eastAsia="tr-TR"/>
              </w:rPr>
              <w:t xml:space="preserve"> </w:t>
            </w:r>
            <w:proofErr w:type="spellStart"/>
            <w:r w:rsidR="007A1127">
              <w:rPr>
                <w:rFonts w:ascii="Arial" w:hAnsi="Arial" w:cs="Arial"/>
                <w:i w:val="0"/>
                <w:iCs w:val="0"/>
                <w:sz w:val="18"/>
                <w:szCs w:val="18"/>
                <w:lang w:eastAsia="tr-TR"/>
              </w:rPr>
              <w:t>bir</w:t>
            </w:r>
            <w:proofErr w:type="spellEnd"/>
            <w:r w:rsidR="007A1127">
              <w:rPr>
                <w:rFonts w:ascii="Arial" w:hAnsi="Arial" w:cs="Arial"/>
                <w:i w:val="0"/>
                <w:iCs w:val="0"/>
                <w:sz w:val="18"/>
                <w:szCs w:val="18"/>
                <w:lang w:eastAsia="tr-TR"/>
              </w:rPr>
              <w:t xml:space="preserve"> </w:t>
            </w:r>
            <w:proofErr w:type="spellStart"/>
            <w:r w:rsidR="007A1127">
              <w:rPr>
                <w:rFonts w:ascii="Arial" w:hAnsi="Arial" w:cs="Arial"/>
                <w:i w:val="0"/>
                <w:iCs w:val="0"/>
                <w:sz w:val="18"/>
                <w:szCs w:val="18"/>
                <w:lang w:eastAsia="tr-TR"/>
              </w:rPr>
              <w:t>aralıktaki</w:t>
            </w:r>
            <w:proofErr w:type="spellEnd"/>
            <w:r w:rsidR="007A1127">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karmışık</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şeklin</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yaygın</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olduğu</w:t>
            </w:r>
            <w:proofErr w:type="spellEnd"/>
            <w:r w:rsidR="0076296C">
              <w:rPr>
                <w:rFonts w:ascii="Arial" w:hAnsi="Arial" w:cs="Arial"/>
                <w:i w:val="0"/>
                <w:iCs w:val="0"/>
                <w:sz w:val="18"/>
                <w:szCs w:val="18"/>
                <w:lang w:eastAsia="tr-TR"/>
              </w:rPr>
              <w:t xml:space="preserve"> </w:t>
            </w:r>
            <w:proofErr w:type="spellStart"/>
            <w:r>
              <w:rPr>
                <w:rFonts w:ascii="Arial" w:hAnsi="Arial" w:cs="Arial"/>
                <w:i w:val="0"/>
                <w:iCs w:val="0"/>
                <w:sz w:val="18"/>
                <w:szCs w:val="18"/>
                <w:lang w:eastAsia="tr-TR"/>
              </w:rPr>
              <w:t>düzensiz</w:t>
            </w:r>
            <w:proofErr w:type="spellEnd"/>
            <w:r>
              <w:rPr>
                <w:rFonts w:ascii="Arial" w:hAnsi="Arial" w:cs="Arial"/>
                <w:i w:val="0"/>
                <w:iCs w:val="0"/>
                <w:sz w:val="18"/>
                <w:szCs w:val="18"/>
                <w:lang w:eastAsia="tr-TR"/>
              </w:rPr>
              <w:t xml:space="preserve"> </w:t>
            </w:r>
            <w:proofErr w:type="spellStart"/>
            <w:r>
              <w:rPr>
                <w:rFonts w:ascii="Arial" w:hAnsi="Arial" w:cs="Arial"/>
                <w:i w:val="0"/>
                <w:iCs w:val="0"/>
                <w:sz w:val="18"/>
                <w:szCs w:val="18"/>
                <w:lang w:eastAsia="tr-TR"/>
              </w:rPr>
              <w:t>şekilli</w:t>
            </w:r>
            <w:proofErr w:type="spellEnd"/>
            <w:r>
              <w:rPr>
                <w:rFonts w:ascii="Arial" w:hAnsi="Arial" w:cs="Arial"/>
                <w:i w:val="0"/>
                <w:iCs w:val="0"/>
                <w:sz w:val="18"/>
                <w:szCs w:val="18"/>
                <w:lang w:eastAsia="tr-TR"/>
              </w:rPr>
              <w:t xml:space="preserve"> </w:t>
            </w:r>
            <w:proofErr w:type="spellStart"/>
            <w:r>
              <w:rPr>
                <w:rFonts w:ascii="Arial" w:hAnsi="Arial" w:cs="Arial"/>
                <w:i w:val="0"/>
                <w:iCs w:val="0"/>
                <w:sz w:val="18"/>
                <w:szCs w:val="18"/>
                <w:lang w:eastAsia="tr-TR"/>
              </w:rPr>
              <w:t>parçacıklar</w:t>
            </w:r>
            <w:proofErr w:type="spellEnd"/>
            <w:r>
              <w:rPr>
                <w:rFonts w:ascii="Arial" w:hAnsi="Arial" w:cs="Arial"/>
                <w:i w:val="0"/>
                <w:iCs w:val="0"/>
                <w:sz w:val="18"/>
                <w:szCs w:val="18"/>
                <w:lang w:eastAsia="tr-TR"/>
              </w:rPr>
              <w:t xml:space="preserve"> </w:t>
            </w:r>
            <w:proofErr w:type="spellStart"/>
            <w:r>
              <w:rPr>
                <w:rFonts w:ascii="Arial" w:hAnsi="Arial" w:cs="Arial"/>
                <w:i w:val="0"/>
                <w:iCs w:val="0"/>
                <w:sz w:val="18"/>
                <w:szCs w:val="18"/>
                <w:lang w:eastAsia="tr-TR"/>
              </w:rPr>
              <w:t>için</w:t>
            </w:r>
            <w:proofErr w:type="spellEnd"/>
            <w:r>
              <w:rPr>
                <w:rFonts w:ascii="Arial" w:hAnsi="Arial" w:cs="Arial"/>
                <w:i w:val="0"/>
                <w:iCs w:val="0"/>
                <w:sz w:val="18"/>
                <w:szCs w:val="18"/>
                <w:lang w:eastAsia="tr-TR"/>
              </w:rPr>
              <w:t xml:space="preserve"> </w:t>
            </w:r>
            <w:proofErr w:type="spellStart"/>
            <w:r>
              <w:rPr>
                <w:rFonts w:ascii="Arial" w:hAnsi="Arial" w:cs="Arial"/>
                <w:i w:val="0"/>
                <w:iCs w:val="0"/>
                <w:sz w:val="18"/>
                <w:szCs w:val="18"/>
                <w:lang w:eastAsia="tr-TR"/>
              </w:rPr>
              <w:t>yeterli</w:t>
            </w:r>
            <w:proofErr w:type="spellEnd"/>
            <w:r>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doğrulukta</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sonuçlar</w:t>
            </w:r>
            <w:proofErr w:type="spellEnd"/>
            <w:r w:rsidR="0076296C">
              <w:rPr>
                <w:rFonts w:ascii="Arial" w:hAnsi="Arial" w:cs="Arial"/>
                <w:i w:val="0"/>
                <w:iCs w:val="0"/>
                <w:sz w:val="18"/>
                <w:szCs w:val="18"/>
                <w:lang w:eastAsia="tr-TR"/>
              </w:rPr>
              <w:t xml:space="preserve"> </w:t>
            </w:r>
            <w:proofErr w:type="spellStart"/>
            <w:r w:rsidR="0076296C">
              <w:rPr>
                <w:rFonts w:ascii="Arial" w:hAnsi="Arial" w:cs="Arial"/>
                <w:i w:val="0"/>
                <w:iCs w:val="0"/>
                <w:sz w:val="18"/>
                <w:szCs w:val="18"/>
                <w:lang w:eastAsia="tr-TR"/>
              </w:rPr>
              <w:t>vermemektedir</w:t>
            </w:r>
            <w:proofErr w:type="spellEnd"/>
            <w:r w:rsidR="0076296C">
              <w:rPr>
                <w:rFonts w:ascii="Arial" w:hAnsi="Arial" w:cs="Arial"/>
                <w:i w:val="0"/>
                <w:iCs w:val="0"/>
                <w:sz w:val="18"/>
                <w:szCs w:val="18"/>
                <w:lang w:eastAsia="tr-TR"/>
              </w:rPr>
              <w:t xml:space="preserve"> </w:t>
            </w:r>
            <w:r w:rsidR="0076296C" w:rsidRPr="006366BA">
              <w:rPr>
                <w:rFonts w:ascii="Arial" w:hAnsi="Arial" w:cs="Arial"/>
                <w:i w:val="0"/>
                <w:iCs w:val="0"/>
                <w:sz w:val="18"/>
              </w:rPr>
              <w:t>(</w:t>
            </w:r>
            <w:proofErr w:type="spellStart"/>
            <w:r w:rsidR="0076296C" w:rsidRPr="006366BA">
              <w:rPr>
                <w:rFonts w:ascii="Arial" w:hAnsi="Arial" w:cs="Arial"/>
                <w:i w:val="0"/>
                <w:iCs w:val="0"/>
                <w:sz w:val="18"/>
              </w:rPr>
              <w:t>Göğüş</w:t>
            </w:r>
            <w:proofErr w:type="spellEnd"/>
            <w:r w:rsidR="0076296C" w:rsidRPr="006366BA">
              <w:rPr>
                <w:rFonts w:ascii="Arial" w:hAnsi="Arial" w:cs="Arial"/>
                <w:i w:val="0"/>
                <w:iCs w:val="0"/>
                <w:sz w:val="18"/>
              </w:rPr>
              <w:t xml:space="preserve"> </w:t>
            </w:r>
            <w:proofErr w:type="spellStart"/>
            <w:r w:rsidR="0076296C" w:rsidRPr="006366BA">
              <w:rPr>
                <w:rFonts w:ascii="Arial" w:hAnsi="Arial" w:cs="Arial"/>
                <w:i w:val="0"/>
                <w:iCs w:val="0"/>
                <w:sz w:val="18"/>
              </w:rPr>
              <w:t>vd</w:t>
            </w:r>
            <w:proofErr w:type="spellEnd"/>
            <w:r w:rsidR="0076296C">
              <w:rPr>
                <w:rFonts w:ascii="Arial" w:hAnsi="Arial" w:cs="Arial"/>
                <w:i w:val="0"/>
                <w:iCs w:val="0"/>
                <w:sz w:val="18"/>
              </w:rPr>
              <w:t>.</w:t>
            </w:r>
            <w:r w:rsidR="0076296C" w:rsidRPr="006366BA">
              <w:rPr>
                <w:rFonts w:ascii="Arial" w:hAnsi="Arial" w:cs="Arial"/>
                <w:i w:val="0"/>
                <w:iCs w:val="0"/>
                <w:sz w:val="18"/>
              </w:rPr>
              <w:t>, 2001)</w:t>
            </w:r>
            <w:r w:rsidR="0076296C">
              <w:rPr>
                <w:rFonts w:ascii="Arial" w:hAnsi="Arial" w:cs="Arial"/>
                <w:i w:val="0"/>
                <w:iCs w:val="0"/>
                <w:sz w:val="18"/>
              </w:rPr>
              <w:t xml:space="preserve">. </w:t>
            </w:r>
            <w:r w:rsidR="005E205A">
              <w:rPr>
                <w:rFonts w:ascii="Arial" w:hAnsi="Arial" w:cs="Arial"/>
                <w:sz w:val="18"/>
                <w:szCs w:val="18"/>
                <w:lang w:eastAsia="tr-TR"/>
              </w:rPr>
              <w:t xml:space="preserve"> </w:t>
            </w:r>
          </w:p>
          <w:p w14:paraId="5D06C5D1" w14:textId="77777777" w:rsidR="005E205A" w:rsidRDefault="005E205A" w:rsidP="00466097">
            <w:pPr>
              <w:pStyle w:val="WW-NormalWeb1"/>
              <w:spacing w:before="0" w:after="0"/>
              <w:jc w:val="both"/>
              <w:rPr>
                <w:rFonts w:ascii="Arial" w:hAnsi="Arial" w:cs="Arial"/>
                <w:sz w:val="18"/>
                <w:szCs w:val="18"/>
                <w:lang w:val="en-US" w:eastAsia="tr-TR"/>
              </w:rPr>
            </w:pPr>
          </w:p>
          <w:p w14:paraId="6B5A9FD0" w14:textId="77777777" w:rsidR="009F64BD" w:rsidRDefault="00466097" w:rsidP="009F64BD">
            <w:pPr>
              <w:pStyle w:val="WW-NormalWeb1"/>
              <w:spacing w:before="0" w:after="0"/>
              <w:jc w:val="both"/>
              <w:rPr>
                <w:rFonts w:ascii="Arial" w:hAnsi="Arial" w:cs="Arial"/>
                <w:sz w:val="18"/>
                <w:szCs w:val="18"/>
                <w:lang w:val="en-US" w:eastAsia="tr-TR"/>
              </w:rPr>
            </w:pPr>
            <w:proofErr w:type="spellStart"/>
            <w:r w:rsidRPr="00067FDB">
              <w:rPr>
                <w:rFonts w:ascii="Arial" w:hAnsi="Arial" w:cs="Arial"/>
                <w:sz w:val="18"/>
                <w:szCs w:val="18"/>
                <w:lang w:val="en-US" w:eastAsia="tr-TR"/>
              </w:rPr>
              <w:t>Önerilen</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bu</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proje</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kapsamında</w:t>
            </w:r>
            <w:proofErr w:type="spellEnd"/>
            <w:r w:rsidRPr="00067FDB">
              <w:rPr>
                <w:rFonts w:ascii="Arial" w:hAnsi="Arial" w:cs="Arial"/>
                <w:sz w:val="18"/>
                <w:szCs w:val="18"/>
                <w:lang w:val="en-US" w:eastAsia="tr-TR"/>
              </w:rPr>
              <w:t xml:space="preserve"> </w:t>
            </w:r>
            <w:proofErr w:type="spellStart"/>
            <w:r w:rsidRPr="00067FDB">
              <w:rPr>
                <w:rFonts w:ascii="Arial" w:hAnsi="Arial" w:cs="Arial"/>
                <w:sz w:val="18"/>
                <w:szCs w:val="18"/>
                <w:lang w:val="en-US" w:eastAsia="tr-TR"/>
              </w:rPr>
              <w:t>ise</w:t>
            </w:r>
            <w:proofErr w:type="spellEnd"/>
            <w:r w:rsidR="001D3D8A">
              <w:rPr>
                <w:rFonts w:ascii="Arial" w:hAnsi="Arial" w:cs="Arial"/>
                <w:sz w:val="18"/>
                <w:szCs w:val="18"/>
                <w:lang w:val="en-US" w:eastAsia="tr-TR"/>
              </w:rPr>
              <w:t xml:space="preserve"> (5) </w:t>
            </w:r>
            <w:proofErr w:type="spellStart"/>
            <w:r w:rsidR="001D3D8A">
              <w:rPr>
                <w:rFonts w:ascii="Arial" w:hAnsi="Arial" w:cs="Arial"/>
                <w:sz w:val="18"/>
                <w:szCs w:val="18"/>
                <w:lang w:val="en-US" w:eastAsia="tr-TR"/>
              </w:rPr>
              <w:t>nolu</w:t>
            </w:r>
            <w:proofErr w:type="spellEnd"/>
            <w:r w:rsidR="001D3D8A">
              <w:rPr>
                <w:rFonts w:ascii="Arial" w:hAnsi="Arial" w:cs="Arial"/>
                <w:sz w:val="18"/>
                <w:szCs w:val="18"/>
                <w:lang w:val="en-US" w:eastAsia="tr-TR"/>
              </w:rPr>
              <w:t xml:space="preserve"> </w:t>
            </w:r>
            <w:proofErr w:type="spellStart"/>
            <w:r w:rsidR="001D3D8A">
              <w:rPr>
                <w:rFonts w:ascii="Arial" w:hAnsi="Arial" w:cs="Arial"/>
                <w:sz w:val="18"/>
                <w:szCs w:val="18"/>
                <w:lang w:val="en-US" w:eastAsia="tr-TR"/>
              </w:rPr>
              <w:t>denklemdeki</w:t>
            </w:r>
            <w:proofErr w:type="spellEnd"/>
            <w:r w:rsidR="001D3D8A">
              <w:rPr>
                <w:rFonts w:ascii="Arial" w:hAnsi="Arial" w:cs="Arial"/>
                <w:sz w:val="18"/>
                <w:szCs w:val="18"/>
                <w:lang w:val="en-US" w:eastAsia="tr-TR"/>
              </w:rPr>
              <w:t xml:space="preserve"> </w:t>
            </w:r>
            <w:proofErr w:type="spellStart"/>
            <w:r w:rsidR="001D3D8A">
              <w:rPr>
                <w:rFonts w:ascii="Arial" w:hAnsi="Arial" w:cs="Arial"/>
                <w:sz w:val="18"/>
                <w:szCs w:val="18"/>
                <w:lang w:val="en-US" w:eastAsia="tr-TR"/>
              </w:rPr>
              <w:t>gibi</w:t>
            </w:r>
            <w:proofErr w:type="spellEnd"/>
            <w:r w:rsidRPr="00067FDB">
              <w:rPr>
                <w:rFonts w:ascii="Arial" w:hAnsi="Arial" w:cs="Arial"/>
                <w:sz w:val="18"/>
                <w:szCs w:val="18"/>
                <w:lang w:val="en-US" w:eastAsia="tr-TR"/>
              </w:rPr>
              <w:t xml:space="preserve"> </w:t>
            </w:r>
            <w:proofErr w:type="spellStart"/>
            <w:r w:rsidRPr="001D3D8A">
              <w:rPr>
                <w:rFonts w:ascii="Arial" w:hAnsi="Arial" w:cs="Arial"/>
                <w:b/>
                <w:bCs/>
                <w:sz w:val="18"/>
                <w:szCs w:val="18"/>
                <w:lang w:val="en-US" w:eastAsia="tr-TR"/>
              </w:rPr>
              <w:t>küresellikten</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ziyade</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dikdörtgen</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prizmatik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bir</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şekle</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dönüştürülmesi</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yapıla</w:t>
            </w:r>
            <w:r>
              <w:rPr>
                <w:rFonts w:ascii="Arial" w:hAnsi="Arial" w:cs="Arial"/>
                <w:sz w:val="18"/>
                <w:szCs w:val="18"/>
                <w:lang w:val="en-US" w:eastAsia="tr-TR"/>
              </w:rPr>
              <w:t>caktır</w:t>
            </w:r>
            <w:proofErr w:type="spellEnd"/>
            <w:r>
              <w:rPr>
                <w:rFonts w:ascii="Arial" w:hAnsi="Arial" w:cs="Arial"/>
                <w:sz w:val="18"/>
                <w:szCs w:val="18"/>
                <w:lang w:val="en-US" w:eastAsia="tr-TR"/>
              </w:rPr>
              <w:t>.</w:t>
            </w:r>
            <w:r w:rsidR="00F9054F">
              <w:rPr>
                <w:rFonts w:ascii="Arial" w:hAnsi="Arial" w:cs="Arial"/>
                <w:sz w:val="18"/>
                <w:szCs w:val="18"/>
                <w:lang w:val="en-US" w:eastAsia="tr-TR"/>
              </w:rPr>
              <w:t xml:space="preserve"> </w:t>
            </w:r>
            <w:proofErr w:type="spellStart"/>
            <w:r w:rsidR="001D3D8A">
              <w:rPr>
                <w:rFonts w:ascii="Arial" w:hAnsi="Arial" w:cs="Arial"/>
                <w:sz w:val="18"/>
                <w:szCs w:val="18"/>
                <w:lang w:val="en-US" w:eastAsia="tr-TR"/>
              </w:rPr>
              <w:t>Burada</w:t>
            </w:r>
            <w:proofErr w:type="spellEnd"/>
            <w:r w:rsidR="001D3D8A">
              <w:rPr>
                <w:rFonts w:ascii="Arial" w:hAnsi="Arial" w:cs="Arial"/>
                <w:sz w:val="18"/>
                <w:szCs w:val="18"/>
                <w:lang w:val="en-US" w:eastAsia="tr-TR"/>
              </w:rPr>
              <w:t xml:space="preserve"> </w:t>
            </w:r>
            <w:proofErr w:type="spellStart"/>
            <w:r w:rsidR="001D3D8A">
              <w:rPr>
                <w:rFonts w:ascii="Arial" w:hAnsi="Arial" w:cs="Arial"/>
                <w:sz w:val="18"/>
                <w:szCs w:val="18"/>
                <w:lang w:val="en-US" w:eastAsia="tr-TR"/>
              </w:rPr>
              <w:t>p</w:t>
            </w:r>
            <w:r w:rsidRPr="000A2D68">
              <w:rPr>
                <w:rFonts w:ascii="Arial" w:hAnsi="Arial" w:cs="Arial"/>
                <w:sz w:val="18"/>
                <w:szCs w:val="18"/>
                <w:lang w:val="en-US" w:eastAsia="tr-TR"/>
              </w:rPr>
              <w:t>arçacık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dikdörtgen</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prizması</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içine</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alınarak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prizmanın</w:t>
            </w:r>
            <w:proofErr w:type="spellEnd"/>
            <w:r w:rsidRPr="000A2D68">
              <w:rPr>
                <w:rFonts w:ascii="Arial" w:hAnsi="Arial" w:cs="Arial"/>
                <w:sz w:val="18"/>
                <w:szCs w:val="18"/>
                <w:lang w:val="en-US" w:eastAsia="tr-TR"/>
              </w:rPr>
              <w:t xml:space="preserve"> </w:t>
            </w:r>
            <w:proofErr w:type="spellStart"/>
            <w:r w:rsidR="001D3D8A">
              <w:rPr>
                <w:rFonts w:ascii="Arial" w:hAnsi="Arial" w:cs="Arial"/>
                <w:sz w:val="18"/>
                <w:szCs w:val="18"/>
                <w:lang w:val="en-US" w:eastAsia="tr-TR"/>
              </w:rPr>
              <w:t>en</w:t>
            </w:r>
            <w:proofErr w:type="spellEnd"/>
            <w:r w:rsidR="001D3D8A">
              <w:rPr>
                <w:rFonts w:ascii="Arial" w:hAnsi="Arial" w:cs="Arial"/>
                <w:sz w:val="18"/>
                <w:szCs w:val="18"/>
                <w:lang w:val="en-US" w:eastAsia="tr-TR"/>
              </w:rPr>
              <w:t xml:space="preserve"> </w:t>
            </w:r>
            <w:proofErr w:type="spellStart"/>
            <w:r w:rsidR="001D3D8A">
              <w:rPr>
                <w:rFonts w:ascii="Arial" w:hAnsi="Arial" w:cs="Arial"/>
                <w:sz w:val="18"/>
                <w:szCs w:val="18"/>
                <w:lang w:val="en-US" w:eastAsia="tr-TR"/>
              </w:rPr>
              <w:t>uzun</w:t>
            </w:r>
            <w:proofErr w:type="spellEnd"/>
            <w:r w:rsidR="001D3D8A">
              <w:rPr>
                <w:rFonts w:ascii="Arial" w:hAnsi="Arial" w:cs="Arial"/>
                <w:sz w:val="18"/>
                <w:szCs w:val="18"/>
                <w:lang w:val="en-US" w:eastAsia="tr-TR"/>
              </w:rPr>
              <w:t xml:space="preserve"> </w:t>
            </w:r>
            <w:proofErr w:type="spellStart"/>
            <w:r w:rsidR="001D3D8A">
              <w:rPr>
                <w:rFonts w:ascii="Arial" w:hAnsi="Arial" w:cs="Arial"/>
                <w:sz w:val="18"/>
                <w:szCs w:val="18"/>
                <w:lang w:val="en-US" w:eastAsia="tr-TR"/>
              </w:rPr>
              <w:t>boyutu</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karakteristik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uzunluk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ve</w:t>
            </w:r>
            <w:proofErr w:type="spellEnd"/>
            <w:r w:rsidRPr="000A2D68">
              <w:rPr>
                <w:rFonts w:ascii="Arial" w:hAnsi="Arial" w:cs="Arial"/>
                <w:sz w:val="18"/>
                <w:szCs w:val="18"/>
                <w:lang w:val="en-US" w:eastAsia="tr-TR"/>
              </w:rPr>
              <w:t xml:space="preserve"> </w:t>
            </w:r>
            <w:proofErr w:type="spellStart"/>
            <w:r>
              <w:rPr>
                <w:rFonts w:ascii="Arial" w:hAnsi="Arial" w:cs="Arial"/>
                <w:sz w:val="18"/>
                <w:szCs w:val="18"/>
                <w:lang w:val="en-US" w:eastAsia="tr-TR"/>
              </w:rPr>
              <w:t>maksimum</w:t>
            </w:r>
            <w:proofErr w:type="spellEnd"/>
            <w:r>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iz</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düşüm</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alan</w:t>
            </w:r>
            <w:r>
              <w:rPr>
                <w:rFonts w:ascii="Arial" w:hAnsi="Arial" w:cs="Arial"/>
                <w:sz w:val="18"/>
                <w:szCs w:val="18"/>
                <w:lang w:val="en-US" w:eastAsia="tr-TR"/>
              </w:rPr>
              <w:t>ı</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ile</w:t>
            </w:r>
            <w:proofErr w:type="spellEnd"/>
            <w:r w:rsidRPr="000A2D68">
              <w:rPr>
                <w:rFonts w:ascii="Arial" w:hAnsi="Arial" w:cs="Arial"/>
                <w:sz w:val="18"/>
                <w:szCs w:val="18"/>
                <w:lang w:val="en-US" w:eastAsia="tr-TR"/>
              </w:rPr>
              <w:t xml:space="preserve"> </w:t>
            </w:r>
            <w:proofErr w:type="spellStart"/>
            <w:r w:rsidR="001D3D8A" w:rsidRPr="009F64BD">
              <w:rPr>
                <w:rFonts w:ascii="Arial" w:hAnsi="Arial" w:cs="Arial"/>
                <w:b/>
                <w:bCs/>
                <w:sz w:val="18"/>
                <w:szCs w:val="18"/>
                <w:lang w:val="en-US" w:eastAsia="tr-TR"/>
              </w:rPr>
              <w:t>düzeltilmiş</w:t>
            </w:r>
            <w:proofErr w:type="spellEnd"/>
            <w:r w:rsidR="001D3D8A" w:rsidRPr="009F64BD">
              <w:rPr>
                <w:rFonts w:ascii="Arial" w:hAnsi="Arial" w:cs="Arial"/>
                <w:b/>
                <w:bCs/>
                <w:sz w:val="18"/>
                <w:szCs w:val="18"/>
                <w:lang w:val="en-US" w:eastAsia="tr-TR"/>
              </w:rPr>
              <w:t xml:space="preserve"> </w:t>
            </w:r>
            <w:proofErr w:type="spellStart"/>
            <w:r w:rsidRPr="009F64BD">
              <w:rPr>
                <w:rFonts w:ascii="Arial" w:hAnsi="Arial" w:cs="Arial"/>
                <w:b/>
                <w:bCs/>
                <w:sz w:val="18"/>
                <w:szCs w:val="18"/>
                <w:lang w:val="en-US" w:eastAsia="tr-TR"/>
              </w:rPr>
              <w:t>sürükleme</w:t>
            </w:r>
            <w:proofErr w:type="spellEnd"/>
            <w:r w:rsidRPr="009F64BD">
              <w:rPr>
                <w:rFonts w:ascii="Arial" w:hAnsi="Arial" w:cs="Arial"/>
                <w:b/>
                <w:bCs/>
                <w:sz w:val="18"/>
                <w:szCs w:val="18"/>
                <w:lang w:val="en-US" w:eastAsia="tr-TR"/>
              </w:rPr>
              <w:t xml:space="preserve"> </w:t>
            </w:r>
            <w:proofErr w:type="spellStart"/>
            <w:r w:rsidRPr="009F64BD">
              <w:rPr>
                <w:rFonts w:ascii="Arial" w:hAnsi="Arial" w:cs="Arial"/>
                <w:b/>
                <w:bCs/>
                <w:sz w:val="18"/>
                <w:szCs w:val="18"/>
                <w:lang w:val="en-US" w:eastAsia="tr-TR"/>
              </w:rPr>
              <w:t>katsayısı</w:t>
            </w:r>
            <w:proofErr w:type="spellEnd"/>
            <w:r w:rsidRPr="009F64BD">
              <w:rPr>
                <w:rFonts w:ascii="Arial" w:hAnsi="Arial" w:cs="Arial"/>
                <w:b/>
                <w:bCs/>
                <w:sz w:val="18"/>
                <w:szCs w:val="18"/>
                <w:lang w:val="en-US" w:eastAsia="tr-TR"/>
              </w:rPr>
              <w:t xml:space="preserve"> C</w:t>
            </w:r>
            <w:r w:rsidRPr="009F64BD">
              <w:rPr>
                <w:rFonts w:ascii="Arial" w:hAnsi="Arial" w:cs="Arial"/>
                <w:b/>
                <w:bCs/>
                <w:sz w:val="18"/>
                <w:szCs w:val="18"/>
                <w:vertAlign w:val="subscript"/>
                <w:lang w:val="en-US" w:eastAsia="tr-TR"/>
              </w:rPr>
              <w:t>D</w:t>
            </w:r>
            <w:r w:rsidR="001D3D8A" w:rsidRPr="009F64BD">
              <w:rPr>
                <w:rFonts w:ascii="Arial" w:hAnsi="Arial" w:cs="Arial"/>
                <w:b/>
                <w:bCs/>
                <w:sz w:val="18"/>
                <w:szCs w:val="18"/>
                <w:vertAlign w:val="superscript"/>
                <w:lang w:val="en-US" w:eastAsia="tr-TR"/>
              </w:rPr>
              <w:t>*</w:t>
            </w:r>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ve</w:t>
            </w:r>
            <w:proofErr w:type="spellEnd"/>
            <w:r w:rsidRPr="000A2D68">
              <w:rPr>
                <w:rFonts w:ascii="Arial" w:hAnsi="Arial" w:cs="Arial"/>
                <w:sz w:val="18"/>
                <w:szCs w:val="18"/>
                <w:lang w:val="en-US" w:eastAsia="tr-TR"/>
              </w:rPr>
              <w:t xml:space="preserve"> </w:t>
            </w:r>
            <w:proofErr w:type="spellStart"/>
            <w:r w:rsidR="001D3D8A" w:rsidRPr="009F64BD">
              <w:rPr>
                <w:rFonts w:ascii="Arial" w:hAnsi="Arial" w:cs="Arial"/>
                <w:b/>
                <w:bCs/>
                <w:sz w:val="18"/>
                <w:szCs w:val="18"/>
                <w:lang w:val="en-US" w:eastAsia="tr-TR"/>
              </w:rPr>
              <w:t>düzeltilmiş</w:t>
            </w:r>
            <w:proofErr w:type="spellEnd"/>
            <w:r w:rsidR="001D3D8A" w:rsidRPr="009F64BD">
              <w:rPr>
                <w:rFonts w:ascii="Arial" w:hAnsi="Arial" w:cs="Arial"/>
                <w:b/>
                <w:bCs/>
                <w:sz w:val="18"/>
                <w:szCs w:val="18"/>
                <w:lang w:val="en-US" w:eastAsia="tr-TR"/>
              </w:rPr>
              <w:t xml:space="preserve"> </w:t>
            </w:r>
            <w:proofErr w:type="spellStart"/>
            <w:r w:rsidRPr="009F64BD">
              <w:rPr>
                <w:rFonts w:ascii="Arial" w:hAnsi="Arial" w:cs="Arial"/>
                <w:b/>
                <w:bCs/>
                <w:sz w:val="18"/>
                <w:szCs w:val="18"/>
                <w:lang w:val="en-US" w:eastAsia="tr-TR"/>
              </w:rPr>
              <w:t>parçacık</w:t>
            </w:r>
            <w:proofErr w:type="spellEnd"/>
            <w:r w:rsidRPr="009F64BD">
              <w:rPr>
                <w:rFonts w:ascii="Arial" w:hAnsi="Arial" w:cs="Arial"/>
                <w:b/>
                <w:bCs/>
                <w:sz w:val="18"/>
                <w:szCs w:val="18"/>
                <w:lang w:val="en-US" w:eastAsia="tr-TR"/>
              </w:rPr>
              <w:t xml:space="preserve"> Reynolds </w:t>
            </w:r>
            <w:proofErr w:type="spellStart"/>
            <w:r w:rsidRPr="009F64BD">
              <w:rPr>
                <w:rFonts w:ascii="Arial" w:hAnsi="Arial" w:cs="Arial"/>
                <w:b/>
                <w:bCs/>
                <w:sz w:val="18"/>
                <w:szCs w:val="18"/>
                <w:lang w:val="en-US" w:eastAsia="tr-TR"/>
              </w:rPr>
              <w:t>sayısı</w:t>
            </w:r>
            <w:proofErr w:type="spellEnd"/>
            <w:r w:rsidRPr="009F64BD">
              <w:rPr>
                <w:rFonts w:ascii="Arial" w:hAnsi="Arial" w:cs="Arial"/>
                <w:b/>
                <w:bCs/>
                <w:sz w:val="18"/>
                <w:szCs w:val="18"/>
                <w:lang w:val="en-US" w:eastAsia="tr-TR"/>
              </w:rPr>
              <w:t xml:space="preserve"> R</w:t>
            </w:r>
            <w:r w:rsidRPr="009F64BD">
              <w:rPr>
                <w:rFonts w:ascii="Arial" w:hAnsi="Arial" w:cs="Arial"/>
                <w:b/>
                <w:bCs/>
                <w:sz w:val="18"/>
                <w:szCs w:val="18"/>
                <w:vertAlign w:val="subscript"/>
                <w:lang w:val="en-US" w:eastAsia="tr-TR"/>
              </w:rPr>
              <w:t>e</w:t>
            </w:r>
            <w:r w:rsidR="001D3D8A" w:rsidRPr="009F64BD">
              <w:rPr>
                <w:rFonts w:ascii="Arial" w:hAnsi="Arial" w:cs="Arial"/>
                <w:b/>
                <w:bCs/>
                <w:sz w:val="18"/>
                <w:szCs w:val="18"/>
                <w:vertAlign w:val="superscript"/>
                <w:lang w:val="en-US" w:eastAsia="tr-TR"/>
              </w:rPr>
              <w:t>*</w:t>
            </w:r>
            <w:r w:rsidRPr="009F64BD">
              <w:rPr>
                <w:rFonts w:ascii="Arial" w:hAnsi="Arial" w:cs="Arial"/>
                <w:b/>
                <w:bCs/>
                <w:sz w:val="18"/>
                <w:szCs w:val="18"/>
                <w:lang w:val="en-US" w:eastAsia="tr-TR"/>
              </w:rPr>
              <w:t xml:space="preserve"> </w:t>
            </w:r>
            <w:proofErr w:type="spellStart"/>
            <w:r w:rsidRPr="000A2D68">
              <w:rPr>
                <w:rFonts w:ascii="Arial" w:hAnsi="Arial" w:cs="Arial"/>
                <w:sz w:val="18"/>
                <w:szCs w:val="18"/>
                <w:lang w:val="en-US" w:eastAsia="tr-TR"/>
              </w:rPr>
              <w:t>bağıntıları</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elde</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edilecektir</w:t>
            </w:r>
            <w:proofErr w:type="spellEnd"/>
            <w:r w:rsidR="009F64BD">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Gerçek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parçacık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ile</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dönüştürülen</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parçacık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arasındaki</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ilişki</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ise</w:t>
            </w:r>
            <w:proofErr w:type="spellEnd"/>
            <w:r w:rsidRPr="000A2D68">
              <w:rPr>
                <w:rFonts w:ascii="Arial" w:hAnsi="Arial" w:cs="Arial"/>
                <w:sz w:val="18"/>
                <w:szCs w:val="18"/>
                <w:lang w:val="en-US" w:eastAsia="tr-TR"/>
              </w:rPr>
              <w:t xml:space="preserve"> yeni </w:t>
            </w:r>
            <w:proofErr w:type="spellStart"/>
            <w:r w:rsidRPr="000A2D68">
              <w:rPr>
                <w:rFonts w:ascii="Arial" w:hAnsi="Arial" w:cs="Arial"/>
                <w:sz w:val="18"/>
                <w:szCs w:val="18"/>
                <w:lang w:val="en-US" w:eastAsia="tr-TR"/>
              </w:rPr>
              <w:t>geliştirilecek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şekil</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faktörü</w:t>
            </w:r>
            <w:proofErr w:type="spellEnd"/>
            <w:r w:rsidRPr="000A2D68">
              <w:rPr>
                <w:rFonts w:ascii="Arial" w:hAnsi="Arial" w:cs="Arial"/>
                <w:sz w:val="18"/>
                <w:szCs w:val="18"/>
                <w:lang w:val="en-US" w:eastAsia="tr-TR"/>
              </w:rPr>
              <w:t xml:space="preserve"> </w:t>
            </w:r>
            <w:r w:rsidRPr="000A2D68">
              <w:rPr>
                <w:rFonts w:ascii="Arial" w:hAnsi="Arial" w:cs="Arial"/>
                <w:sz w:val="18"/>
                <w:szCs w:val="18"/>
                <w:lang w:val="en-US" w:eastAsia="tr-TR"/>
              </w:rPr>
              <w:sym w:font="Symbol" w:char="F079"/>
            </w:r>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üzerinden</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yapılacaktır</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Burada</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şekil</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faktörünün</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dönüşümü</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için</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yapılan</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parçacığın</w:t>
            </w:r>
            <w:proofErr w:type="spellEnd"/>
            <w:r w:rsidRPr="000A2D68">
              <w:rPr>
                <w:rFonts w:ascii="Arial" w:hAnsi="Arial" w:cs="Arial"/>
                <w:sz w:val="18"/>
                <w:szCs w:val="18"/>
                <w:lang w:val="en-US" w:eastAsia="tr-TR"/>
              </w:rPr>
              <w:t xml:space="preserve"> </w:t>
            </w:r>
            <w:proofErr w:type="spellStart"/>
            <w:r w:rsidRPr="001D3D8A">
              <w:rPr>
                <w:rFonts w:ascii="Arial" w:hAnsi="Arial" w:cs="Arial"/>
                <w:b/>
                <w:bCs/>
                <w:sz w:val="18"/>
                <w:szCs w:val="18"/>
                <w:lang w:val="en-US" w:eastAsia="tr-TR"/>
              </w:rPr>
              <w:t>boyutsuz</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yassılık</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oranı</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ve</w:t>
            </w:r>
            <w:proofErr w:type="spellEnd"/>
            <w:r w:rsidRPr="000A2D68">
              <w:rPr>
                <w:rFonts w:ascii="Arial" w:hAnsi="Arial" w:cs="Arial"/>
                <w:sz w:val="18"/>
                <w:szCs w:val="18"/>
                <w:lang w:val="en-US" w:eastAsia="tr-TR"/>
              </w:rPr>
              <w:t xml:space="preserve"> </w:t>
            </w:r>
            <w:proofErr w:type="spellStart"/>
            <w:r w:rsidRPr="001D3D8A">
              <w:rPr>
                <w:rFonts w:ascii="Arial" w:hAnsi="Arial" w:cs="Arial"/>
                <w:b/>
                <w:bCs/>
                <w:sz w:val="18"/>
                <w:szCs w:val="18"/>
                <w:lang w:val="en-US" w:eastAsia="tr-TR"/>
              </w:rPr>
              <w:t>gerçek</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parçacık</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ile</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dönüşümü</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yapılan</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parçacığın</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hacimsel</w:t>
            </w:r>
            <w:proofErr w:type="spellEnd"/>
            <w:r w:rsidRPr="001D3D8A">
              <w:rPr>
                <w:rFonts w:ascii="Arial" w:hAnsi="Arial" w:cs="Arial"/>
                <w:b/>
                <w:bCs/>
                <w:sz w:val="18"/>
                <w:szCs w:val="18"/>
                <w:lang w:val="en-US" w:eastAsia="tr-TR"/>
              </w:rPr>
              <w:t xml:space="preserve"> </w:t>
            </w:r>
            <w:proofErr w:type="spellStart"/>
            <w:r w:rsidRPr="001D3D8A">
              <w:rPr>
                <w:rFonts w:ascii="Arial" w:hAnsi="Arial" w:cs="Arial"/>
                <w:b/>
                <w:bCs/>
                <w:sz w:val="18"/>
                <w:szCs w:val="18"/>
                <w:lang w:val="en-US" w:eastAsia="tr-TR"/>
              </w:rPr>
              <w:t>oranının</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fonksiyonu</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olarak</w:t>
            </w:r>
            <w:proofErr w:type="spellEnd"/>
            <w:r w:rsidRPr="000A2D68">
              <w:rPr>
                <w:rFonts w:ascii="Arial" w:hAnsi="Arial" w:cs="Arial"/>
                <w:sz w:val="18"/>
                <w:szCs w:val="18"/>
                <w:lang w:val="en-US" w:eastAsia="tr-TR"/>
              </w:rPr>
              <w:t xml:space="preserve"> </w:t>
            </w:r>
            <w:proofErr w:type="spellStart"/>
            <w:r w:rsidRPr="000A2D68">
              <w:rPr>
                <w:rFonts w:ascii="Arial" w:hAnsi="Arial" w:cs="Arial"/>
                <w:sz w:val="18"/>
                <w:szCs w:val="18"/>
                <w:lang w:val="en-US" w:eastAsia="tr-TR"/>
              </w:rPr>
              <w:t>tanımlanacaktır</w:t>
            </w:r>
            <w:proofErr w:type="spellEnd"/>
            <w:r w:rsidRPr="000A2D68">
              <w:rPr>
                <w:rFonts w:ascii="Arial" w:hAnsi="Arial" w:cs="Arial"/>
                <w:sz w:val="18"/>
                <w:szCs w:val="18"/>
                <w:lang w:val="en-US" w:eastAsia="tr-TR"/>
              </w:rPr>
              <w:t>.</w:t>
            </w:r>
            <w:r w:rsidR="009F64BD">
              <w:rPr>
                <w:rFonts w:ascii="Arial" w:hAnsi="Arial" w:cs="Arial"/>
                <w:sz w:val="18"/>
                <w:szCs w:val="18"/>
                <w:lang w:val="en-US" w:eastAsia="tr-TR"/>
              </w:rPr>
              <w:t xml:space="preserve"> Bu </w:t>
            </w:r>
            <w:proofErr w:type="spellStart"/>
            <w:r w:rsidR="009F64BD">
              <w:rPr>
                <w:rFonts w:ascii="Arial" w:hAnsi="Arial" w:cs="Arial"/>
                <w:sz w:val="18"/>
                <w:szCs w:val="18"/>
                <w:lang w:val="en-US" w:eastAsia="tr-TR"/>
              </w:rPr>
              <w:t>metodoloji</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ile</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analizlerin</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yapılmasında</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deneylerden</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gelecek</w:t>
            </w:r>
            <w:proofErr w:type="spellEnd"/>
            <w:r w:rsidR="009F64BD">
              <w:rPr>
                <w:rFonts w:ascii="Arial" w:hAnsi="Arial" w:cs="Arial"/>
                <w:sz w:val="18"/>
                <w:szCs w:val="18"/>
                <w:lang w:val="en-US" w:eastAsia="tr-TR"/>
              </w:rPr>
              <w:t xml:space="preserve"> video </w:t>
            </w:r>
            <w:proofErr w:type="spellStart"/>
            <w:r w:rsidR="009F64BD">
              <w:rPr>
                <w:rFonts w:ascii="Arial" w:hAnsi="Arial" w:cs="Arial"/>
                <w:sz w:val="18"/>
                <w:szCs w:val="18"/>
                <w:lang w:val="en-US" w:eastAsia="tr-TR"/>
              </w:rPr>
              <w:t>kayıtları</w:t>
            </w:r>
            <w:proofErr w:type="spellEnd"/>
            <w:r w:rsidR="009F64BD">
              <w:rPr>
                <w:rFonts w:ascii="Arial" w:hAnsi="Arial" w:cs="Arial"/>
                <w:sz w:val="18"/>
                <w:szCs w:val="18"/>
                <w:lang w:val="en-US" w:eastAsia="tr-TR"/>
              </w:rPr>
              <w:t xml:space="preserve"> </w:t>
            </w:r>
            <w:proofErr w:type="spellStart"/>
            <w:r w:rsidR="009F64BD">
              <w:rPr>
                <w:rFonts w:ascii="Arial" w:hAnsi="Arial" w:cs="Arial"/>
                <w:sz w:val="18"/>
                <w:szCs w:val="18"/>
                <w:lang w:val="en-US" w:eastAsia="tr-TR"/>
              </w:rPr>
              <w:t>kullanılacaktır</w:t>
            </w:r>
            <w:proofErr w:type="spellEnd"/>
            <w:r w:rsidR="009F64BD">
              <w:rPr>
                <w:rFonts w:ascii="Arial" w:hAnsi="Arial" w:cs="Arial"/>
                <w:sz w:val="18"/>
                <w:szCs w:val="18"/>
                <w:lang w:val="en-US" w:eastAsia="tr-TR"/>
              </w:rPr>
              <w:t xml:space="preserve">.  </w:t>
            </w:r>
          </w:p>
          <w:p w14:paraId="5892446F" w14:textId="77777777" w:rsidR="009F64BD" w:rsidRDefault="009F64BD" w:rsidP="009F64BD">
            <w:pPr>
              <w:pStyle w:val="WW-NormalWeb1"/>
              <w:spacing w:before="0" w:after="0"/>
              <w:jc w:val="both"/>
              <w:rPr>
                <w:rFonts w:ascii="Arial" w:hAnsi="Arial" w:cs="Arial"/>
                <w:sz w:val="18"/>
                <w:szCs w:val="18"/>
                <w:lang w:val="en-US" w:eastAsia="tr-TR"/>
              </w:rPr>
            </w:pPr>
          </w:p>
          <w:p w14:paraId="30771D70" w14:textId="3FB9A115" w:rsidR="005B5E4E" w:rsidRPr="009F64BD" w:rsidRDefault="005B5E4E" w:rsidP="009F64BD">
            <w:pPr>
              <w:pStyle w:val="WW-NormalWeb1"/>
              <w:spacing w:before="0" w:after="0"/>
              <w:jc w:val="both"/>
              <w:rPr>
                <w:rFonts w:ascii="Arial" w:hAnsi="Arial" w:cs="Arial"/>
                <w:color w:val="000000" w:themeColor="text1"/>
                <w:sz w:val="18"/>
                <w:szCs w:val="18"/>
                <w:lang w:val="en-US"/>
              </w:rPr>
            </w:pPr>
            <w:r w:rsidRPr="00624608">
              <w:rPr>
                <w:rFonts w:ascii="Arial" w:hAnsi="Arial" w:cs="Arial"/>
                <w:sz w:val="18"/>
                <w:szCs w:val="18"/>
              </w:rPr>
              <w:t xml:space="preserve">Çökelme deneylerinde kullanılacak </w:t>
            </w:r>
            <w:r w:rsidR="00B311AD">
              <w:rPr>
                <w:rFonts w:ascii="Arial" w:hAnsi="Arial" w:cs="Arial"/>
                <w:sz w:val="18"/>
                <w:szCs w:val="18"/>
              </w:rPr>
              <w:t>MP</w:t>
            </w:r>
            <w:r w:rsidRPr="00624608">
              <w:rPr>
                <w:rFonts w:ascii="Arial" w:hAnsi="Arial" w:cs="Arial"/>
                <w:sz w:val="18"/>
                <w:szCs w:val="18"/>
              </w:rPr>
              <w:t xml:space="preserve"> parçacıkları yapı</w:t>
            </w:r>
            <w:r w:rsidRPr="009F64BD">
              <w:rPr>
                <w:rFonts w:ascii="Arial" w:hAnsi="Arial" w:cs="Arial"/>
                <w:sz w:val="18"/>
                <w:szCs w:val="18"/>
              </w:rPr>
              <w:t>ları</w:t>
            </w:r>
            <w:r w:rsidRPr="00624608">
              <w:rPr>
                <w:rFonts w:ascii="Arial" w:hAnsi="Arial" w:cs="Arial"/>
                <w:sz w:val="18"/>
                <w:szCs w:val="18"/>
              </w:rPr>
              <w:t xml:space="preserve"> gereği polarizasyon özellikleri sergilemektedirler. Bu durum onların video kaydındaki görünürlüklerini ve dolayısı ile analiz edilmelerini zorlaştırmaktadır. </w:t>
            </w:r>
            <w:proofErr w:type="spellStart"/>
            <w:r w:rsidRPr="00624608">
              <w:rPr>
                <w:rFonts w:ascii="Arial" w:hAnsi="Arial" w:cs="Arial"/>
                <w:sz w:val="18"/>
                <w:szCs w:val="18"/>
              </w:rPr>
              <w:t>Polarsens</w:t>
            </w:r>
            <w:proofErr w:type="spellEnd"/>
            <w:r w:rsidRPr="00624608">
              <w:rPr>
                <w:rFonts w:ascii="Arial" w:hAnsi="Arial" w:cs="Arial"/>
                <w:sz w:val="18"/>
                <w:szCs w:val="18"/>
              </w:rPr>
              <w:t xml:space="preserve"> kameralar </w:t>
            </w:r>
            <w:proofErr w:type="spellStart"/>
            <w:r w:rsidRPr="00624608">
              <w:rPr>
                <w:rFonts w:ascii="Arial" w:hAnsi="Arial" w:cs="Arial"/>
                <w:sz w:val="18"/>
                <w:szCs w:val="18"/>
              </w:rPr>
              <w:t>incelenenecek</w:t>
            </w:r>
            <w:proofErr w:type="spellEnd"/>
            <w:r w:rsidRPr="00624608">
              <w:rPr>
                <w:rFonts w:ascii="Arial" w:hAnsi="Arial" w:cs="Arial"/>
                <w:sz w:val="18"/>
                <w:szCs w:val="18"/>
              </w:rPr>
              <w:t xml:space="preserve"> parçacıklarda istenmeyen parlamayı azaltarak kenar algılamasını </w:t>
            </w:r>
            <w:proofErr w:type="spellStart"/>
            <w:r w:rsidRPr="00624608">
              <w:rPr>
                <w:rFonts w:ascii="Arial" w:hAnsi="Arial" w:cs="Arial"/>
                <w:sz w:val="18"/>
                <w:szCs w:val="18"/>
              </w:rPr>
              <w:t>iyileştirirerek</w:t>
            </w:r>
            <w:proofErr w:type="spellEnd"/>
            <w:r w:rsidRPr="00624608">
              <w:rPr>
                <w:rFonts w:ascii="Arial" w:hAnsi="Arial" w:cs="Arial"/>
                <w:sz w:val="18"/>
                <w:szCs w:val="18"/>
              </w:rPr>
              <w:t xml:space="preserve"> </w:t>
            </w:r>
            <w:proofErr w:type="spellStart"/>
            <w:r w:rsidRPr="00624608">
              <w:rPr>
                <w:rFonts w:ascii="Arial" w:hAnsi="Arial" w:cs="Arial"/>
                <w:sz w:val="18"/>
                <w:szCs w:val="18"/>
              </w:rPr>
              <w:t>görüntününün</w:t>
            </w:r>
            <w:proofErr w:type="spellEnd"/>
            <w:r w:rsidRPr="00624608">
              <w:rPr>
                <w:rFonts w:ascii="Arial" w:hAnsi="Arial" w:cs="Arial"/>
                <w:sz w:val="18"/>
                <w:szCs w:val="18"/>
              </w:rPr>
              <w:t xml:space="preserve"> çözünürlüğünü arttıracaktır. </w:t>
            </w:r>
            <w:r w:rsidR="00B311AD">
              <w:rPr>
                <w:rFonts w:ascii="Arial" w:hAnsi="Arial" w:cs="Arial"/>
                <w:sz w:val="18"/>
                <w:szCs w:val="18"/>
              </w:rPr>
              <w:t>MP</w:t>
            </w:r>
            <w:r w:rsidRPr="00624608">
              <w:rPr>
                <w:rFonts w:ascii="Arial" w:hAnsi="Arial" w:cs="Arial"/>
                <w:sz w:val="18"/>
                <w:szCs w:val="18"/>
              </w:rPr>
              <w:t xml:space="preserve"> parçacıkların deneyler sonucunda çökelme hızı ölçüm değerleri ve parçacık yörüngelerinin değerlendirilmesi amaçlanmaktadır. Parçacık yörüngelerinin analizi deney video kayıtları üzerinden yapılacaktır. </w:t>
            </w:r>
            <w:r w:rsidRPr="00624608">
              <w:rPr>
                <w:rFonts w:ascii="Arial" w:hAnsi="Arial" w:cs="Arial"/>
                <w:color w:val="000000" w:themeColor="text1"/>
                <w:sz w:val="18"/>
                <w:szCs w:val="18"/>
              </w:rPr>
              <w:t>Deney sonuçlarının analizinde çekilen görüntülerin netliği ve detayları yakalayabilmesi çok önemlidir</w:t>
            </w:r>
            <w:r w:rsidRPr="00624608">
              <w:rPr>
                <w:rFonts w:ascii="Arial" w:hAnsi="Arial" w:cs="Arial"/>
                <w:sz w:val="18"/>
                <w:szCs w:val="18"/>
              </w:rPr>
              <w:t xml:space="preserve">. Bu nedenle deneylerde </w:t>
            </w:r>
            <w:proofErr w:type="spellStart"/>
            <w:r w:rsidRPr="00624608">
              <w:rPr>
                <w:rFonts w:ascii="Arial" w:hAnsi="Arial" w:cs="Arial"/>
                <w:sz w:val="18"/>
                <w:szCs w:val="18"/>
              </w:rPr>
              <w:t>polarsens</w:t>
            </w:r>
            <w:proofErr w:type="spellEnd"/>
            <w:r w:rsidRPr="00624608">
              <w:rPr>
                <w:rFonts w:ascii="Arial" w:hAnsi="Arial" w:cs="Arial"/>
                <w:sz w:val="18"/>
                <w:szCs w:val="18"/>
              </w:rPr>
              <w:t xml:space="preserve"> kamera kullanılacaktır. </w:t>
            </w:r>
            <w:proofErr w:type="spellStart"/>
            <w:r w:rsidRPr="00624608">
              <w:rPr>
                <w:rFonts w:ascii="Arial" w:hAnsi="Arial" w:cs="Arial"/>
                <w:sz w:val="18"/>
                <w:szCs w:val="18"/>
              </w:rPr>
              <w:t>Polarsens</w:t>
            </w:r>
            <w:proofErr w:type="spellEnd"/>
            <w:r w:rsidRPr="00624608">
              <w:rPr>
                <w:rFonts w:ascii="Arial" w:hAnsi="Arial" w:cs="Arial"/>
                <w:sz w:val="18"/>
                <w:szCs w:val="18"/>
              </w:rPr>
              <w:t xml:space="preserve"> kamera ile kaydedilen deney görüntülerinden parçacık düşme hızı, parçacık yörüngesi ve düşme sırasında parçacığın kendi ekseninde yapacağı hareketler analiz edilecektir.</w:t>
            </w:r>
            <w:r w:rsidRPr="001D6697">
              <w:rPr>
                <w:rFonts w:ascii="Arial" w:hAnsi="Arial" w:cs="Arial"/>
                <w:color w:val="000000"/>
                <w:sz w:val="18"/>
                <w:szCs w:val="18"/>
              </w:rPr>
              <w:t xml:space="preserve"> </w:t>
            </w:r>
          </w:p>
          <w:p w14:paraId="2057CF1F" w14:textId="0A61B85D" w:rsidR="00B3115B" w:rsidRDefault="00227D29" w:rsidP="008E15EB">
            <w:pPr>
              <w:pStyle w:val="Caption"/>
              <w:jc w:val="both"/>
              <w:rPr>
                <w:rFonts w:ascii="Arial" w:hAnsi="Arial" w:cs="Arial"/>
                <w:i w:val="0"/>
                <w:iCs w:val="0"/>
                <w:color w:val="000000"/>
                <w:sz w:val="18"/>
                <w:szCs w:val="18"/>
              </w:rPr>
            </w:pPr>
            <w:proofErr w:type="spellStart"/>
            <w:r>
              <w:rPr>
                <w:rFonts w:ascii="Arial" w:hAnsi="Arial" w:cs="Arial"/>
                <w:i w:val="0"/>
                <w:iCs w:val="0"/>
                <w:color w:val="000000"/>
                <w:sz w:val="18"/>
                <w:szCs w:val="18"/>
              </w:rPr>
              <w:t>Literatürde</w:t>
            </w:r>
            <w:proofErr w:type="spellEnd"/>
            <w:r>
              <w:rPr>
                <w:rFonts w:ascii="Arial" w:hAnsi="Arial" w:cs="Arial"/>
                <w:i w:val="0"/>
                <w:iCs w:val="0"/>
                <w:color w:val="000000"/>
                <w:sz w:val="18"/>
                <w:szCs w:val="18"/>
              </w:rPr>
              <w:t xml:space="preserve"> </w:t>
            </w:r>
            <w:proofErr w:type="spellStart"/>
            <w:r>
              <w:rPr>
                <w:rFonts w:ascii="Arial" w:hAnsi="Arial" w:cs="Arial"/>
                <w:i w:val="0"/>
                <w:iCs w:val="0"/>
                <w:color w:val="000000"/>
                <w:sz w:val="18"/>
                <w:szCs w:val="18"/>
              </w:rPr>
              <w:t>d</w:t>
            </w:r>
            <w:r w:rsidR="00791DEE" w:rsidRPr="001D6697">
              <w:rPr>
                <w:rFonts w:ascii="Arial" w:hAnsi="Arial" w:cs="Arial"/>
                <w:i w:val="0"/>
                <w:iCs w:val="0"/>
                <w:color w:val="000000"/>
                <w:sz w:val="18"/>
                <w:szCs w:val="18"/>
              </w:rPr>
              <w:t>ijital</w:t>
            </w:r>
            <w:proofErr w:type="spellEnd"/>
            <w:r w:rsidR="00791DEE" w:rsidRPr="001D6697">
              <w:rPr>
                <w:rFonts w:ascii="Arial" w:hAnsi="Arial" w:cs="Arial"/>
                <w:i w:val="0"/>
                <w:iCs w:val="0"/>
                <w:color w:val="000000"/>
                <w:sz w:val="18"/>
                <w:szCs w:val="18"/>
              </w:rPr>
              <w:t xml:space="preserve"> video </w:t>
            </w:r>
            <w:proofErr w:type="spellStart"/>
            <w:r w:rsidR="00791DEE" w:rsidRPr="001D6697">
              <w:rPr>
                <w:rFonts w:ascii="Arial" w:hAnsi="Arial" w:cs="Arial"/>
                <w:i w:val="0"/>
                <w:iCs w:val="0"/>
                <w:color w:val="000000"/>
                <w:sz w:val="18"/>
                <w:szCs w:val="18"/>
              </w:rPr>
              <w:t>kayıtlarının</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çökelme</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hızı</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analizin</w:t>
            </w:r>
            <w:r w:rsidR="00B3115B">
              <w:rPr>
                <w:rFonts w:ascii="Arial" w:hAnsi="Arial" w:cs="Arial"/>
                <w:i w:val="0"/>
                <w:iCs w:val="0"/>
                <w:color w:val="000000"/>
                <w:sz w:val="18"/>
                <w:szCs w:val="18"/>
              </w:rPr>
              <w:t>de</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Ballent</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vd</w:t>
            </w:r>
            <w:proofErr w:type="spellEnd"/>
            <w:r w:rsidR="00791DEE" w:rsidRPr="001D6697">
              <w:rPr>
                <w:rFonts w:ascii="Arial" w:hAnsi="Arial" w:cs="Arial"/>
                <w:i w:val="0"/>
                <w:iCs w:val="0"/>
                <w:color w:val="000000"/>
                <w:sz w:val="18"/>
                <w:szCs w:val="18"/>
              </w:rPr>
              <w:t xml:space="preserve">., 2013 </w:t>
            </w:r>
            <w:proofErr w:type="spellStart"/>
            <w:r w:rsidR="00791DEE" w:rsidRPr="001D6697">
              <w:rPr>
                <w:rFonts w:ascii="Arial" w:hAnsi="Arial" w:cs="Arial"/>
                <w:i w:val="0"/>
                <w:iCs w:val="0"/>
                <w:color w:val="000000"/>
                <w:sz w:val="18"/>
                <w:szCs w:val="18"/>
              </w:rPr>
              <w:t>ve</w:t>
            </w:r>
            <w:proofErr w:type="spellEnd"/>
            <w:r w:rsidR="00791DEE" w:rsidRPr="001D6697">
              <w:rPr>
                <w:rFonts w:ascii="Arial" w:hAnsi="Arial" w:cs="Arial"/>
                <w:i w:val="0"/>
                <w:iCs w:val="0"/>
                <w:color w:val="000000"/>
                <w:sz w:val="18"/>
                <w:szCs w:val="18"/>
              </w:rPr>
              <w:t xml:space="preserve"> van </w:t>
            </w:r>
            <w:proofErr w:type="spellStart"/>
            <w:r w:rsidR="00791DEE" w:rsidRPr="001D6697">
              <w:rPr>
                <w:rFonts w:ascii="Arial" w:hAnsi="Arial" w:cs="Arial"/>
                <w:i w:val="0"/>
                <w:iCs w:val="0"/>
                <w:color w:val="000000"/>
                <w:sz w:val="18"/>
                <w:szCs w:val="18"/>
              </w:rPr>
              <w:t>Melkebeke</w:t>
            </w:r>
            <w:proofErr w:type="spellEnd"/>
            <w:r w:rsidR="00800B67">
              <w:rPr>
                <w:rFonts w:ascii="Arial" w:hAnsi="Arial" w:cs="Arial"/>
                <w:i w:val="0"/>
                <w:iCs w:val="0"/>
                <w:color w:val="000000"/>
                <w:sz w:val="18"/>
                <w:szCs w:val="18"/>
              </w:rPr>
              <w:t xml:space="preserve"> </w:t>
            </w:r>
            <w:proofErr w:type="spellStart"/>
            <w:r w:rsidR="00800B67">
              <w:rPr>
                <w:rFonts w:ascii="Arial" w:hAnsi="Arial" w:cs="Arial"/>
                <w:i w:val="0"/>
                <w:iCs w:val="0"/>
                <w:color w:val="000000"/>
                <w:sz w:val="18"/>
                <w:szCs w:val="18"/>
              </w:rPr>
              <w:t>vd</w:t>
            </w:r>
            <w:proofErr w:type="spellEnd"/>
            <w:r w:rsidR="00800B67">
              <w:rPr>
                <w:rFonts w:ascii="Arial" w:hAnsi="Arial" w:cs="Arial"/>
                <w:i w:val="0"/>
                <w:iCs w:val="0"/>
                <w:color w:val="000000"/>
                <w:sz w:val="18"/>
                <w:szCs w:val="18"/>
              </w:rPr>
              <w:t>.</w:t>
            </w:r>
            <w:r w:rsidR="00791DEE" w:rsidRPr="001D6697">
              <w:rPr>
                <w:rFonts w:ascii="Arial" w:hAnsi="Arial" w:cs="Arial"/>
                <w:i w:val="0"/>
                <w:iCs w:val="0"/>
                <w:color w:val="000000"/>
                <w:sz w:val="18"/>
                <w:szCs w:val="18"/>
              </w:rPr>
              <w:t>, 2020</w:t>
            </w:r>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tarafından</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kullanılan</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ve</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açık</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bir</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yazılım</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olan</w:t>
            </w:r>
            <w:proofErr w:type="spellEnd"/>
            <w:r w:rsidR="00791DEE" w:rsidRPr="001D6697">
              <w:rPr>
                <w:rFonts w:ascii="Arial" w:hAnsi="Arial" w:cs="Arial"/>
                <w:i w:val="0"/>
                <w:iCs w:val="0"/>
                <w:color w:val="000000"/>
                <w:sz w:val="18"/>
                <w:szCs w:val="18"/>
              </w:rPr>
              <w:t xml:space="preserve"> ImageJ (ImageJ, 2022) </w:t>
            </w:r>
            <w:proofErr w:type="spellStart"/>
            <w:r w:rsidR="00B3115B">
              <w:rPr>
                <w:rFonts w:ascii="Arial" w:hAnsi="Arial" w:cs="Arial"/>
                <w:i w:val="0"/>
                <w:iCs w:val="0"/>
                <w:color w:val="000000"/>
                <w:sz w:val="18"/>
                <w:szCs w:val="18"/>
              </w:rPr>
              <w:t>mevcuttur</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Ayrıca</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literatürde</w:t>
            </w:r>
            <w:proofErr w:type="spellEnd"/>
            <w:r w:rsidR="00791DEE" w:rsidRPr="001D6697">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p</w:t>
            </w:r>
            <w:r w:rsidR="00791DEE" w:rsidRPr="001D6697">
              <w:rPr>
                <w:rFonts w:ascii="Arial" w:hAnsi="Arial" w:cs="Arial"/>
                <w:i w:val="0"/>
                <w:iCs w:val="0"/>
                <w:color w:val="000000"/>
                <w:sz w:val="18"/>
                <w:szCs w:val="18"/>
              </w:rPr>
              <w:t>arçacık</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yörüngesi</w:t>
            </w:r>
            <w:proofErr w:type="spellEnd"/>
            <w:r w:rsidR="00791DEE" w:rsidRPr="001D6697">
              <w:rPr>
                <w:rFonts w:ascii="Arial" w:hAnsi="Arial" w:cs="Arial"/>
                <w:i w:val="0"/>
                <w:iCs w:val="0"/>
                <w:color w:val="000000"/>
                <w:sz w:val="18"/>
                <w:szCs w:val="18"/>
              </w:rPr>
              <w:t xml:space="preserve"> </w:t>
            </w:r>
            <w:proofErr w:type="spellStart"/>
            <w:r w:rsidR="00116ABA">
              <w:rPr>
                <w:rFonts w:ascii="Arial" w:hAnsi="Arial" w:cs="Arial"/>
                <w:i w:val="0"/>
                <w:iCs w:val="0"/>
                <w:color w:val="000000"/>
                <w:sz w:val="18"/>
                <w:szCs w:val="18"/>
              </w:rPr>
              <w:t>analizinde</w:t>
            </w:r>
            <w:proofErr w:type="spellEnd"/>
            <w:r w:rsidR="007B37FA">
              <w:rPr>
                <w:rFonts w:ascii="Arial" w:hAnsi="Arial" w:cs="Arial"/>
                <w:i w:val="0"/>
                <w:iCs w:val="0"/>
                <w:color w:val="000000"/>
                <w:sz w:val="18"/>
                <w:szCs w:val="18"/>
              </w:rPr>
              <w:t xml:space="preserve"> </w:t>
            </w:r>
            <w:r w:rsidR="00791DEE" w:rsidRPr="001D6697">
              <w:rPr>
                <w:rFonts w:ascii="Arial" w:hAnsi="Arial" w:cs="Arial"/>
                <w:i w:val="0"/>
                <w:iCs w:val="0"/>
                <w:color w:val="000000"/>
                <w:sz w:val="18"/>
                <w:szCs w:val="18"/>
              </w:rPr>
              <w:t xml:space="preserve">Tracker </w:t>
            </w:r>
            <w:proofErr w:type="spellStart"/>
            <w:r w:rsidR="00791DEE" w:rsidRPr="001D6697">
              <w:rPr>
                <w:rFonts w:ascii="Arial" w:hAnsi="Arial" w:cs="Arial"/>
                <w:i w:val="0"/>
                <w:iCs w:val="0"/>
                <w:color w:val="000000"/>
                <w:sz w:val="18"/>
                <w:szCs w:val="18"/>
              </w:rPr>
              <w:t>açık</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yazılımı</w:t>
            </w:r>
            <w:proofErr w:type="spellEnd"/>
            <w:r w:rsidR="00791DEE" w:rsidRPr="001D6697">
              <w:rPr>
                <w:rFonts w:ascii="Arial" w:hAnsi="Arial" w:cs="Arial"/>
                <w:i w:val="0"/>
                <w:iCs w:val="0"/>
                <w:color w:val="000000"/>
                <w:sz w:val="18"/>
                <w:szCs w:val="18"/>
              </w:rPr>
              <w:t xml:space="preserve"> </w:t>
            </w:r>
            <w:proofErr w:type="spellStart"/>
            <w:r w:rsidR="00791DEE" w:rsidRPr="001D6697">
              <w:rPr>
                <w:rFonts w:ascii="Arial" w:hAnsi="Arial" w:cs="Arial"/>
                <w:i w:val="0"/>
                <w:iCs w:val="0"/>
                <w:color w:val="000000"/>
                <w:sz w:val="18"/>
                <w:szCs w:val="18"/>
              </w:rPr>
              <w:t>kullanıl</w:t>
            </w:r>
            <w:r w:rsidR="00B3115B">
              <w:rPr>
                <w:rFonts w:ascii="Arial" w:hAnsi="Arial" w:cs="Arial"/>
                <w:i w:val="0"/>
                <w:iCs w:val="0"/>
                <w:color w:val="000000"/>
                <w:sz w:val="18"/>
                <w:szCs w:val="18"/>
              </w:rPr>
              <w:t>dığı</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bilinmektedir</w:t>
            </w:r>
            <w:proofErr w:type="spellEnd"/>
            <w:r w:rsidR="00791DEE" w:rsidRPr="001D6697">
              <w:rPr>
                <w:rFonts w:ascii="Arial" w:hAnsi="Arial" w:cs="Arial"/>
                <w:i w:val="0"/>
                <w:iCs w:val="0"/>
                <w:color w:val="000000"/>
                <w:sz w:val="18"/>
                <w:szCs w:val="18"/>
              </w:rPr>
              <w:t xml:space="preserve"> (de Jesus, 2021; Tracker, 2022)</w:t>
            </w:r>
            <w:r w:rsidR="00EE2200" w:rsidRPr="001D6697">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Önerilen</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çalışmada</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dijital</w:t>
            </w:r>
            <w:proofErr w:type="spellEnd"/>
            <w:r w:rsidR="00B3115B">
              <w:rPr>
                <w:rFonts w:ascii="Arial" w:hAnsi="Arial" w:cs="Arial"/>
                <w:i w:val="0"/>
                <w:iCs w:val="0"/>
                <w:color w:val="000000"/>
                <w:sz w:val="18"/>
                <w:szCs w:val="18"/>
              </w:rPr>
              <w:t xml:space="preserve"> video </w:t>
            </w:r>
            <w:proofErr w:type="spellStart"/>
            <w:r w:rsidR="00B3115B">
              <w:rPr>
                <w:rFonts w:ascii="Arial" w:hAnsi="Arial" w:cs="Arial"/>
                <w:i w:val="0"/>
                <w:iCs w:val="0"/>
                <w:color w:val="000000"/>
                <w:sz w:val="18"/>
                <w:szCs w:val="18"/>
              </w:rPr>
              <w:t>kayıtları</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kullanılarak</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yapılacak</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olan</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çökelme</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hızı</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parçacık</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yörüngesi</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ve</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eksen</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hareketi</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analizinde</w:t>
            </w:r>
            <w:proofErr w:type="spellEnd"/>
            <w:r w:rsidR="00B3115B">
              <w:rPr>
                <w:rFonts w:ascii="Arial" w:hAnsi="Arial" w:cs="Arial"/>
                <w:i w:val="0"/>
                <w:iCs w:val="0"/>
                <w:color w:val="000000"/>
                <w:sz w:val="18"/>
                <w:szCs w:val="18"/>
              </w:rPr>
              <w:t xml:space="preserve"> </w:t>
            </w:r>
            <w:r w:rsidR="00933D10">
              <w:rPr>
                <w:rFonts w:ascii="Arial" w:hAnsi="Arial" w:cs="Arial"/>
                <w:i w:val="0"/>
                <w:iCs w:val="0"/>
                <w:color w:val="000000"/>
                <w:sz w:val="18"/>
                <w:szCs w:val="18"/>
              </w:rPr>
              <w:t>video</w:t>
            </w:r>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işleme</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yöntemleri</w:t>
            </w:r>
            <w:proofErr w:type="spellEnd"/>
            <w:r w:rsidR="00B3115B">
              <w:rPr>
                <w:rFonts w:ascii="Arial" w:hAnsi="Arial" w:cs="Arial"/>
                <w:i w:val="0"/>
                <w:iCs w:val="0"/>
                <w:color w:val="000000"/>
                <w:sz w:val="18"/>
                <w:szCs w:val="18"/>
              </w:rPr>
              <w:t xml:space="preserve"> </w:t>
            </w:r>
            <w:proofErr w:type="spellStart"/>
            <w:r w:rsidR="00B3115B">
              <w:rPr>
                <w:rFonts w:ascii="Arial" w:hAnsi="Arial" w:cs="Arial"/>
                <w:i w:val="0"/>
                <w:iCs w:val="0"/>
                <w:color w:val="000000"/>
                <w:sz w:val="18"/>
                <w:szCs w:val="18"/>
              </w:rPr>
              <w:t>kullanılacaktır</w:t>
            </w:r>
            <w:proofErr w:type="spellEnd"/>
            <w:r w:rsidR="00B3115B">
              <w:rPr>
                <w:rFonts w:ascii="Arial" w:hAnsi="Arial" w:cs="Arial"/>
                <w:i w:val="0"/>
                <w:iCs w:val="0"/>
                <w:color w:val="000000"/>
                <w:sz w:val="18"/>
                <w:szCs w:val="18"/>
              </w:rPr>
              <w:t xml:space="preserve">. </w:t>
            </w:r>
            <w:r w:rsidR="005860D5">
              <w:rPr>
                <w:rFonts w:ascii="Arial" w:hAnsi="Arial" w:cs="Arial"/>
                <w:i w:val="0"/>
                <w:iCs w:val="0"/>
                <w:color w:val="000000"/>
                <w:sz w:val="18"/>
                <w:szCs w:val="18"/>
              </w:rPr>
              <w:t>İP-</w:t>
            </w:r>
            <w:r w:rsidR="00A86883">
              <w:rPr>
                <w:rFonts w:ascii="Arial" w:hAnsi="Arial" w:cs="Arial"/>
                <w:i w:val="0"/>
                <w:iCs w:val="0"/>
                <w:color w:val="000000"/>
                <w:sz w:val="18"/>
                <w:szCs w:val="18"/>
              </w:rPr>
              <w:t>2</w:t>
            </w:r>
            <w:r w:rsidR="005860D5">
              <w:rPr>
                <w:rFonts w:ascii="Arial" w:hAnsi="Arial" w:cs="Arial"/>
                <w:i w:val="0"/>
                <w:iCs w:val="0"/>
                <w:color w:val="000000"/>
                <w:sz w:val="18"/>
                <w:szCs w:val="18"/>
              </w:rPr>
              <w:t xml:space="preserve">’de </w:t>
            </w:r>
            <w:proofErr w:type="spellStart"/>
            <w:r w:rsidR="005860D5">
              <w:rPr>
                <w:rFonts w:ascii="Arial" w:hAnsi="Arial" w:cs="Arial"/>
                <w:i w:val="0"/>
                <w:iCs w:val="0"/>
                <w:color w:val="000000"/>
                <w:sz w:val="18"/>
                <w:szCs w:val="18"/>
              </w:rPr>
              <w:t>belirtildiği</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üzere</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deneyler</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sırasında</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iki</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adet</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kamera</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kullanılarak</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dijital</w:t>
            </w:r>
            <w:proofErr w:type="spellEnd"/>
            <w:r w:rsidR="005860D5">
              <w:rPr>
                <w:rFonts w:ascii="Arial" w:hAnsi="Arial" w:cs="Arial"/>
                <w:i w:val="0"/>
                <w:iCs w:val="0"/>
                <w:color w:val="000000"/>
                <w:sz w:val="18"/>
                <w:szCs w:val="18"/>
              </w:rPr>
              <w:t xml:space="preserve"> video </w:t>
            </w:r>
            <w:proofErr w:type="spellStart"/>
            <w:r w:rsidR="005860D5">
              <w:rPr>
                <w:rFonts w:ascii="Arial" w:hAnsi="Arial" w:cs="Arial"/>
                <w:i w:val="0"/>
                <w:iCs w:val="0"/>
                <w:color w:val="000000"/>
                <w:sz w:val="18"/>
                <w:szCs w:val="18"/>
              </w:rPr>
              <w:t>kayıtları</w:t>
            </w:r>
            <w:proofErr w:type="spellEnd"/>
            <w:r w:rsidR="005860D5">
              <w:rPr>
                <w:rFonts w:ascii="Arial" w:hAnsi="Arial" w:cs="Arial"/>
                <w:i w:val="0"/>
                <w:iCs w:val="0"/>
                <w:color w:val="000000"/>
                <w:sz w:val="18"/>
                <w:szCs w:val="18"/>
              </w:rPr>
              <w:t xml:space="preserve"> </w:t>
            </w:r>
            <w:proofErr w:type="spellStart"/>
            <w:r w:rsidR="005860D5">
              <w:rPr>
                <w:rFonts w:ascii="Arial" w:hAnsi="Arial" w:cs="Arial"/>
                <w:i w:val="0"/>
                <w:iCs w:val="0"/>
                <w:color w:val="000000"/>
                <w:sz w:val="18"/>
                <w:szCs w:val="18"/>
              </w:rPr>
              <w:t>alınacaktır</w:t>
            </w:r>
            <w:proofErr w:type="spellEnd"/>
            <w:r w:rsidR="005860D5">
              <w:rPr>
                <w:rFonts w:ascii="Arial" w:hAnsi="Arial" w:cs="Arial"/>
                <w:i w:val="0"/>
                <w:iCs w:val="0"/>
                <w:color w:val="000000"/>
                <w:sz w:val="18"/>
                <w:szCs w:val="18"/>
              </w:rPr>
              <w:t xml:space="preserve">. Bu </w:t>
            </w:r>
            <w:proofErr w:type="spellStart"/>
            <w:r>
              <w:rPr>
                <w:rFonts w:ascii="Arial" w:hAnsi="Arial" w:cs="Arial"/>
                <w:i w:val="0"/>
                <w:iCs w:val="0"/>
                <w:color w:val="000000"/>
                <w:sz w:val="18"/>
                <w:szCs w:val="18"/>
              </w:rPr>
              <w:t>videolar</w:t>
            </w:r>
            <w:proofErr w:type="spellEnd"/>
            <w:r>
              <w:rPr>
                <w:rFonts w:ascii="Arial" w:hAnsi="Arial" w:cs="Arial"/>
                <w:i w:val="0"/>
                <w:iCs w:val="0"/>
                <w:color w:val="000000"/>
                <w:sz w:val="18"/>
                <w:szCs w:val="18"/>
              </w:rPr>
              <w:t xml:space="preserve"> </w:t>
            </w:r>
            <w:proofErr w:type="spellStart"/>
            <w:r>
              <w:rPr>
                <w:rFonts w:ascii="Arial" w:hAnsi="Arial" w:cs="Arial"/>
                <w:i w:val="0"/>
                <w:iCs w:val="0"/>
                <w:color w:val="000000"/>
                <w:sz w:val="18"/>
                <w:szCs w:val="18"/>
              </w:rPr>
              <w:t>proje</w:t>
            </w:r>
            <w:proofErr w:type="spellEnd"/>
            <w:r>
              <w:rPr>
                <w:rFonts w:ascii="Arial" w:hAnsi="Arial" w:cs="Arial"/>
                <w:i w:val="0"/>
                <w:iCs w:val="0"/>
                <w:color w:val="000000"/>
                <w:sz w:val="18"/>
                <w:szCs w:val="18"/>
              </w:rPr>
              <w:t xml:space="preserve"> </w:t>
            </w:r>
            <w:proofErr w:type="spellStart"/>
            <w:r>
              <w:rPr>
                <w:rFonts w:ascii="Arial" w:hAnsi="Arial" w:cs="Arial"/>
                <w:i w:val="0"/>
                <w:iCs w:val="0"/>
                <w:color w:val="000000"/>
                <w:sz w:val="18"/>
                <w:szCs w:val="18"/>
              </w:rPr>
              <w:t>kapsamında</w:t>
            </w:r>
            <w:proofErr w:type="spellEnd"/>
            <w:r>
              <w:rPr>
                <w:rFonts w:ascii="Arial" w:hAnsi="Arial" w:cs="Arial"/>
                <w:i w:val="0"/>
                <w:iCs w:val="0"/>
                <w:color w:val="000000"/>
                <w:sz w:val="18"/>
                <w:szCs w:val="18"/>
              </w:rPr>
              <w:t xml:space="preserve"> </w:t>
            </w:r>
            <w:proofErr w:type="spellStart"/>
            <w:r>
              <w:rPr>
                <w:rFonts w:ascii="Arial" w:hAnsi="Arial" w:cs="Arial"/>
                <w:i w:val="0"/>
                <w:iCs w:val="0"/>
                <w:color w:val="000000"/>
                <w:sz w:val="18"/>
                <w:szCs w:val="18"/>
              </w:rPr>
              <w:t>kullanılacak</w:t>
            </w:r>
            <w:proofErr w:type="spellEnd"/>
            <w:r>
              <w:rPr>
                <w:rFonts w:ascii="Arial" w:hAnsi="Arial" w:cs="Arial"/>
                <w:i w:val="0"/>
                <w:iCs w:val="0"/>
                <w:color w:val="000000"/>
                <w:sz w:val="18"/>
                <w:szCs w:val="18"/>
              </w:rPr>
              <w:t xml:space="preserve"> </w:t>
            </w:r>
            <w:proofErr w:type="spellStart"/>
            <w:r>
              <w:rPr>
                <w:rFonts w:ascii="Arial" w:hAnsi="Arial" w:cs="Arial"/>
                <w:i w:val="0"/>
                <w:iCs w:val="0"/>
                <w:color w:val="000000"/>
                <w:sz w:val="18"/>
                <w:szCs w:val="18"/>
              </w:rPr>
              <w:t>olan</w:t>
            </w:r>
            <w:proofErr w:type="spellEnd"/>
            <w:r>
              <w:rPr>
                <w:rFonts w:ascii="Arial" w:hAnsi="Arial" w:cs="Arial"/>
                <w:i w:val="0"/>
                <w:iCs w:val="0"/>
                <w:color w:val="000000"/>
                <w:sz w:val="18"/>
                <w:szCs w:val="18"/>
              </w:rPr>
              <w:t xml:space="preserve"> video </w:t>
            </w:r>
            <w:proofErr w:type="spellStart"/>
            <w:r>
              <w:rPr>
                <w:rFonts w:ascii="Arial" w:hAnsi="Arial" w:cs="Arial"/>
                <w:i w:val="0"/>
                <w:iCs w:val="0"/>
                <w:color w:val="000000"/>
                <w:sz w:val="18"/>
                <w:szCs w:val="18"/>
              </w:rPr>
              <w:t>veri</w:t>
            </w:r>
            <w:proofErr w:type="spellEnd"/>
            <w:r>
              <w:rPr>
                <w:rFonts w:ascii="Arial" w:hAnsi="Arial" w:cs="Arial"/>
                <w:i w:val="0"/>
                <w:iCs w:val="0"/>
                <w:color w:val="000000"/>
                <w:sz w:val="18"/>
                <w:szCs w:val="18"/>
              </w:rPr>
              <w:t xml:space="preserve"> </w:t>
            </w:r>
            <w:proofErr w:type="spellStart"/>
            <w:r>
              <w:rPr>
                <w:rFonts w:ascii="Arial" w:hAnsi="Arial" w:cs="Arial"/>
                <w:i w:val="0"/>
                <w:iCs w:val="0"/>
                <w:color w:val="000000"/>
                <w:sz w:val="18"/>
                <w:szCs w:val="18"/>
              </w:rPr>
              <w:t>kümesini</w:t>
            </w:r>
            <w:proofErr w:type="spellEnd"/>
            <w:r>
              <w:rPr>
                <w:rFonts w:ascii="Arial" w:hAnsi="Arial" w:cs="Arial"/>
                <w:i w:val="0"/>
                <w:iCs w:val="0"/>
                <w:color w:val="000000"/>
                <w:sz w:val="18"/>
                <w:szCs w:val="18"/>
              </w:rPr>
              <w:t xml:space="preserve"> </w:t>
            </w:r>
            <w:proofErr w:type="spellStart"/>
            <w:r>
              <w:rPr>
                <w:rFonts w:ascii="Arial" w:hAnsi="Arial" w:cs="Arial"/>
                <w:i w:val="0"/>
                <w:iCs w:val="0"/>
                <w:color w:val="000000"/>
                <w:sz w:val="18"/>
                <w:szCs w:val="18"/>
              </w:rPr>
              <w:t>oluşturacaktır</w:t>
            </w:r>
            <w:proofErr w:type="spellEnd"/>
            <w:r>
              <w:rPr>
                <w:rFonts w:ascii="Arial" w:hAnsi="Arial" w:cs="Arial"/>
                <w:i w:val="0"/>
                <w:iCs w:val="0"/>
                <w:color w:val="000000"/>
                <w:sz w:val="18"/>
                <w:szCs w:val="18"/>
              </w:rPr>
              <w:t xml:space="preserve">. Bu </w:t>
            </w:r>
            <w:proofErr w:type="spellStart"/>
            <w:r>
              <w:rPr>
                <w:rFonts w:ascii="Arial" w:hAnsi="Arial" w:cs="Arial"/>
                <w:i w:val="0"/>
                <w:iCs w:val="0"/>
                <w:color w:val="000000"/>
                <w:sz w:val="18"/>
                <w:szCs w:val="18"/>
              </w:rPr>
              <w:t>çalışmada</w:t>
            </w:r>
            <w:proofErr w:type="spellEnd"/>
            <w:r>
              <w:rPr>
                <w:rFonts w:ascii="Arial" w:hAnsi="Arial" w:cs="Arial"/>
                <w:i w:val="0"/>
                <w:iCs w:val="0"/>
                <w:color w:val="000000"/>
                <w:sz w:val="18"/>
                <w:szCs w:val="18"/>
              </w:rPr>
              <w:t xml:space="preserve"> v</w:t>
            </w:r>
            <w:r w:rsidR="00933D10">
              <w:rPr>
                <w:rFonts w:ascii="Arial" w:hAnsi="Arial" w:cs="Arial"/>
                <w:i w:val="0"/>
                <w:iCs w:val="0"/>
                <w:color w:val="000000"/>
                <w:sz w:val="18"/>
                <w:szCs w:val="18"/>
              </w:rPr>
              <w:t>ideo</w:t>
            </w:r>
            <w:r w:rsidR="00DB1E84">
              <w:rPr>
                <w:rFonts w:ascii="Arial" w:hAnsi="Arial" w:cs="Arial"/>
                <w:i w:val="0"/>
                <w:iCs w:val="0"/>
                <w:color w:val="000000"/>
                <w:sz w:val="18"/>
                <w:szCs w:val="18"/>
              </w:rPr>
              <w:t xml:space="preserve"> </w:t>
            </w:r>
            <w:proofErr w:type="spellStart"/>
            <w:r w:rsidR="00DB1E84">
              <w:rPr>
                <w:rFonts w:ascii="Arial" w:hAnsi="Arial" w:cs="Arial"/>
                <w:i w:val="0"/>
                <w:iCs w:val="0"/>
                <w:color w:val="000000"/>
                <w:sz w:val="18"/>
                <w:szCs w:val="18"/>
              </w:rPr>
              <w:t>işleme</w:t>
            </w:r>
            <w:proofErr w:type="spellEnd"/>
            <w:r w:rsidR="00DB1E84">
              <w:rPr>
                <w:rFonts w:ascii="Arial" w:hAnsi="Arial" w:cs="Arial"/>
                <w:i w:val="0"/>
                <w:iCs w:val="0"/>
                <w:color w:val="000000"/>
                <w:sz w:val="18"/>
                <w:szCs w:val="18"/>
              </w:rPr>
              <w:t xml:space="preserve"> </w:t>
            </w:r>
            <w:proofErr w:type="spellStart"/>
            <w:r w:rsidR="00DB1E84">
              <w:rPr>
                <w:rFonts w:ascii="Arial" w:hAnsi="Arial" w:cs="Arial"/>
                <w:i w:val="0"/>
                <w:iCs w:val="0"/>
                <w:color w:val="000000"/>
                <w:sz w:val="18"/>
                <w:szCs w:val="18"/>
              </w:rPr>
              <w:t>algor</w:t>
            </w:r>
            <w:r w:rsidR="00933D10">
              <w:rPr>
                <w:rFonts w:ascii="Arial" w:hAnsi="Arial" w:cs="Arial"/>
                <w:i w:val="0"/>
                <w:iCs w:val="0"/>
                <w:color w:val="000000"/>
                <w:sz w:val="18"/>
                <w:szCs w:val="18"/>
              </w:rPr>
              <w:t>itması</w:t>
            </w:r>
            <w:proofErr w:type="spellEnd"/>
            <w:r w:rsidR="00933D10">
              <w:rPr>
                <w:rFonts w:ascii="Arial" w:hAnsi="Arial" w:cs="Arial"/>
                <w:i w:val="0"/>
                <w:iCs w:val="0"/>
                <w:color w:val="000000"/>
                <w:sz w:val="18"/>
                <w:szCs w:val="18"/>
              </w:rPr>
              <w:t xml:space="preserve"> </w:t>
            </w:r>
            <w:proofErr w:type="spellStart"/>
            <w:r w:rsidR="00933D10">
              <w:rPr>
                <w:rFonts w:ascii="Arial" w:hAnsi="Arial" w:cs="Arial"/>
                <w:i w:val="0"/>
                <w:iCs w:val="0"/>
                <w:color w:val="000000"/>
                <w:sz w:val="18"/>
                <w:szCs w:val="18"/>
              </w:rPr>
              <w:t>olarak</w:t>
            </w:r>
            <w:proofErr w:type="spellEnd"/>
            <w:r w:rsidR="00933D10">
              <w:rPr>
                <w:rFonts w:ascii="Arial" w:hAnsi="Arial" w:cs="Arial"/>
                <w:i w:val="0"/>
                <w:iCs w:val="0"/>
                <w:color w:val="000000"/>
                <w:sz w:val="18"/>
                <w:szCs w:val="18"/>
              </w:rPr>
              <w:t xml:space="preserve"> </w:t>
            </w:r>
            <w:proofErr w:type="spellStart"/>
            <w:r w:rsidR="00933D10">
              <w:rPr>
                <w:rFonts w:ascii="Arial" w:hAnsi="Arial" w:cs="Arial"/>
                <w:i w:val="0"/>
                <w:iCs w:val="0"/>
                <w:color w:val="000000"/>
                <w:sz w:val="18"/>
                <w:szCs w:val="18"/>
              </w:rPr>
              <w:t>hareket</w:t>
            </w:r>
            <w:proofErr w:type="spellEnd"/>
            <w:r w:rsidR="00933D10">
              <w:rPr>
                <w:rFonts w:ascii="Arial" w:hAnsi="Arial" w:cs="Arial"/>
                <w:i w:val="0"/>
                <w:iCs w:val="0"/>
                <w:color w:val="000000"/>
                <w:sz w:val="18"/>
                <w:szCs w:val="18"/>
              </w:rPr>
              <w:t xml:space="preserve"> </w:t>
            </w:r>
            <w:proofErr w:type="spellStart"/>
            <w:r w:rsidR="00933D10">
              <w:rPr>
                <w:rFonts w:ascii="Arial" w:hAnsi="Arial" w:cs="Arial"/>
                <w:i w:val="0"/>
                <w:iCs w:val="0"/>
                <w:color w:val="000000"/>
                <w:sz w:val="18"/>
                <w:szCs w:val="18"/>
              </w:rPr>
              <w:t>bilgisi</w:t>
            </w:r>
            <w:proofErr w:type="spellEnd"/>
            <w:r w:rsidR="00933D10">
              <w:rPr>
                <w:rFonts w:ascii="Arial" w:hAnsi="Arial" w:cs="Arial"/>
                <w:i w:val="0"/>
                <w:iCs w:val="0"/>
                <w:color w:val="000000"/>
                <w:sz w:val="18"/>
                <w:szCs w:val="18"/>
              </w:rPr>
              <w:t xml:space="preserve"> </w:t>
            </w:r>
            <w:proofErr w:type="spellStart"/>
            <w:r w:rsidR="00933D10">
              <w:rPr>
                <w:rFonts w:ascii="Arial" w:hAnsi="Arial" w:cs="Arial"/>
                <w:i w:val="0"/>
                <w:iCs w:val="0"/>
                <w:color w:val="000000"/>
                <w:sz w:val="18"/>
                <w:szCs w:val="18"/>
              </w:rPr>
              <w:t>veya</w:t>
            </w:r>
            <w:proofErr w:type="spellEnd"/>
            <w:r w:rsidR="00933D10">
              <w:rPr>
                <w:rFonts w:ascii="Arial" w:hAnsi="Arial" w:cs="Arial"/>
                <w:i w:val="0"/>
                <w:iCs w:val="0"/>
                <w:color w:val="000000"/>
                <w:sz w:val="18"/>
                <w:szCs w:val="18"/>
              </w:rPr>
              <w:t xml:space="preserve"> </w:t>
            </w:r>
            <w:proofErr w:type="spellStart"/>
            <w:r w:rsidR="00933D10">
              <w:rPr>
                <w:rFonts w:ascii="Arial" w:hAnsi="Arial" w:cs="Arial"/>
                <w:i w:val="0"/>
                <w:iCs w:val="0"/>
                <w:color w:val="000000"/>
                <w:sz w:val="18"/>
                <w:szCs w:val="18"/>
              </w:rPr>
              <w:t>optik</w:t>
            </w:r>
            <w:proofErr w:type="spellEnd"/>
            <w:r w:rsidR="00933D10">
              <w:rPr>
                <w:rFonts w:ascii="Arial" w:hAnsi="Arial" w:cs="Arial"/>
                <w:i w:val="0"/>
                <w:iCs w:val="0"/>
                <w:color w:val="000000"/>
                <w:sz w:val="18"/>
                <w:szCs w:val="18"/>
              </w:rPr>
              <w:t xml:space="preserve"> </w:t>
            </w:r>
            <w:proofErr w:type="spellStart"/>
            <w:r w:rsidR="00933D10">
              <w:rPr>
                <w:rFonts w:ascii="Arial" w:hAnsi="Arial" w:cs="Arial"/>
                <w:i w:val="0"/>
                <w:iCs w:val="0"/>
                <w:color w:val="000000"/>
                <w:sz w:val="18"/>
                <w:szCs w:val="18"/>
              </w:rPr>
              <w:t>akış</w:t>
            </w:r>
            <w:proofErr w:type="spellEnd"/>
            <w:r w:rsidR="00933D10">
              <w:rPr>
                <w:rFonts w:ascii="Arial" w:hAnsi="Arial" w:cs="Arial"/>
                <w:i w:val="0"/>
                <w:iCs w:val="0"/>
                <w:color w:val="000000"/>
                <w:sz w:val="18"/>
                <w:szCs w:val="18"/>
              </w:rPr>
              <w:t xml:space="preserve"> </w:t>
            </w:r>
            <w:proofErr w:type="spellStart"/>
            <w:r w:rsidR="00933D10">
              <w:rPr>
                <w:rFonts w:ascii="Arial" w:hAnsi="Arial" w:cs="Arial"/>
                <w:i w:val="0"/>
                <w:iCs w:val="0"/>
                <w:color w:val="000000"/>
                <w:sz w:val="18"/>
                <w:szCs w:val="18"/>
              </w:rPr>
              <w:t>ölçümü</w:t>
            </w:r>
            <w:proofErr w:type="spellEnd"/>
            <w:r w:rsidR="00933D10">
              <w:rPr>
                <w:rFonts w:ascii="Arial" w:hAnsi="Arial" w:cs="Arial"/>
                <w:i w:val="0"/>
                <w:iCs w:val="0"/>
                <w:color w:val="000000"/>
                <w:sz w:val="18"/>
                <w:szCs w:val="18"/>
              </w:rPr>
              <w:t xml:space="preserve"> </w:t>
            </w:r>
            <w:proofErr w:type="spellStart"/>
            <w:r w:rsidR="00933D10">
              <w:rPr>
                <w:rFonts w:ascii="Arial" w:hAnsi="Arial" w:cs="Arial"/>
                <w:i w:val="0"/>
                <w:iCs w:val="0"/>
                <w:color w:val="000000"/>
                <w:sz w:val="18"/>
                <w:szCs w:val="18"/>
              </w:rPr>
              <w:t>kullanılacaktır</w:t>
            </w:r>
            <w:proofErr w:type="spellEnd"/>
            <w:r w:rsidR="00933D10">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Hareket</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bilgisi</w:t>
            </w:r>
            <w:proofErr w:type="spellEnd"/>
            <w:r w:rsidR="00AB461A">
              <w:rPr>
                <w:rFonts w:ascii="Arial" w:hAnsi="Arial" w:cs="Arial"/>
                <w:i w:val="0"/>
                <w:iCs w:val="0"/>
                <w:color w:val="000000"/>
                <w:sz w:val="18"/>
                <w:szCs w:val="18"/>
              </w:rPr>
              <w:t xml:space="preserve"> video </w:t>
            </w:r>
            <w:proofErr w:type="spellStart"/>
            <w:r w:rsidR="00AB461A">
              <w:rPr>
                <w:rFonts w:ascii="Arial" w:hAnsi="Arial" w:cs="Arial"/>
                <w:i w:val="0"/>
                <w:iCs w:val="0"/>
                <w:color w:val="000000"/>
                <w:sz w:val="18"/>
                <w:szCs w:val="18"/>
              </w:rPr>
              <w:t>çerçevelerinin</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görüntülerinin</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barındırdığı</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nesnelerin</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hareket</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yoğunluklarının</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ölçümünde</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optik</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akış</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vektörlerinden</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yararlanılarak</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ölçülür</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Başka</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bir</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ifadeyle</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videolardaki</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nesneler</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hareket</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ettiğinde</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meydana</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gelen</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hareket</w:t>
            </w:r>
            <w:proofErr w:type="spellEnd"/>
            <w:r w:rsidR="00AB461A">
              <w:rPr>
                <w:rFonts w:ascii="Arial" w:hAnsi="Arial" w:cs="Arial"/>
                <w:i w:val="0"/>
                <w:iCs w:val="0"/>
                <w:color w:val="000000"/>
                <w:sz w:val="18"/>
                <w:szCs w:val="18"/>
              </w:rPr>
              <w:t xml:space="preserve"> </w:t>
            </w:r>
            <w:proofErr w:type="spellStart"/>
            <w:r w:rsidR="00AB461A">
              <w:rPr>
                <w:rFonts w:ascii="Arial" w:hAnsi="Arial" w:cs="Arial"/>
                <w:i w:val="0"/>
                <w:iCs w:val="0"/>
                <w:color w:val="000000"/>
                <w:sz w:val="18"/>
                <w:szCs w:val="18"/>
              </w:rPr>
              <w:t>olarak</w:t>
            </w:r>
            <w:proofErr w:type="spellEnd"/>
            <w:r w:rsidR="00AB461A">
              <w:rPr>
                <w:rFonts w:ascii="Arial" w:hAnsi="Arial" w:cs="Arial"/>
                <w:i w:val="0"/>
                <w:iCs w:val="0"/>
                <w:color w:val="000000"/>
                <w:sz w:val="18"/>
                <w:szCs w:val="18"/>
              </w:rPr>
              <w:t xml:space="preserve"> da </w:t>
            </w:r>
            <w:proofErr w:type="spellStart"/>
            <w:r w:rsidR="00AB461A">
              <w:rPr>
                <w:rFonts w:ascii="Arial" w:hAnsi="Arial" w:cs="Arial"/>
                <w:i w:val="0"/>
                <w:iCs w:val="0"/>
                <w:color w:val="000000"/>
                <w:sz w:val="18"/>
                <w:szCs w:val="18"/>
              </w:rPr>
              <w:t>tanımlanabilir</w:t>
            </w:r>
            <w:proofErr w:type="spellEnd"/>
            <w:r w:rsidR="00AB461A">
              <w:rPr>
                <w:rFonts w:ascii="Arial" w:hAnsi="Arial" w:cs="Arial"/>
                <w:i w:val="0"/>
                <w:iCs w:val="0"/>
                <w:color w:val="000000"/>
                <w:sz w:val="18"/>
                <w:szCs w:val="18"/>
              </w:rPr>
              <w:t xml:space="preserve"> (Shah </w:t>
            </w:r>
            <w:proofErr w:type="spellStart"/>
            <w:r w:rsidR="00AB461A">
              <w:rPr>
                <w:rFonts w:ascii="Arial" w:hAnsi="Arial" w:cs="Arial"/>
                <w:i w:val="0"/>
                <w:iCs w:val="0"/>
                <w:color w:val="000000"/>
                <w:sz w:val="18"/>
                <w:szCs w:val="18"/>
              </w:rPr>
              <w:t>vd</w:t>
            </w:r>
            <w:proofErr w:type="spellEnd"/>
            <w:r w:rsidR="00AB461A">
              <w:rPr>
                <w:rFonts w:ascii="Arial" w:hAnsi="Arial" w:cs="Arial"/>
                <w:i w:val="0"/>
                <w:iCs w:val="0"/>
                <w:color w:val="000000"/>
                <w:sz w:val="18"/>
                <w:szCs w:val="18"/>
              </w:rPr>
              <w:t xml:space="preserve">., 2021). </w:t>
            </w:r>
            <w:r w:rsidR="005B4F30">
              <w:rPr>
                <w:rFonts w:ascii="Arial" w:hAnsi="Arial" w:cs="Arial"/>
                <w:b/>
                <w:bCs/>
                <w:i w:val="0"/>
                <w:iCs w:val="0"/>
                <w:color w:val="000000"/>
                <w:sz w:val="18"/>
                <w:szCs w:val="18"/>
              </w:rPr>
              <w:t>B</w:t>
            </w:r>
            <w:r w:rsidR="00AB461A" w:rsidRPr="00670A0F">
              <w:rPr>
                <w:rFonts w:ascii="Arial" w:hAnsi="Arial" w:cs="Arial"/>
                <w:b/>
                <w:bCs/>
                <w:i w:val="0"/>
                <w:iCs w:val="0"/>
                <w:color w:val="000000"/>
                <w:sz w:val="18"/>
                <w:szCs w:val="18"/>
              </w:rPr>
              <w:t xml:space="preserve">u </w:t>
            </w:r>
            <w:proofErr w:type="spellStart"/>
            <w:r w:rsidR="00AB461A" w:rsidRPr="00670A0F">
              <w:rPr>
                <w:rFonts w:ascii="Arial" w:hAnsi="Arial" w:cs="Arial"/>
                <w:b/>
                <w:bCs/>
                <w:i w:val="0"/>
                <w:iCs w:val="0"/>
                <w:color w:val="000000"/>
                <w:sz w:val="18"/>
                <w:szCs w:val="18"/>
              </w:rPr>
              <w:t>yöntem</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daha</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önce</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çökelme</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hızı</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parçacık</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yörüngesi</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ve</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eksen</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hareketi</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analizinde</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kullanılmamıştır</w:t>
            </w:r>
            <w:proofErr w:type="spellEnd"/>
            <w:r w:rsidR="00AB461A">
              <w:rPr>
                <w:rFonts w:ascii="Arial" w:hAnsi="Arial" w:cs="Arial"/>
                <w:i w:val="0"/>
                <w:iCs w:val="0"/>
                <w:color w:val="000000"/>
                <w:sz w:val="18"/>
                <w:szCs w:val="18"/>
              </w:rPr>
              <w:t xml:space="preserve">. </w:t>
            </w:r>
            <w:r w:rsidR="00AB461A" w:rsidRPr="00670A0F">
              <w:rPr>
                <w:rFonts w:ascii="Arial" w:hAnsi="Arial" w:cs="Arial"/>
                <w:b/>
                <w:bCs/>
                <w:i w:val="0"/>
                <w:iCs w:val="0"/>
                <w:color w:val="000000"/>
                <w:sz w:val="18"/>
                <w:szCs w:val="18"/>
              </w:rPr>
              <w:t xml:space="preserve">Bu durum </w:t>
            </w:r>
            <w:proofErr w:type="spellStart"/>
            <w:r w:rsidR="00AB461A" w:rsidRPr="00670A0F">
              <w:rPr>
                <w:rFonts w:ascii="Arial" w:hAnsi="Arial" w:cs="Arial"/>
                <w:b/>
                <w:bCs/>
                <w:i w:val="0"/>
                <w:iCs w:val="0"/>
                <w:color w:val="000000"/>
                <w:sz w:val="18"/>
                <w:szCs w:val="18"/>
              </w:rPr>
              <w:t>çalışmanın</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özgünlüğünü</w:t>
            </w:r>
            <w:proofErr w:type="spellEnd"/>
            <w:r w:rsidR="00AB461A" w:rsidRPr="00670A0F">
              <w:rPr>
                <w:rFonts w:ascii="Arial" w:hAnsi="Arial" w:cs="Arial"/>
                <w:b/>
                <w:bCs/>
                <w:i w:val="0"/>
                <w:iCs w:val="0"/>
                <w:color w:val="000000"/>
                <w:sz w:val="18"/>
                <w:szCs w:val="18"/>
              </w:rPr>
              <w:t xml:space="preserve"> </w:t>
            </w:r>
            <w:proofErr w:type="spellStart"/>
            <w:r w:rsidR="00AB461A" w:rsidRPr="00670A0F">
              <w:rPr>
                <w:rFonts w:ascii="Arial" w:hAnsi="Arial" w:cs="Arial"/>
                <w:b/>
                <w:bCs/>
                <w:i w:val="0"/>
                <w:iCs w:val="0"/>
                <w:color w:val="000000"/>
                <w:sz w:val="18"/>
                <w:szCs w:val="18"/>
              </w:rPr>
              <w:t>kuvvetlendirmektedir</w:t>
            </w:r>
            <w:proofErr w:type="spellEnd"/>
            <w:r w:rsidR="00AB461A">
              <w:rPr>
                <w:rFonts w:ascii="Arial" w:hAnsi="Arial" w:cs="Arial"/>
                <w:i w:val="0"/>
                <w:iCs w:val="0"/>
                <w:color w:val="000000"/>
                <w:sz w:val="18"/>
                <w:szCs w:val="18"/>
              </w:rPr>
              <w:t>.</w:t>
            </w:r>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Günümüzde</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literatürde</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optik</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akış</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hesaplamaları</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klasik</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geleneksel</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ve</w:t>
            </w:r>
            <w:proofErr w:type="spellEnd"/>
            <w:r w:rsidR="004D0629">
              <w:rPr>
                <w:rFonts w:ascii="Arial" w:hAnsi="Arial" w:cs="Arial"/>
                <w:i w:val="0"/>
                <w:iCs w:val="0"/>
                <w:color w:val="000000"/>
                <w:sz w:val="18"/>
                <w:szCs w:val="18"/>
              </w:rPr>
              <w:t xml:space="preserve"> modern (</w:t>
            </w:r>
            <w:proofErr w:type="spellStart"/>
            <w:r w:rsidR="004D0629">
              <w:rPr>
                <w:rFonts w:ascii="Arial" w:hAnsi="Arial" w:cs="Arial"/>
                <w:i w:val="0"/>
                <w:iCs w:val="0"/>
                <w:color w:val="000000"/>
                <w:sz w:val="18"/>
                <w:szCs w:val="18"/>
              </w:rPr>
              <w:t>derin</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öğrenme</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tabanlı</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olarak</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iki</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yöntemle</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gerçekleştirilmektedir</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Klasik</w:t>
            </w:r>
            <w:proofErr w:type="spellEnd"/>
            <w:r w:rsidR="004D0629">
              <w:rPr>
                <w:rFonts w:ascii="Arial" w:hAnsi="Arial" w:cs="Arial"/>
                <w:i w:val="0"/>
                <w:iCs w:val="0"/>
                <w:color w:val="000000"/>
                <w:sz w:val="18"/>
                <w:szCs w:val="18"/>
              </w:rPr>
              <w:t xml:space="preserve"> </w:t>
            </w:r>
            <w:proofErr w:type="spellStart"/>
            <w:r w:rsidR="004D0629">
              <w:rPr>
                <w:rFonts w:ascii="Arial" w:hAnsi="Arial" w:cs="Arial"/>
                <w:i w:val="0"/>
                <w:iCs w:val="0"/>
                <w:color w:val="000000"/>
                <w:sz w:val="18"/>
                <w:szCs w:val="18"/>
              </w:rPr>
              <w:t>yöntemlerde</w:t>
            </w:r>
            <w:r w:rsidR="00C94D01">
              <w:rPr>
                <w:rFonts w:ascii="Arial" w:hAnsi="Arial" w:cs="Arial"/>
                <w:i w:val="0"/>
                <w:iCs w:val="0"/>
                <w:color w:val="000000"/>
                <w:sz w:val="18"/>
                <w:szCs w:val="18"/>
              </w:rPr>
              <w:t>n</w:t>
            </w:r>
            <w:proofErr w:type="spellEnd"/>
            <w:r w:rsidR="004D0629">
              <w:rPr>
                <w:rFonts w:ascii="Arial" w:hAnsi="Arial" w:cs="Arial"/>
                <w:i w:val="0"/>
                <w:iCs w:val="0"/>
                <w:color w:val="000000"/>
                <w:sz w:val="18"/>
                <w:szCs w:val="18"/>
              </w:rPr>
              <w:t xml:space="preserve"> </w:t>
            </w:r>
            <w:proofErr w:type="spellStart"/>
            <w:r w:rsidR="00C94D01">
              <w:rPr>
                <w:rFonts w:ascii="Arial" w:hAnsi="Arial" w:cs="Arial"/>
                <w:i w:val="0"/>
                <w:iCs w:val="0"/>
                <w:color w:val="000000"/>
                <w:sz w:val="18"/>
                <w:szCs w:val="18"/>
              </w:rPr>
              <w:t>yoğun</w:t>
            </w:r>
            <w:proofErr w:type="spellEnd"/>
            <w:r w:rsidR="00C94D01">
              <w:rPr>
                <w:rFonts w:ascii="Arial" w:hAnsi="Arial" w:cs="Arial"/>
                <w:i w:val="0"/>
                <w:iCs w:val="0"/>
                <w:color w:val="000000"/>
                <w:sz w:val="18"/>
                <w:szCs w:val="18"/>
              </w:rPr>
              <w:t xml:space="preserve"> </w:t>
            </w:r>
            <w:proofErr w:type="spellStart"/>
            <w:r w:rsidR="00C94D01">
              <w:rPr>
                <w:rFonts w:ascii="Arial" w:hAnsi="Arial" w:cs="Arial"/>
                <w:i w:val="0"/>
                <w:iCs w:val="0"/>
                <w:color w:val="000000"/>
                <w:sz w:val="18"/>
                <w:szCs w:val="18"/>
              </w:rPr>
              <w:t>optik</w:t>
            </w:r>
            <w:proofErr w:type="spellEnd"/>
            <w:r w:rsidR="00C94D01">
              <w:rPr>
                <w:rFonts w:ascii="Arial" w:hAnsi="Arial" w:cs="Arial"/>
                <w:i w:val="0"/>
                <w:iCs w:val="0"/>
                <w:color w:val="000000"/>
                <w:sz w:val="18"/>
                <w:szCs w:val="18"/>
              </w:rPr>
              <w:t xml:space="preserve"> </w:t>
            </w:r>
            <w:proofErr w:type="spellStart"/>
            <w:r w:rsidR="00C94D01">
              <w:rPr>
                <w:rFonts w:ascii="Arial" w:hAnsi="Arial" w:cs="Arial"/>
                <w:i w:val="0"/>
                <w:iCs w:val="0"/>
                <w:color w:val="000000"/>
                <w:sz w:val="18"/>
                <w:szCs w:val="18"/>
              </w:rPr>
              <w:t>akış</w:t>
            </w:r>
            <w:proofErr w:type="spellEnd"/>
            <w:r w:rsidR="00C94D01">
              <w:rPr>
                <w:rFonts w:ascii="Arial" w:hAnsi="Arial" w:cs="Arial"/>
                <w:i w:val="0"/>
                <w:iCs w:val="0"/>
                <w:color w:val="000000"/>
                <w:sz w:val="18"/>
                <w:szCs w:val="18"/>
              </w:rPr>
              <w:t xml:space="preserve"> </w:t>
            </w:r>
            <w:proofErr w:type="spellStart"/>
            <w:r w:rsidR="00C94D01">
              <w:rPr>
                <w:rFonts w:ascii="Arial" w:hAnsi="Arial" w:cs="Arial"/>
                <w:i w:val="0"/>
                <w:iCs w:val="0"/>
                <w:color w:val="000000"/>
                <w:sz w:val="18"/>
                <w:szCs w:val="18"/>
              </w:rPr>
              <w:t>algoritmaları</w:t>
            </w:r>
            <w:proofErr w:type="spellEnd"/>
            <w:r w:rsidR="00C94D01">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görüntüdeki</w:t>
            </w:r>
            <w:proofErr w:type="spellEnd"/>
            <w:r w:rsidR="009F7069">
              <w:rPr>
                <w:rFonts w:ascii="Arial" w:hAnsi="Arial" w:cs="Arial"/>
                <w:i w:val="0"/>
                <w:iCs w:val="0"/>
                <w:color w:val="000000"/>
                <w:sz w:val="18"/>
                <w:szCs w:val="18"/>
              </w:rPr>
              <w:t xml:space="preserve"> her </w:t>
            </w:r>
            <w:proofErr w:type="spellStart"/>
            <w:r w:rsidR="009F7069">
              <w:rPr>
                <w:rFonts w:ascii="Arial" w:hAnsi="Arial" w:cs="Arial"/>
                <w:i w:val="0"/>
                <w:iCs w:val="0"/>
                <w:color w:val="000000"/>
                <w:sz w:val="18"/>
                <w:szCs w:val="18"/>
              </w:rPr>
              <w:t>bir</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pikselin</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bir</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önceki</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görüntüdekine</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kıyasla</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yer</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değiştirmesinin</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hesaplanmasına</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dayanır</w:t>
            </w:r>
            <w:proofErr w:type="spellEnd"/>
            <w:r w:rsidR="009F7069">
              <w:rPr>
                <w:rFonts w:ascii="Arial" w:hAnsi="Arial" w:cs="Arial"/>
                <w:i w:val="0"/>
                <w:iCs w:val="0"/>
                <w:color w:val="000000"/>
                <w:sz w:val="18"/>
                <w:szCs w:val="18"/>
              </w:rPr>
              <w:t xml:space="preserve">. Bir </w:t>
            </w:r>
            <w:proofErr w:type="spellStart"/>
            <w:r w:rsidR="009F7069">
              <w:rPr>
                <w:rFonts w:ascii="Arial" w:hAnsi="Arial" w:cs="Arial"/>
                <w:i w:val="0"/>
                <w:iCs w:val="0"/>
                <w:color w:val="000000"/>
                <w:sz w:val="18"/>
                <w:szCs w:val="18"/>
              </w:rPr>
              <w:t>diğer</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klasik</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yöntem</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olan</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seyrek</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optik</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akışı</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ise</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yalnızca</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yer</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değiştiren</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lastRenderedPageBreak/>
              <w:t>piksellerin</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yer</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değiştirme</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miktarının</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hesaplanmasına</w:t>
            </w:r>
            <w:proofErr w:type="spellEnd"/>
            <w:r w:rsidR="009F7069">
              <w:rPr>
                <w:rFonts w:ascii="Arial" w:hAnsi="Arial" w:cs="Arial"/>
                <w:i w:val="0"/>
                <w:iCs w:val="0"/>
                <w:color w:val="000000"/>
                <w:sz w:val="18"/>
                <w:szCs w:val="18"/>
              </w:rPr>
              <w:t xml:space="preserve"> </w:t>
            </w:r>
            <w:proofErr w:type="spellStart"/>
            <w:r w:rsidR="009F7069">
              <w:rPr>
                <w:rFonts w:ascii="Arial" w:hAnsi="Arial" w:cs="Arial"/>
                <w:i w:val="0"/>
                <w:iCs w:val="0"/>
                <w:color w:val="000000"/>
                <w:sz w:val="18"/>
                <w:szCs w:val="18"/>
              </w:rPr>
              <w:t>dayanır</w:t>
            </w:r>
            <w:proofErr w:type="spellEnd"/>
            <w:r w:rsidR="009F7069">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Günümüzde</w:t>
            </w:r>
            <w:proofErr w:type="spellEnd"/>
            <w:r w:rsidR="000D68AB">
              <w:rPr>
                <w:rFonts w:ascii="Arial" w:hAnsi="Arial" w:cs="Arial"/>
                <w:i w:val="0"/>
                <w:iCs w:val="0"/>
                <w:color w:val="000000"/>
                <w:sz w:val="18"/>
                <w:szCs w:val="18"/>
              </w:rPr>
              <w:t xml:space="preserve"> </w:t>
            </w:r>
            <w:r w:rsidR="00A821A3">
              <w:rPr>
                <w:rFonts w:ascii="Arial" w:hAnsi="Arial" w:cs="Arial"/>
                <w:i w:val="0"/>
                <w:iCs w:val="0"/>
                <w:color w:val="000000"/>
                <w:sz w:val="18"/>
                <w:szCs w:val="18"/>
              </w:rPr>
              <w:t>“</w:t>
            </w:r>
            <w:r w:rsidR="000D68AB">
              <w:rPr>
                <w:rFonts w:ascii="Arial" w:hAnsi="Arial" w:cs="Arial"/>
                <w:i w:val="0"/>
                <w:iCs w:val="0"/>
                <w:color w:val="000000"/>
                <w:sz w:val="18"/>
                <w:szCs w:val="18"/>
              </w:rPr>
              <w:t>Convolutional Neural Networks (CNN)</w:t>
            </w:r>
            <w:r w:rsidR="00A821A3">
              <w:rPr>
                <w:rFonts w:ascii="Arial" w:hAnsi="Arial" w:cs="Arial"/>
                <w:i w:val="0"/>
                <w:iCs w:val="0"/>
                <w:color w:val="000000"/>
                <w:sz w:val="18"/>
                <w:szCs w:val="18"/>
              </w:rPr>
              <w:t>”</w:t>
            </w:r>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ku</w:t>
            </w:r>
            <w:r w:rsidR="00A71874">
              <w:rPr>
                <w:rFonts w:ascii="Arial" w:hAnsi="Arial" w:cs="Arial"/>
                <w:i w:val="0"/>
                <w:iCs w:val="0"/>
                <w:color w:val="000000"/>
                <w:sz w:val="18"/>
                <w:szCs w:val="18"/>
              </w:rPr>
              <w:t>l</w:t>
            </w:r>
            <w:r w:rsidR="000D68AB">
              <w:rPr>
                <w:rFonts w:ascii="Arial" w:hAnsi="Arial" w:cs="Arial"/>
                <w:i w:val="0"/>
                <w:iCs w:val="0"/>
                <w:color w:val="000000"/>
                <w:sz w:val="18"/>
                <w:szCs w:val="18"/>
              </w:rPr>
              <w:t>lanımının</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yaygınlaşması</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ile</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birlikte</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optik</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akış</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hesaplamalarından</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en</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etkin</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sonuç</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verenler</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derin</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öğrenme</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yöntemlerine</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dayanmaktadır</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Şu</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anda</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literatürde</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doğruluk</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ve</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az</w:t>
            </w:r>
            <w:proofErr w:type="spellEnd"/>
            <w:r w:rsidR="00EC39D0">
              <w:rPr>
                <w:rFonts w:ascii="Arial" w:hAnsi="Arial" w:cs="Arial"/>
                <w:i w:val="0"/>
                <w:iCs w:val="0"/>
                <w:color w:val="000000"/>
                <w:sz w:val="18"/>
                <w:szCs w:val="18"/>
              </w:rPr>
              <w:t xml:space="preserve"> zaman </w:t>
            </w:r>
            <w:proofErr w:type="spellStart"/>
            <w:r w:rsidR="00EC39D0">
              <w:rPr>
                <w:rFonts w:ascii="Arial" w:hAnsi="Arial" w:cs="Arial"/>
                <w:i w:val="0"/>
                <w:iCs w:val="0"/>
                <w:color w:val="000000"/>
                <w:sz w:val="18"/>
                <w:szCs w:val="18"/>
              </w:rPr>
              <w:t>harcamas</w:t>
            </w:r>
            <w:r w:rsidR="00251F45">
              <w:rPr>
                <w:rFonts w:ascii="Arial" w:hAnsi="Arial" w:cs="Arial"/>
                <w:i w:val="0"/>
                <w:iCs w:val="0"/>
                <w:color w:val="000000"/>
                <w:sz w:val="18"/>
                <w:szCs w:val="18"/>
              </w:rPr>
              <w:t>ı</w:t>
            </w:r>
            <w:proofErr w:type="spellEnd"/>
            <w:r w:rsidR="00251F45">
              <w:rPr>
                <w:rFonts w:ascii="Arial" w:hAnsi="Arial" w:cs="Arial"/>
                <w:i w:val="0"/>
                <w:iCs w:val="0"/>
                <w:color w:val="000000"/>
                <w:sz w:val="18"/>
                <w:szCs w:val="18"/>
              </w:rPr>
              <w:t xml:space="preserve"> </w:t>
            </w:r>
            <w:proofErr w:type="spellStart"/>
            <w:r w:rsidR="00251F45">
              <w:rPr>
                <w:rFonts w:ascii="Arial" w:hAnsi="Arial" w:cs="Arial"/>
                <w:i w:val="0"/>
                <w:iCs w:val="0"/>
                <w:color w:val="000000"/>
                <w:sz w:val="18"/>
                <w:szCs w:val="18"/>
              </w:rPr>
              <w:t>nedeniyle</w:t>
            </w:r>
            <w:proofErr w:type="spellEnd"/>
            <w:r w:rsidR="00251F45">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derin</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öğrenme</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temelli</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yöntemler</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gelen</w:t>
            </w:r>
            <w:r w:rsidR="00251F45">
              <w:rPr>
                <w:rFonts w:ascii="Arial" w:hAnsi="Arial" w:cs="Arial"/>
                <w:i w:val="0"/>
                <w:iCs w:val="0"/>
                <w:color w:val="000000"/>
                <w:sz w:val="18"/>
                <w:szCs w:val="18"/>
              </w:rPr>
              <w:t>e</w:t>
            </w:r>
            <w:r w:rsidR="00EC39D0">
              <w:rPr>
                <w:rFonts w:ascii="Arial" w:hAnsi="Arial" w:cs="Arial"/>
                <w:i w:val="0"/>
                <w:iCs w:val="0"/>
                <w:color w:val="000000"/>
                <w:sz w:val="18"/>
                <w:szCs w:val="18"/>
              </w:rPr>
              <w:t>ksel</w:t>
            </w:r>
            <w:proofErr w:type="spellEnd"/>
            <w:r w:rsidR="00EC39D0">
              <w:rPr>
                <w:rFonts w:ascii="Arial" w:hAnsi="Arial" w:cs="Arial"/>
                <w:i w:val="0"/>
                <w:iCs w:val="0"/>
                <w:color w:val="000000"/>
                <w:sz w:val="18"/>
                <w:szCs w:val="18"/>
              </w:rPr>
              <w:t xml:space="preserve"> </w:t>
            </w:r>
            <w:proofErr w:type="spellStart"/>
            <w:r w:rsidR="00EC39D0">
              <w:rPr>
                <w:rFonts w:ascii="Arial" w:hAnsi="Arial" w:cs="Arial"/>
                <w:i w:val="0"/>
                <w:iCs w:val="0"/>
                <w:color w:val="000000"/>
                <w:sz w:val="18"/>
                <w:szCs w:val="18"/>
              </w:rPr>
              <w:t>yöntemler</w:t>
            </w:r>
            <w:r w:rsidR="00251F45">
              <w:rPr>
                <w:rFonts w:ascii="Arial" w:hAnsi="Arial" w:cs="Arial"/>
                <w:i w:val="0"/>
                <w:iCs w:val="0"/>
                <w:color w:val="000000"/>
                <w:sz w:val="18"/>
                <w:szCs w:val="18"/>
              </w:rPr>
              <w:t>e</w:t>
            </w:r>
            <w:proofErr w:type="spellEnd"/>
            <w:r w:rsidR="00251F45">
              <w:rPr>
                <w:rFonts w:ascii="Arial" w:hAnsi="Arial" w:cs="Arial"/>
                <w:i w:val="0"/>
                <w:iCs w:val="0"/>
                <w:color w:val="000000"/>
                <w:sz w:val="18"/>
                <w:szCs w:val="18"/>
              </w:rPr>
              <w:t xml:space="preserve"> </w:t>
            </w:r>
            <w:proofErr w:type="spellStart"/>
            <w:r w:rsidR="00251F45">
              <w:rPr>
                <w:rFonts w:ascii="Arial" w:hAnsi="Arial" w:cs="Arial"/>
                <w:i w:val="0"/>
                <w:iCs w:val="0"/>
                <w:color w:val="000000"/>
                <w:sz w:val="18"/>
                <w:szCs w:val="18"/>
              </w:rPr>
              <w:t>tercih</w:t>
            </w:r>
            <w:proofErr w:type="spellEnd"/>
            <w:r w:rsidR="00251F45">
              <w:rPr>
                <w:rFonts w:ascii="Arial" w:hAnsi="Arial" w:cs="Arial"/>
                <w:i w:val="0"/>
                <w:iCs w:val="0"/>
                <w:color w:val="000000"/>
                <w:sz w:val="18"/>
                <w:szCs w:val="18"/>
              </w:rPr>
              <w:t xml:space="preserve"> </w:t>
            </w:r>
            <w:proofErr w:type="spellStart"/>
            <w:r w:rsidR="00251F45">
              <w:rPr>
                <w:rFonts w:ascii="Arial" w:hAnsi="Arial" w:cs="Arial"/>
                <w:i w:val="0"/>
                <w:iCs w:val="0"/>
                <w:color w:val="000000"/>
                <w:sz w:val="18"/>
                <w:szCs w:val="18"/>
              </w:rPr>
              <w:t>edilmektedir</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Savian</w:t>
            </w:r>
            <w:proofErr w:type="spellEnd"/>
            <w:r w:rsidR="000D68AB">
              <w:rPr>
                <w:rFonts w:ascii="Arial" w:hAnsi="Arial" w:cs="Arial"/>
                <w:i w:val="0"/>
                <w:iCs w:val="0"/>
                <w:color w:val="000000"/>
                <w:sz w:val="18"/>
                <w:szCs w:val="18"/>
              </w:rPr>
              <w:t xml:space="preserve"> </w:t>
            </w:r>
            <w:proofErr w:type="spellStart"/>
            <w:r w:rsidR="000D68AB">
              <w:rPr>
                <w:rFonts w:ascii="Arial" w:hAnsi="Arial" w:cs="Arial"/>
                <w:i w:val="0"/>
                <w:iCs w:val="0"/>
                <w:color w:val="000000"/>
                <w:sz w:val="18"/>
                <w:szCs w:val="18"/>
              </w:rPr>
              <w:t>vd</w:t>
            </w:r>
            <w:proofErr w:type="spellEnd"/>
            <w:r w:rsidR="000D68AB">
              <w:rPr>
                <w:rFonts w:ascii="Arial" w:hAnsi="Arial" w:cs="Arial"/>
                <w:i w:val="0"/>
                <w:iCs w:val="0"/>
                <w:color w:val="000000"/>
                <w:sz w:val="18"/>
                <w:szCs w:val="18"/>
              </w:rPr>
              <w:t>, 2020).</w:t>
            </w:r>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CNN’ler</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optik</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akış</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hesaplaması</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sırasında</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denetimli</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veya</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denetimsiz</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eğitime</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dayanabilir</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Eğitim</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denetimsiz</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ise</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sinir</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ağları</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etiketlenmemiş</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görüntüleri</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optik</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akış</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hesaplamasında</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kullanır</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Denetimli</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eğitimde</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ise</w:t>
            </w:r>
            <w:proofErr w:type="spellEnd"/>
            <w:r w:rsidR="00EC39D0">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görüntülerin</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etiketlenmesi</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gerekmektedir</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Denetimli</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eğitim</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günümüzde</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denetimsiz</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eğitimden</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daha</w:t>
            </w:r>
            <w:proofErr w:type="spellEnd"/>
            <w:r w:rsidR="003018EE">
              <w:rPr>
                <w:rFonts w:ascii="Arial" w:hAnsi="Arial" w:cs="Arial"/>
                <w:i w:val="0"/>
                <w:iCs w:val="0"/>
                <w:color w:val="000000"/>
                <w:sz w:val="18"/>
                <w:szCs w:val="18"/>
              </w:rPr>
              <w:t xml:space="preserve"> iyi </w:t>
            </w:r>
            <w:proofErr w:type="spellStart"/>
            <w:r w:rsidR="003018EE">
              <w:rPr>
                <w:rFonts w:ascii="Arial" w:hAnsi="Arial" w:cs="Arial"/>
                <w:i w:val="0"/>
                <w:iCs w:val="0"/>
                <w:color w:val="000000"/>
                <w:sz w:val="18"/>
                <w:szCs w:val="18"/>
              </w:rPr>
              <w:t>performans</w:t>
            </w:r>
            <w:proofErr w:type="spellEnd"/>
            <w:r w:rsidR="003018EE">
              <w:rPr>
                <w:rFonts w:ascii="Arial" w:hAnsi="Arial" w:cs="Arial"/>
                <w:i w:val="0"/>
                <w:iCs w:val="0"/>
                <w:color w:val="000000"/>
                <w:sz w:val="18"/>
                <w:szCs w:val="18"/>
              </w:rPr>
              <w:t xml:space="preserve"> </w:t>
            </w:r>
            <w:proofErr w:type="spellStart"/>
            <w:r w:rsidR="003018EE">
              <w:rPr>
                <w:rFonts w:ascii="Arial" w:hAnsi="Arial" w:cs="Arial"/>
                <w:i w:val="0"/>
                <w:iCs w:val="0"/>
                <w:color w:val="000000"/>
                <w:sz w:val="18"/>
                <w:szCs w:val="18"/>
              </w:rPr>
              <w:t>sergilemektedir</w:t>
            </w:r>
            <w:proofErr w:type="spellEnd"/>
            <w:r w:rsidR="00A71874">
              <w:rPr>
                <w:rFonts w:ascii="Arial" w:hAnsi="Arial" w:cs="Arial"/>
                <w:i w:val="0"/>
                <w:iCs w:val="0"/>
                <w:color w:val="000000"/>
                <w:sz w:val="18"/>
                <w:szCs w:val="18"/>
              </w:rPr>
              <w:t xml:space="preserve"> (</w:t>
            </w:r>
            <w:proofErr w:type="spellStart"/>
            <w:r w:rsidR="00120FFA">
              <w:rPr>
                <w:rFonts w:ascii="Arial" w:hAnsi="Arial" w:cs="Arial"/>
                <w:i w:val="0"/>
                <w:iCs w:val="0"/>
                <w:color w:val="000000"/>
                <w:sz w:val="18"/>
                <w:szCs w:val="18"/>
              </w:rPr>
              <w:t>S</w:t>
            </w:r>
            <w:r w:rsidR="00A71874">
              <w:rPr>
                <w:rFonts w:ascii="Arial" w:hAnsi="Arial" w:cs="Arial"/>
                <w:i w:val="0"/>
                <w:iCs w:val="0"/>
                <w:color w:val="000000"/>
                <w:sz w:val="18"/>
                <w:szCs w:val="18"/>
              </w:rPr>
              <w:t>avian</w:t>
            </w:r>
            <w:proofErr w:type="spellEnd"/>
            <w:r w:rsidR="00A71874">
              <w:rPr>
                <w:rFonts w:ascii="Arial" w:hAnsi="Arial" w:cs="Arial"/>
                <w:i w:val="0"/>
                <w:iCs w:val="0"/>
                <w:color w:val="000000"/>
                <w:sz w:val="18"/>
                <w:szCs w:val="18"/>
              </w:rPr>
              <w:t xml:space="preserve"> </w:t>
            </w:r>
            <w:proofErr w:type="spellStart"/>
            <w:r w:rsidR="00A71874">
              <w:rPr>
                <w:rFonts w:ascii="Arial" w:hAnsi="Arial" w:cs="Arial"/>
                <w:i w:val="0"/>
                <w:iCs w:val="0"/>
                <w:color w:val="000000"/>
                <w:sz w:val="18"/>
                <w:szCs w:val="18"/>
              </w:rPr>
              <w:t>vd</w:t>
            </w:r>
            <w:proofErr w:type="spellEnd"/>
            <w:r w:rsidR="00A71874">
              <w:rPr>
                <w:rFonts w:ascii="Arial" w:hAnsi="Arial" w:cs="Arial"/>
                <w:i w:val="0"/>
                <w:iCs w:val="0"/>
                <w:color w:val="000000"/>
                <w:sz w:val="18"/>
                <w:szCs w:val="18"/>
              </w:rPr>
              <w:t>. 2020)</w:t>
            </w:r>
            <w:r w:rsidR="003018EE">
              <w:rPr>
                <w:rFonts w:ascii="Arial" w:hAnsi="Arial" w:cs="Arial"/>
                <w:i w:val="0"/>
                <w:iCs w:val="0"/>
                <w:color w:val="000000"/>
                <w:sz w:val="18"/>
                <w:szCs w:val="18"/>
              </w:rPr>
              <w:t>.</w:t>
            </w:r>
          </w:p>
          <w:p w14:paraId="39B6347E" w14:textId="03EC2100" w:rsidR="00EC39D0" w:rsidRPr="00286BDF" w:rsidRDefault="00EC39D0" w:rsidP="008E15EB">
            <w:pPr>
              <w:pStyle w:val="Caption"/>
              <w:jc w:val="both"/>
              <w:rPr>
                <w:rFonts w:ascii="Arial" w:hAnsi="Arial" w:cs="Arial"/>
                <w:i w:val="0"/>
                <w:iCs w:val="0"/>
                <w:color w:val="000000"/>
                <w:sz w:val="18"/>
                <w:szCs w:val="18"/>
              </w:rPr>
            </w:pPr>
            <w:proofErr w:type="spellStart"/>
            <w:r>
              <w:rPr>
                <w:rFonts w:ascii="Arial" w:hAnsi="Arial" w:cs="Arial"/>
                <w:i w:val="0"/>
                <w:iCs w:val="0"/>
                <w:color w:val="000000"/>
                <w:sz w:val="18"/>
                <w:szCs w:val="18"/>
              </w:rPr>
              <w:t>Önerilen</w:t>
            </w:r>
            <w:proofErr w:type="spellEnd"/>
            <w:r>
              <w:rPr>
                <w:rFonts w:ascii="Arial" w:hAnsi="Arial" w:cs="Arial"/>
                <w:i w:val="0"/>
                <w:iCs w:val="0"/>
                <w:color w:val="000000"/>
                <w:sz w:val="18"/>
                <w:szCs w:val="18"/>
              </w:rPr>
              <w:t xml:space="preserve"> </w:t>
            </w:r>
            <w:proofErr w:type="spellStart"/>
            <w:r>
              <w:rPr>
                <w:rFonts w:ascii="Arial" w:hAnsi="Arial" w:cs="Arial"/>
                <w:i w:val="0"/>
                <w:iCs w:val="0"/>
                <w:color w:val="000000"/>
                <w:sz w:val="18"/>
                <w:szCs w:val="18"/>
              </w:rPr>
              <w:t>projede</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literatürde</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en</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etkin</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verim</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ve</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hız</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sağlayabilmesi</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nedeniyle</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çökelme</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hızı</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parçacık</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yörüngesi</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ve</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eksen</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hareketi</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analizinde</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kullanılacak</w:t>
            </w:r>
            <w:proofErr w:type="spellEnd"/>
            <w:r w:rsidR="00120FFA">
              <w:rPr>
                <w:rFonts w:ascii="Arial" w:hAnsi="Arial" w:cs="Arial"/>
                <w:i w:val="0"/>
                <w:iCs w:val="0"/>
                <w:color w:val="000000"/>
                <w:sz w:val="18"/>
                <w:szCs w:val="18"/>
              </w:rPr>
              <w:t xml:space="preserve"> CNN </w:t>
            </w:r>
            <w:proofErr w:type="spellStart"/>
            <w:r w:rsidR="00120FFA">
              <w:rPr>
                <w:rFonts w:ascii="Arial" w:hAnsi="Arial" w:cs="Arial"/>
                <w:i w:val="0"/>
                <w:iCs w:val="0"/>
                <w:color w:val="000000"/>
                <w:sz w:val="18"/>
                <w:szCs w:val="18"/>
              </w:rPr>
              <w:t>tabanlı</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ölçüm</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metodu</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olarak</w:t>
            </w:r>
            <w:proofErr w:type="spellEnd"/>
            <w:r w:rsidR="00A821A3">
              <w:rPr>
                <w:rFonts w:ascii="Arial" w:hAnsi="Arial" w:cs="Arial"/>
                <w:i w:val="0"/>
                <w:iCs w:val="0"/>
                <w:color w:val="000000"/>
                <w:sz w:val="18"/>
                <w:szCs w:val="18"/>
              </w:rPr>
              <w:t xml:space="preserve"> “Recurrent All-Pairs Field Transforms (RAFT)” </w:t>
            </w:r>
            <w:r w:rsidR="00856A95">
              <w:rPr>
                <w:rFonts w:ascii="Arial" w:hAnsi="Arial" w:cs="Arial"/>
                <w:i w:val="0"/>
                <w:iCs w:val="0"/>
                <w:color w:val="000000"/>
                <w:sz w:val="18"/>
                <w:szCs w:val="18"/>
              </w:rPr>
              <w:t xml:space="preserve">(Zachary </w:t>
            </w:r>
            <w:proofErr w:type="spellStart"/>
            <w:r w:rsidR="00856A95">
              <w:rPr>
                <w:rFonts w:ascii="Arial" w:hAnsi="Arial" w:cs="Arial"/>
                <w:i w:val="0"/>
                <w:iCs w:val="0"/>
                <w:color w:val="000000"/>
                <w:sz w:val="18"/>
                <w:szCs w:val="18"/>
              </w:rPr>
              <w:t>ve</w:t>
            </w:r>
            <w:proofErr w:type="spellEnd"/>
            <w:r w:rsidR="00856A95">
              <w:rPr>
                <w:rFonts w:ascii="Arial" w:hAnsi="Arial" w:cs="Arial"/>
                <w:i w:val="0"/>
                <w:iCs w:val="0"/>
                <w:color w:val="000000"/>
                <w:sz w:val="18"/>
                <w:szCs w:val="18"/>
              </w:rPr>
              <w:t xml:space="preserve"> Deng, 2020) </w:t>
            </w:r>
            <w:proofErr w:type="spellStart"/>
            <w:r w:rsidR="00A821A3">
              <w:rPr>
                <w:rFonts w:ascii="Arial" w:hAnsi="Arial" w:cs="Arial"/>
                <w:i w:val="0"/>
                <w:iCs w:val="0"/>
                <w:color w:val="000000"/>
                <w:sz w:val="18"/>
                <w:szCs w:val="18"/>
              </w:rPr>
              <w:t>ağ</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modeli</w:t>
            </w:r>
            <w:proofErr w:type="spellEnd"/>
            <w:r w:rsidR="00A821A3">
              <w:rPr>
                <w:rFonts w:ascii="Arial" w:hAnsi="Arial" w:cs="Arial"/>
                <w:i w:val="0"/>
                <w:iCs w:val="0"/>
                <w:color w:val="000000"/>
                <w:sz w:val="18"/>
                <w:szCs w:val="18"/>
              </w:rPr>
              <w:t xml:space="preserve"> </w:t>
            </w:r>
            <w:proofErr w:type="spellStart"/>
            <w:r w:rsidR="00A821A3">
              <w:rPr>
                <w:rFonts w:ascii="Arial" w:hAnsi="Arial" w:cs="Arial"/>
                <w:i w:val="0"/>
                <w:iCs w:val="0"/>
                <w:color w:val="000000"/>
                <w:sz w:val="18"/>
                <w:szCs w:val="18"/>
              </w:rPr>
              <w:t>kullanılacaktır</w:t>
            </w:r>
            <w:proofErr w:type="spellEnd"/>
            <w:r w:rsidR="00A821A3">
              <w:rPr>
                <w:rFonts w:ascii="Arial" w:hAnsi="Arial" w:cs="Arial"/>
                <w:i w:val="0"/>
                <w:iCs w:val="0"/>
                <w:color w:val="000000"/>
                <w:sz w:val="18"/>
                <w:szCs w:val="18"/>
              </w:rPr>
              <w:t xml:space="preserve">. </w:t>
            </w:r>
            <w:r w:rsidR="00286BDF">
              <w:rPr>
                <w:rFonts w:ascii="Arial" w:hAnsi="Arial" w:cs="Arial"/>
                <w:i w:val="0"/>
                <w:iCs w:val="0"/>
                <w:color w:val="000000"/>
                <w:sz w:val="18"/>
                <w:szCs w:val="18"/>
              </w:rPr>
              <w:t xml:space="preserve">Bu </w:t>
            </w:r>
            <w:proofErr w:type="spellStart"/>
            <w:r w:rsidR="00286BDF">
              <w:rPr>
                <w:rFonts w:ascii="Arial" w:hAnsi="Arial" w:cs="Arial"/>
                <w:i w:val="0"/>
                <w:iCs w:val="0"/>
                <w:color w:val="000000"/>
                <w:sz w:val="18"/>
                <w:szCs w:val="18"/>
              </w:rPr>
              <w:t>iş</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paketi</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ile</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paralel</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olarak</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gerçekleştirilecek</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olan</w:t>
            </w:r>
            <w:proofErr w:type="spellEnd"/>
            <w:r w:rsidR="00286BDF">
              <w:rPr>
                <w:rFonts w:ascii="Arial" w:hAnsi="Arial" w:cs="Arial"/>
                <w:i w:val="0"/>
                <w:iCs w:val="0"/>
                <w:color w:val="000000"/>
                <w:sz w:val="18"/>
                <w:szCs w:val="18"/>
              </w:rPr>
              <w:t xml:space="preserve"> İP-3 </w:t>
            </w:r>
            <w:proofErr w:type="spellStart"/>
            <w:r w:rsidR="00286BDF">
              <w:rPr>
                <w:rFonts w:ascii="Arial" w:hAnsi="Arial" w:cs="Arial"/>
                <w:i w:val="0"/>
                <w:iCs w:val="0"/>
                <w:color w:val="000000"/>
                <w:sz w:val="18"/>
                <w:szCs w:val="18"/>
              </w:rPr>
              <w:t>kapsamında</w:t>
            </w:r>
            <w:proofErr w:type="spellEnd"/>
            <w:r w:rsidR="00286BDF">
              <w:rPr>
                <w:rFonts w:ascii="Arial" w:hAnsi="Arial" w:cs="Arial"/>
                <w:i w:val="0"/>
                <w:iCs w:val="0"/>
                <w:color w:val="000000"/>
                <w:sz w:val="18"/>
                <w:szCs w:val="18"/>
              </w:rPr>
              <w:t xml:space="preserve"> </w:t>
            </w:r>
            <w:proofErr w:type="spellStart"/>
            <w:r w:rsidR="009B0C38">
              <w:rPr>
                <w:rFonts w:ascii="Arial" w:hAnsi="Arial" w:cs="Arial"/>
                <w:i w:val="0"/>
                <w:iCs w:val="0"/>
                <w:color w:val="000000"/>
                <w:sz w:val="18"/>
                <w:szCs w:val="18"/>
              </w:rPr>
              <w:t>oluşturulacak</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s</w:t>
            </w:r>
            <w:r w:rsidR="00286BDF" w:rsidRPr="00670A0F">
              <w:rPr>
                <w:rFonts w:ascii="Arial" w:hAnsi="Arial" w:cs="Arial"/>
                <w:i w:val="0"/>
                <w:iCs w:val="0"/>
                <w:color w:val="000000"/>
                <w:sz w:val="18"/>
                <w:szCs w:val="18"/>
              </w:rPr>
              <w:t>ayısal</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modelleme</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ile</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çökelme</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hızı</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parçacık</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düşme</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yörüngesi</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ve</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parçacık</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eksen</w:t>
            </w:r>
            <w:proofErr w:type="spellEnd"/>
            <w:r w:rsidR="00286BDF" w:rsidRPr="00670A0F">
              <w:rPr>
                <w:rFonts w:ascii="Arial" w:hAnsi="Arial" w:cs="Arial"/>
                <w:i w:val="0"/>
                <w:iCs w:val="0"/>
                <w:color w:val="000000"/>
                <w:sz w:val="18"/>
                <w:szCs w:val="18"/>
              </w:rPr>
              <w:t xml:space="preserve"> </w:t>
            </w:r>
            <w:proofErr w:type="spellStart"/>
            <w:r w:rsidR="00286BDF" w:rsidRPr="00670A0F">
              <w:rPr>
                <w:rFonts w:ascii="Arial" w:hAnsi="Arial" w:cs="Arial"/>
                <w:i w:val="0"/>
                <w:iCs w:val="0"/>
                <w:color w:val="000000"/>
                <w:sz w:val="18"/>
                <w:szCs w:val="18"/>
              </w:rPr>
              <w:t>hareketleri</w:t>
            </w:r>
            <w:proofErr w:type="spellEnd"/>
            <w:r w:rsidR="00286BDF" w:rsidRPr="00670A0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analiz</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sonuçları</w:t>
            </w:r>
            <w:proofErr w:type="spellEnd"/>
            <w:r w:rsidR="00286BDF">
              <w:rPr>
                <w:rFonts w:ascii="Arial" w:hAnsi="Arial" w:cs="Arial"/>
                <w:i w:val="0"/>
                <w:iCs w:val="0"/>
                <w:color w:val="000000"/>
                <w:sz w:val="18"/>
                <w:szCs w:val="18"/>
              </w:rPr>
              <w:t xml:space="preserve"> </w:t>
            </w:r>
            <w:r w:rsidR="00227D29">
              <w:rPr>
                <w:rFonts w:ascii="Arial" w:hAnsi="Arial" w:cs="Arial"/>
                <w:i w:val="0"/>
                <w:iCs w:val="0"/>
                <w:color w:val="000000"/>
                <w:sz w:val="18"/>
                <w:szCs w:val="18"/>
              </w:rPr>
              <w:t xml:space="preserve">video </w:t>
            </w:r>
            <w:proofErr w:type="spellStart"/>
            <w:r w:rsidR="00286BDF">
              <w:rPr>
                <w:rFonts w:ascii="Arial" w:hAnsi="Arial" w:cs="Arial"/>
                <w:i w:val="0"/>
                <w:iCs w:val="0"/>
                <w:color w:val="000000"/>
                <w:sz w:val="18"/>
                <w:szCs w:val="18"/>
              </w:rPr>
              <w:t>veri</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kümesinde</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videoların</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etiketlenmesinde</w:t>
            </w:r>
            <w:proofErr w:type="spellEnd"/>
            <w:r w:rsidR="00286BDF">
              <w:rPr>
                <w:rFonts w:ascii="Arial" w:hAnsi="Arial" w:cs="Arial"/>
                <w:i w:val="0"/>
                <w:iCs w:val="0"/>
                <w:color w:val="000000"/>
                <w:sz w:val="18"/>
                <w:szCs w:val="18"/>
              </w:rPr>
              <w:t xml:space="preserve"> </w:t>
            </w:r>
            <w:proofErr w:type="spellStart"/>
            <w:r w:rsidR="00286BDF">
              <w:rPr>
                <w:rFonts w:ascii="Arial" w:hAnsi="Arial" w:cs="Arial"/>
                <w:i w:val="0"/>
                <w:iCs w:val="0"/>
                <w:color w:val="000000"/>
                <w:sz w:val="18"/>
                <w:szCs w:val="18"/>
              </w:rPr>
              <w:t>kullanılacaktır</w:t>
            </w:r>
            <w:proofErr w:type="spellEnd"/>
            <w:r w:rsidR="00286BDF" w:rsidRPr="00670A0F">
              <w:rPr>
                <w:rFonts w:ascii="Arial" w:hAnsi="Arial" w:cs="Arial"/>
                <w:i w:val="0"/>
                <w:iCs w:val="0"/>
                <w:color w:val="000000"/>
                <w:sz w:val="18"/>
                <w:szCs w:val="18"/>
              </w:rPr>
              <w:t>.</w:t>
            </w:r>
            <w:r w:rsidR="007C7EF4">
              <w:rPr>
                <w:rFonts w:ascii="Arial" w:hAnsi="Arial" w:cs="Arial"/>
                <w:i w:val="0"/>
                <w:iCs w:val="0"/>
                <w:color w:val="000000"/>
                <w:sz w:val="18"/>
                <w:szCs w:val="18"/>
              </w:rPr>
              <w:t xml:space="preserve"> </w:t>
            </w:r>
            <w:r w:rsidR="008D4D88">
              <w:rPr>
                <w:rFonts w:ascii="Arial" w:hAnsi="Arial" w:cs="Arial"/>
                <w:i w:val="0"/>
                <w:iCs w:val="0"/>
                <w:color w:val="000000"/>
                <w:sz w:val="18"/>
                <w:szCs w:val="18"/>
              </w:rPr>
              <w:t xml:space="preserve">Bu </w:t>
            </w:r>
            <w:proofErr w:type="spellStart"/>
            <w:r w:rsidR="008D4D88">
              <w:rPr>
                <w:rFonts w:ascii="Arial" w:hAnsi="Arial" w:cs="Arial"/>
                <w:i w:val="0"/>
                <w:iCs w:val="0"/>
                <w:color w:val="000000"/>
                <w:sz w:val="18"/>
                <w:szCs w:val="18"/>
              </w:rPr>
              <w:t>etiketlenmiş</w:t>
            </w:r>
            <w:proofErr w:type="spellEnd"/>
            <w:r w:rsidR="008D4D88">
              <w:rPr>
                <w:rFonts w:ascii="Arial" w:hAnsi="Arial" w:cs="Arial"/>
                <w:i w:val="0"/>
                <w:iCs w:val="0"/>
                <w:color w:val="000000"/>
                <w:sz w:val="18"/>
                <w:szCs w:val="18"/>
              </w:rPr>
              <w:t xml:space="preserve"> </w:t>
            </w:r>
            <w:proofErr w:type="spellStart"/>
            <w:r w:rsidR="008D4D88">
              <w:rPr>
                <w:rFonts w:ascii="Arial" w:hAnsi="Arial" w:cs="Arial"/>
                <w:i w:val="0"/>
                <w:iCs w:val="0"/>
                <w:color w:val="000000"/>
                <w:sz w:val="18"/>
                <w:szCs w:val="18"/>
              </w:rPr>
              <w:t>videolar</w:t>
            </w:r>
            <w:proofErr w:type="spellEnd"/>
            <w:r w:rsidR="008D4D88">
              <w:rPr>
                <w:rFonts w:ascii="Arial" w:hAnsi="Arial" w:cs="Arial"/>
                <w:i w:val="0"/>
                <w:iCs w:val="0"/>
                <w:color w:val="000000"/>
                <w:sz w:val="18"/>
                <w:szCs w:val="18"/>
              </w:rPr>
              <w:t xml:space="preserve"> CNN </w:t>
            </w:r>
            <w:proofErr w:type="spellStart"/>
            <w:r w:rsidR="008D4D88">
              <w:rPr>
                <w:rFonts w:ascii="Arial" w:hAnsi="Arial" w:cs="Arial"/>
                <w:i w:val="0"/>
                <w:iCs w:val="0"/>
                <w:color w:val="000000"/>
                <w:sz w:val="18"/>
                <w:szCs w:val="18"/>
              </w:rPr>
              <w:t>modelinin</w:t>
            </w:r>
            <w:proofErr w:type="spellEnd"/>
            <w:r w:rsidR="008D4D88">
              <w:rPr>
                <w:rFonts w:ascii="Arial" w:hAnsi="Arial" w:cs="Arial"/>
                <w:i w:val="0"/>
                <w:iCs w:val="0"/>
                <w:color w:val="000000"/>
                <w:sz w:val="18"/>
                <w:szCs w:val="18"/>
              </w:rPr>
              <w:t xml:space="preserve"> </w:t>
            </w:r>
            <w:proofErr w:type="spellStart"/>
            <w:r w:rsidR="008D4D88">
              <w:rPr>
                <w:rFonts w:ascii="Arial" w:hAnsi="Arial" w:cs="Arial"/>
                <w:i w:val="0"/>
                <w:iCs w:val="0"/>
                <w:color w:val="000000"/>
                <w:sz w:val="18"/>
                <w:szCs w:val="18"/>
              </w:rPr>
              <w:t>eğitimi</w:t>
            </w:r>
            <w:proofErr w:type="spellEnd"/>
            <w:r w:rsidR="008D4D88">
              <w:rPr>
                <w:rFonts w:ascii="Arial" w:hAnsi="Arial" w:cs="Arial"/>
                <w:i w:val="0"/>
                <w:iCs w:val="0"/>
                <w:color w:val="000000"/>
                <w:sz w:val="18"/>
                <w:szCs w:val="18"/>
              </w:rPr>
              <w:t xml:space="preserve"> </w:t>
            </w:r>
            <w:proofErr w:type="spellStart"/>
            <w:r w:rsidR="008D4D88">
              <w:rPr>
                <w:rFonts w:ascii="Arial" w:hAnsi="Arial" w:cs="Arial"/>
                <w:i w:val="0"/>
                <w:iCs w:val="0"/>
                <w:color w:val="000000"/>
                <w:sz w:val="18"/>
                <w:szCs w:val="18"/>
              </w:rPr>
              <w:t>ve</w:t>
            </w:r>
            <w:proofErr w:type="spellEnd"/>
            <w:r w:rsidR="008D4D88">
              <w:rPr>
                <w:rFonts w:ascii="Arial" w:hAnsi="Arial" w:cs="Arial"/>
                <w:i w:val="0"/>
                <w:iCs w:val="0"/>
                <w:color w:val="000000"/>
                <w:sz w:val="18"/>
                <w:szCs w:val="18"/>
              </w:rPr>
              <w:t xml:space="preserve"> </w:t>
            </w:r>
            <w:proofErr w:type="spellStart"/>
            <w:r w:rsidR="008D4D88">
              <w:rPr>
                <w:rFonts w:ascii="Arial" w:hAnsi="Arial" w:cs="Arial"/>
                <w:i w:val="0"/>
                <w:iCs w:val="0"/>
                <w:color w:val="000000"/>
                <w:sz w:val="18"/>
                <w:szCs w:val="18"/>
              </w:rPr>
              <w:t>testi</w:t>
            </w:r>
            <w:proofErr w:type="spellEnd"/>
            <w:r w:rsidR="008D4D88">
              <w:rPr>
                <w:rFonts w:ascii="Arial" w:hAnsi="Arial" w:cs="Arial"/>
                <w:i w:val="0"/>
                <w:iCs w:val="0"/>
                <w:color w:val="000000"/>
                <w:sz w:val="18"/>
                <w:szCs w:val="18"/>
              </w:rPr>
              <w:t xml:space="preserve"> </w:t>
            </w:r>
            <w:proofErr w:type="spellStart"/>
            <w:r w:rsidR="008D4D88">
              <w:rPr>
                <w:rFonts w:ascii="Arial" w:hAnsi="Arial" w:cs="Arial"/>
                <w:i w:val="0"/>
                <w:iCs w:val="0"/>
                <w:color w:val="000000"/>
                <w:sz w:val="18"/>
                <w:szCs w:val="18"/>
              </w:rPr>
              <w:t>için</w:t>
            </w:r>
            <w:proofErr w:type="spellEnd"/>
            <w:r w:rsidR="008D4D88">
              <w:rPr>
                <w:rFonts w:ascii="Arial" w:hAnsi="Arial" w:cs="Arial"/>
                <w:i w:val="0"/>
                <w:iCs w:val="0"/>
                <w:color w:val="000000"/>
                <w:sz w:val="18"/>
                <w:szCs w:val="18"/>
              </w:rPr>
              <w:t xml:space="preserve"> </w:t>
            </w:r>
            <w:proofErr w:type="spellStart"/>
            <w:r w:rsidR="008D4D88">
              <w:rPr>
                <w:rFonts w:ascii="Arial" w:hAnsi="Arial" w:cs="Arial"/>
                <w:i w:val="0"/>
                <w:iCs w:val="0"/>
                <w:color w:val="000000"/>
                <w:sz w:val="18"/>
                <w:szCs w:val="18"/>
              </w:rPr>
              <w:t>kullanılacaktır</w:t>
            </w:r>
            <w:proofErr w:type="spellEnd"/>
            <w:r w:rsidR="008D4D88">
              <w:rPr>
                <w:rFonts w:ascii="Arial" w:hAnsi="Arial" w:cs="Arial"/>
                <w:i w:val="0"/>
                <w:iCs w:val="0"/>
                <w:color w:val="000000"/>
                <w:sz w:val="18"/>
                <w:szCs w:val="18"/>
              </w:rPr>
              <w:t>.</w:t>
            </w:r>
            <w:r w:rsidR="009B0C38">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Makina</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öğrenmesi</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ve</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daha</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spesifik</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olarak</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derin</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öğrenme</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modellerinin</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yüksek</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performans</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ve</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daha</w:t>
            </w:r>
            <w:proofErr w:type="spellEnd"/>
            <w:r w:rsidR="00CE21CF">
              <w:rPr>
                <w:rFonts w:ascii="Arial" w:hAnsi="Arial" w:cs="Arial"/>
                <w:i w:val="0"/>
                <w:iCs w:val="0"/>
                <w:color w:val="000000"/>
                <w:sz w:val="18"/>
                <w:szCs w:val="18"/>
              </w:rPr>
              <w:t xml:space="preserve"> iyi </w:t>
            </w:r>
            <w:proofErr w:type="spellStart"/>
            <w:r w:rsidR="00CE21CF">
              <w:rPr>
                <w:rFonts w:ascii="Arial" w:hAnsi="Arial" w:cs="Arial"/>
                <w:i w:val="0"/>
                <w:iCs w:val="0"/>
                <w:color w:val="000000"/>
                <w:sz w:val="18"/>
                <w:szCs w:val="18"/>
              </w:rPr>
              <w:t>genelleme</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sağlayabilmesi</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için</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veri</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kümesinin</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eğitim</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ve</w:t>
            </w:r>
            <w:proofErr w:type="spellEnd"/>
            <w:r w:rsidR="00CE21CF">
              <w:rPr>
                <w:rFonts w:ascii="Arial" w:hAnsi="Arial" w:cs="Arial"/>
                <w:i w:val="0"/>
                <w:iCs w:val="0"/>
                <w:color w:val="000000"/>
                <w:sz w:val="18"/>
                <w:szCs w:val="18"/>
              </w:rPr>
              <w:t xml:space="preserve"> test </w:t>
            </w:r>
            <w:proofErr w:type="spellStart"/>
            <w:r w:rsidR="00CE21CF">
              <w:rPr>
                <w:rFonts w:ascii="Arial" w:hAnsi="Arial" w:cs="Arial"/>
                <w:i w:val="0"/>
                <w:iCs w:val="0"/>
                <w:color w:val="000000"/>
                <w:sz w:val="18"/>
                <w:szCs w:val="18"/>
              </w:rPr>
              <w:t>seti</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olarak</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iki</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bölüme</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ayrılması</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önem</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taşımaktadır</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Önerilen</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proje</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kapsamında</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literatürdeki</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çalışmalarda</w:t>
            </w:r>
            <w:proofErr w:type="spellEnd"/>
            <w:r w:rsidR="00CE21CF">
              <w:rPr>
                <w:rFonts w:ascii="Arial" w:hAnsi="Arial" w:cs="Arial"/>
                <w:i w:val="0"/>
                <w:iCs w:val="0"/>
                <w:color w:val="000000"/>
                <w:sz w:val="18"/>
                <w:szCs w:val="18"/>
              </w:rPr>
              <w:t xml:space="preserve"> da </w:t>
            </w:r>
            <w:proofErr w:type="spellStart"/>
            <w:r w:rsidR="00CE21CF">
              <w:rPr>
                <w:rFonts w:ascii="Arial" w:hAnsi="Arial" w:cs="Arial"/>
                <w:i w:val="0"/>
                <w:iCs w:val="0"/>
                <w:color w:val="000000"/>
                <w:sz w:val="18"/>
                <w:szCs w:val="18"/>
              </w:rPr>
              <w:t>önerildiği</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üzere</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veri</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kümesinin</w:t>
            </w:r>
            <w:proofErr w:type="spellEnd"/>
            <w:r w:rsidR="00CE21CF">
              <w:rPr>
                <w:rFonts w:ascii="Arial" w:hAnsi="Arial" w:cs="Arial"/>
                <w:i w:val="0"/>
                <w:iCs w:val="0"/>
                <w:color w:val="000000"/>
                <w:sz w:val="18"/>
                <w:szCs w:val="18"/>
              </w:rPr>
              <w:t xml:space="preserve"> %80’i </w:t>
            </w:r>
            <w:proofErr w:type="spellStart"/>
            <w:r w:rsidR="00CE21CF">
              <w:rPr>
                <w:rFonts w:ascii="Arial" w:hAnsi="Arial" w:cs="Arial"/>
                <w:i w:val="0"/>
                <w:iCs w:val="0"/>
                <w:color w:val="000000"/>
                <w:sz w:val="18"/>
                <w:szCs w:val="18"/>
              </w:rPr>
              <w:t>eğitim</w:t>
            </w:r>
            <w:proofErr w:type="spellEnd"/>
            <w:r w:rsidR="00CE21CF">
              <w:rPr>
                <w:rFonts w:ascii="Arial" w:hAnsi="Arial" w:cs="Arial"/>
                <w:i w:val="0"/>
                <w:iCs w:val="0"/>
                <w:color w:val="000000"/>
                <w:sz w:val="18"/>
                <w:szCs w:val="18"/>
              </w:rPr>
              <w:t xml:space="preserve">, %20’si de </w:t>
            </w:r>
            <w:proofErr w:type="spellStart"/>
            <w:r w:rsidR="00CE21CF">
              <w:rPr>
                <w:rFonts w:ascii="Arial" w:hAnsi="Arial" w:cs="Arial"/>
                <w:i w:val="0"/>
                <w:iCs w:val="0"/>
                <w:color w:val="000000"/>
                <w:sz w:val="18"/>
                <w:szCs w:val="18"/>
              </w:rPr>
              <w:t>modelin</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testinde</w:t>
            </w:r>
            <w:proofErr w:type="spellEnd"/>
            <w:r w:rsidR="00CE21CF">
              <w:rPr>
                <w:rFonts w:ascii="Arial" w:hAnsi="Arial" w:cs="Arial"/>
                <w:i w:val="0"/>
                <w:iCs w:val="0"/>
                <w:color w:val="000000"/>
                <w:sz w:val="18"/>
                <w:szCs w:val="18"/>
              </w:rPr>
              <w:t xml:space="preserve"> </w:t>
            </w:r>
            <w:proofErr w:type="spellStart"/>
            <w:r w:rsidR="00CE21CF">
              <w:rPr>
                <w:rFonts w:ascii="Arial" w:hAnsi="Arial" w:cs="Arial"/>
                <w:i w:val="0"/>
                <w:iCs w:val="0"/>
                <w:color w:val="000000"/>
                <w:sz w:val="18"/>
                <w:szCs w:val="18"/>
              </w:rPr>
              <w:t>kullanılacaktır</w:t>
            </w:r>
            <w:proofErr w:type="spellEnd"/>
            <w:r w:rsidR="00CE21CF">
              <w:rPr>
                <w:rFonts w:ascii="Arial" w:hAnsi="Arial" w:cs="Arial"/>
                <w:i w:val="0"/>
                <w:iCs w:val="0"/>
                <w:color w:val="000000"/>
                <w:sz w:val="18"/>
                <w:szCs w:val="18"/>
              </w:rPr>
              <w:t xml:space="preserve"> (Loh </w:t>
            </w:r>
            <w:proofErr w:type="spellStart"/>
            <w:r w:rsidR="00CE21CF">
              <w:rPr>
                <w:rFonts w:ascii="Arial" w:hAnsi="Arial" w:cs="Arial"/>
                <w:i w:val="0"/>
                <w:iCs w:val="0"/>
                <w:color w:val="000000"/>
                <w:sz w:val="18"/>
                <w:szCs w:val="18"/>
              </w:rPr>
              <w:t>vd</w:t>
            </w:r>
            <w:proofErr w:type="spellEnd"/>
            <w:r w:rsidR="00CE21CF">
              <w:rPr>
                <w:rFonts w:ascii="Arial" w:hAnsi="Arial" w:cs="Arial"/>
                <w:i w:val="0"/>
                <w:iCs w:val="0"/>
                <w:color w:val="000000"/>
                <w:sz w:val="18"/>
                <w:szCs w:val="18"/>
              </w:rPr>
              <w:t>, 2021).</w:t>
            </w:r>
            <w:r w:rsidR="00BA499A">
              <w:rPr>
                <w:rFonts w:ascii="Arial" w:hAnsi="Arial" w:cs="Arial"/>
                <w:i w:val="0"/>
                <w:iCs w:val="0"/>
                <w:color w:val="000000"/>
                <w:sz w:val="18"/>
                <w:szCs w:val="18"/>
              </w:rPr>
              <w:t xml:space="preserve"> Bu </w:t>
            </w:r>
            <w:proofErr w:type="spellStart"/>
            <w:r w:rsidR="00BA499A">
              <w:rPr>
                <w:rFonts w:ascii="Arial" w:hAnsi="Arial" w:cs="Arial"/>
                <w:i w:val="0"/>
                <w:iCs w:val="0"/>
                <w:color w:val="000000"/>
                <w:sz w:val="18"/>
                <w:szCs w:val="18"/>
              </w:rPr>
              <w:t>oluşturulan</w:t>
            </w:r>
            <w:proofErr w:type="spellEnd"/>
            <w:r w:rsidR="00BA499A">
              <w:rPr>
                <w:rFonts w:ascii="Arial" w:hAnsi="Arial" w:cs="Arial"/>
                <w:i w:val="0"/>
                <w:iCs w:val="0"/>
                <w:color w:val="000000"/>
                <w:sz w:val="18"/>
                <w:szCs w:val="18"/>
              </w:rPr>
              <w:t xml:space="preserve"> model </w:t>
            </w:r>
            <w:proofErr w:type="spellStart"/>
            <w:r w:rsidR="00BA499A">
              <w:rPr>
                <w:rFonts w:ascii="Arial" w:hAnsi="Arial" w:cs="Arial"/>
                <w:i w:val="0"/>
                <w:iCs w:val="0"/>
                <w:color w:val="000000"/>
                <w:sz w:val="18"/>
                <w:szCs w:val="18"/>
              </w:rPr>
              <w:t>ile</w:t>
            </w:r>
            <w:proofErr w:type="spellEnd"/>
            <w:r w:rsidR="00BA499A">
              <w:rPr>
                <w:rFonts w:ascii="Arial" w:hAnsi="Arial" w:cs="Arial"/>
                <w:i w:val="0"/>
                <w:iCs w:val="0"/>
                <w:color w:val="000000"/>
                <w:sz w:val="18"/>
                <w:szCs w:val="18"/>
              </w:rPr>
              <w:t xml:space="preserve"> </w:t>
            </w:r>
            <w:proofErr w:type="spellStart"/>
            <w:r w:rsidR="00BA499A">
              <w:rPr>
                <w:rFonts w:ascii="Arial" w:hAnsi="Arial" w:cs="Arial"/>
                <w:i w:val="0"/>
                <w:iCs w:val="0"/>
                <w:color w:val="000000"/>
                <w:sz w:val="18"/>
                <w:szCs w:val="18"/>
              </w:rPr>
              <w:t>optik</w:t>
            </w:r>
            <w:proofErr w:type="spellEnd"/>
            <w:r w:rsidR="00BA499A">
              <w:rPr>
                <w:rFonts w:ascii="Arial" w:hAnsi="Arial" w:cs="Arial"/>
                <w:i w:val="0"/>
                <w:iCs w:val="0"/>
                <w:color w:val="000000"/>
                <w:sz w:val="18"/>
                <w:szCs w:val="18"/>
              </w:rPr>
              <w:t xml:space="preserve"> </w:t>
            </w:r>
            <w:proofErr w:type="spellStart"/>
            <w:r w:rsidR="00BA499A">
              <w:rPr>
                <w:rFonts w:ascii="Arial" w:hAnsi="Arial" w:cs="Arial"/>
                <w:i w:val="0"/>
                <w:iCs w:val="0"/>
                <w:color w:val="000000"/>
                <w:sz w:val="18"/>
                <w:szCs w:val="18"/>
              </w:rPr>
              <w:t>akış</w:t>
            </w:r>
            <w:proofErr w:type="spellEnd"/>
            <w:r w:rsidR="00BA499A">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tahmin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edilen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ve</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doğruluk</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verisi</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arasındaki</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farkı</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belirleyen</w:t>
            </w:r>
            <w:proofErr w:type="spellEnd"/>
            <w:r w:rsidR="001A1EF6">
              <w:rPr>
                <w:rFonts w:ascii="Arial" w:hAnsi="Arial" w:cs="Arial"/>
                <w:i w:val="0"/>
                <w:iCs w:val="0"/>
                <w:color w:val="000000"/>
                <w:sz w:val="18"/>
                <w:szCs w:val="18"/>
              </w:rPr>
              <w:t xml:space="preserve"> son </w:t>
            </w:r>
            <w:proofErr w:type="spellStart"/>
            <w:r w:rsidR="001A1EF6">
              <w:rPr>
                <w:rFonts w:ascii="Arial" w:hAnsi="Arial" w:cs="Arial"/>
                <w:i w:val="0"/>
                <w:iCs w:val="0"/>
                <w:color w:val="000000"/>
                <w:sz w:val="18"/>
                <w:szCs w:val="18"/>
              </w:rPr>
              <w:t>nokta</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hatası</w:t>
            </w:r>
            <w:proofErr w:type="spellEnd"/>
            <w:r w:rsidR="001A1EF6">
              <w:rPr>
                <w:rFonts w:ascii="Arial" w:hAnsi="Arial" w:cs="Arial"/>
                <w:i w:val="0"/>
                <w:iCs w:val="0"/>
                <w:color w:val="000000"/>
                <w:sz w:val="18"/>
                <w:szCs w:val="18"/>
              </w:rPr>
              <w:t xml:space="preserve"> (End Point Error-EPE) </w:t>
            </w:r>
            <w:proofErr w:type="spellStart"/>
            <w:r w:rsidR="001A1EF6">
              <w:rPr>
                <w:rFonts w:ascii="Arial" w:hAnsi="Arial" w:cs="Arial"/>
                <w:i w:val="0"/>
                <w:iCs w:val="0"/>
                <w:color w:val="000000"/>
                <w:sz w:val="18"/>
                <w:szCs w:val="18"/>
              </w:rPr>
              <w:t>açısından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daha</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verimli</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bir</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şekilde</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tahmin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edilebilecektir</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Çökelme</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hızı</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parçacık</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yörüngesi</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ve</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eksen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hareketi</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analizi</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oluşturmak</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için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geliştirilecek</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bu</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çalışmanın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öklit</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uzaklık</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kullanılacak</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EPE”sinin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ortalama</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olarak</w:t>
            </w:r>
            <w:proofErr w:type="spellEnd"/>
            <w:r w:rsidR="001A1EF6">
              <w:rPr>
                <w:rFonts w:ascii="Arial" w:hAnsi="Arial" w:cs="Arial"/>
                <w:i w:val="0"/>
                <w:iCs w:val="0"/>
                <w:color w:val="000000"/>
                <w:sz w:val="18"/>
                <w:szCs w:val="18"/>
              </w:rPr>
              <w:t xml:space="preserve"> 3-4 </w:t>
            </w:r>
            <w:proofErr w:type="spellStart"/>
            <w:r w:rsidR="001A1EF6">
              <w:rPr>
                <w:rFonts w:ascii="Arial" w:hAnsi="Arial" w:cs="Arial"/>
                <w:i w:val="0"/>
                <w:iCs w:val="0"/>
                <w:color w:val="000000"/>
                <w:sz w:val="18"/>
                <w:szCs w:val="18"/>
              </w:rPr>
              <w:t>civarı</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olacağı</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öngörülmektedir</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Savian</w:t>
            </w:r>
            <w:proofErr w:type="spellEnd"/>
            <w:r w:rsidR="001A1EF6">
              <w:rPr>
                <w:rFonts w:ascii="Arial" w:hAnsi="Arial" w:cs="Arial"/>
                <w:i w:val="0"/>
                <w:iCs w:val="0"/>
                <w:color w:val="000000"/>
                <w:sz w:val="18"/>
                <w:szCs w:val="18"/>
              </w:rPr>
              <w:t xml:space="preserve"> </w:t>
            </w:r>
            <w:proofErr w:type="spellStart"/>
            <w:r w:rsidR="001A1EF6">
              <w:rPr>
                <w:rFonts w:ascii="Arial" w:hAnsi="Arial" w:cs="Arial"/>
                <w:i w:val="0"/>
                <w:iCs w:val="0"/>
                <w:color w:val="000000"/>
                <w:sz w:val="18"/>
                <w:szCs w:val="18"/>
              </w:rPr>
              <w:t>vd</w:t>
            </w:r>
            <w:proofErr w:type="spellEnd"/>
            <w:r w:rsidR="001A1EF6">
              <w:rPr>
                <w:rFonts w:ascii="Arial" w:hAnsi="Arial" w:cs="Arial"/>
                <w:i w:val="0"/>
                <w:iCs w:val="0"/>
                <w:color w:val="000000"/>
                <w:sz w:val="18"/>
                <w:szCs w:val="18"/>
              </w:rPr>
              <w:t>. 2020).</w:t>
            </w:r>
          </w:p>
          <w:p w14:paraId="26D25AE3" w14:textId="035392FC" w:rsidR="00791DEE" w:rsidRPr="001D6697" w:rsidRDefault="00917E5E" w:rsidP="008E15EB">
            <w:pPr>
              <w:pStyle w:val="Caption"/>
              <w:jc w:val="both"/>
              <w:rPr>
                <w:rFonts w:ascii="Arial" w:hAnsi="Arial" w:cs="Arial"/>
                <w:i w:val="0"/>
                <w:iCs w:val="0"/>
                <w:color w:val="000000"/>
                <w:sz w:val="18"/>
                <w:szCs w:val="18"/>
              </w:rPr>
            </w:pPr>
            <w:proofErr w:type="spellStart"/>
            <w:r w:rsidRPr="001D6697">
              <w:rPr>
                <w:rFonts w:ascii="Arial" w:hAnsi="Arial" w:cs="Arial"/>
                <w:i w:val="0"/>
                <w:iCs w:val="0"/>
                <w:color w:val="000000"/>
                <w:sz w:val="18"/>
                <w:szCs w:val="18"/>
              </w:rPr>
              <w:t>Tanımlanmış</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şekil</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faktörünün</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sürükleme</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katsayısı</w:t>
            </w:r>
            <w:proofErr w:type="spellEnd"/>
            <w:r w:rsidRPr="001D6697">
              <w:rPr>
                <w:rFonts w:ascii="Arial" w:hAnsi="Arial" w:cs="Arial"/>
                <w:i w:val="0"/>
                <w:iCs w:val="0"/>
                <w:color w:val="000000"/>
                <w:sz w:val="18"/>
                <w:szCs w:val="18"/>
              </w:rPr>
              <w:t>, C</w:t>
            </w:r>
            <w:r w:rsidRPr="001D6697">
              <w:rPr>
                <w:rFonts w:ascii="Arial" w:hAnsi="Arial" w:cs="Arial"/>
                <w:i w:val="0"/>
                <w:iCs w:val="0"/>
                <w:color w:val="000000"/>
                <w:sz w:val="18"/>
                <w:szCs w:val="18"/>
                <w:vertAlign w:val="subscript"/>
              </w:rPr>
              <w:t>D</w:t>
            </w:r>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ve</w:t>
            </w:r>
            <w:proofErr w:type="spellEnd"/>
            <w:r w:rsidRPr="001D6697">
              <w:rPr>
                <w:rFonts w:ascii="Arial" w:hAnsi="Arial" w:cs="Arial"/>
                <w:i w:val="0"/>
                <w:iCs w:val="0"/>
                <w:color w:val="000000"/>
                <w:sz w:val="18"/>
                <w:szCs w:val="18"/>
              </w:rPr>
              <w:t xml:space="preserve"> Reynolds </w:t>
            </w:r>
            <w:proofErr w:type="spellStart"/>
            <w:r w:rsidRPr="001D6697">
              <w:rPr>
                <w:rFonts w:ascii="Arial" w:hAnsi="Arial" w:cs="Arial"/>
                <w:i w:val="0"/>
                <w:iCs w:val="0"/>
                <w:color w:val="000000"/>
                <w:sz w:val="18"/>
                <w:szCs w:val="18"/>
              </w:rPr>
              <w:t>sayısı</w:t>
            </w:r>
            <w:proofErr w:type="spellEnd"/>
            <w:r w:rsidRPr="001D6697">
              <w:rPr>
                <w:rFonts w:ascii="Arial" w:hAnsi="Arial" w:cs="Arial"/>
                <w:i w:val="0"/>
                <w:iCs w:val="0"/>
                <w:color w:val="000000"/>
                <w:sz w:val="18"/>
                <w:szCs w:val="18"/>
              </w:rPr>
              <w:t xml:space="preserve">, Re </w:t>
            </w:r>
            <w:proofErr w:type="spellStart"/>
            <w:r w:rsidRPr="001D6697">
              <w:rPr>
                <w:rFonts w:ascii="Arial" w:hAnsi="Arial" w:cs="Arial"/>
                <w:i w:val="0"/>
                <w:iCs w:val="0"/>
                <w:color w:val="000000"/>
                <w:sz w:val="18"/>
                <w:szCs w:val="18"/>
              </w:rPr>
              <w:t>üzerindeki</w:t>
            </w:r>
            <w:proofErr w:type="spellEnd"/>
            <w:r w:rsidRPr="001D6697">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etkisi</w:t>
            </w:r>
            <w:proofErr w:type="spellEnd"/>
            <w:r w:rsidR="00104DBC">
              <w:rPr>
                <w:rFonts w:ascii="Arial" w:hAnsi="Arial" w:cs="Arial"/>
                <w:i w:val="0"/>
                <w:iCs w:val="0"/>
                <w:color w:val="000000"/>
                <w:sz w:val="18"/>
                <w:szCs w:val="18"/>
              </w:rPr>
              <w:t>,</w:t>
            </w:r>
            <w:r w:rsidRPr="001D6697">
              <w:rPr>
                <w:rFonts w:ascii="Arial" w:hAnsi="Arial" w:cs="Arial"/>
                <w:i w:val="0"/>
                <w:iCs w:val="0"/>
                <w:color w:val="000000"/>
                <w:sz w:val="18"/>
                <w:szCs w:val="18"/>
              </w:rPr>
              <w:t xml:space="preserve"> C</w:t>
            </w:r>
            <w:r w:rsidRPr="001D6697">
              <w:rPr>
                <w:rFonts w:ascii="Arial" w:hAnsi="Arial" w:cs="Arial"/>
                <w:i w:val="0"/>
                <w:iCs w:val="0"/>
                <w:color w:val="000000"/>
                <w:sz w:val="18"/>
                <w:szCs w:val="18"/>
                <w:vertAlign w:val="subscript"/>
              </w:rPr>
              <w:t>D</w:t>
            </w:r>
            <w:r w:rsidRPr="001D6697">
              <w:rPr>
                <w:rFonts w:ascii="Arial" w:hAnsi="Arial" w:cs="Arial"/>
                <w:i w:val="0"/>
                <w:iCs w:val="0"/>
                <w:color w:val="000000"/>
                <w:sz w:val="18"/>
                <w:szCs w:val="18"/>
              </w:rPr>
              <w:t xml:space="preserve">-Re </w:t>
            </w:r>
            <w:proofErr w:type="spellStart"/>
            <w:r w:rsidRPr="001D6697">
              <w:rPr>
                <w:rFonts w:ascii="Arial" w:hAnsi="Arial" w:cs="Arial"/>
                <w:i w:val="0"/>
                <w:iCs w:val="0"/>
                <w:color w:val="000000"/>
                <w:sz w:val="18"/>
                <w:szCs w:val="18"/>
              </w:rPr>
              <w:t>ve</w:t>
            </w:r>
            <w:proofErr w:type="spellEnd"/>
            <w:r w:rsidRPr="001D6697">
              <w:rPr>
                <w:rFonts w:ascii="Arial" w:hAnsi="Arial" w:cs="Arial"/>
                <w:i w:val="0"/>
                <w:iCs w:val="0"/>
                <w:color w:val="000000"/>
                <w:sz w:val="18"/>
                <w:szCs w:val="18"/>
              </w:rPr>
              <w:t xml:space="preserve"> </w:t>
            </w:r>
            <w:r w:rsidRPr="006366BA">
              <w:rPr>
                <w:rFonts w:ascii="Arial" w:hAnsi="Arial" w:cs="Arial"/>
                <w:i w:val="0"/>
                <w:iCs w:val="0"/>
                <w:sz w:val="18"/>
                <w:szCs w:val="18"/>
              </w:rPr>
              <w:sym w:font="Symbol" w:char="F059"/>
            </w:r>
            <w:r w:rsidRPr="006366BA">
              <w:rPr>
                <w:rFonts w:ascii="Arial" w:hAnsi="Arial" w:cs="Arial"/>
                <w:i w:val="0"/>
                <w:iCs w:val="0"/>
                <w:sz w:val="18"/>
                <w:szCs w:val="18"/>
              </w:rPr>
              <w:t>C</w:t>
            </w:r>
            <w:r w:rsidRPr="006366BA">
              <w:rPr>
                <w:rFonts w:ascii="Arial" w:hAnsi="Arial" w:cs="Arial"/>
                <w:i w:val="0"/>
                <w:iCs w:val="0"/>
                <w:sz w:val="18"/>
                <w:szCs w:val="18"/>
                <w:vertAlign w:val="subscript"/>
              </w:rPr>
              <w:t>D</w:t>
            </w:r>
            <w:r w:rsidRPr="006366BA">
              <w:rPr>
                <w:rFonts w:ascii="Arial" w:hAnsi="Arial" w:cs="Arial"/>
                <w:i w:val="0"/>
                <w:iCs w:val="0"/>
                <w:color w:val="000000"/>
                <w:sz w:val="18"/>
                <w:szCs w:val="18"/>
                <w:vertAlign w:val="subscript"/>
              </w:rPr>
              <w:t xml:space="preserve"> </w:t>
            </w:r>
            <w:r w:rsidRPr="00D51414">
              <w:rPr>
                <w:rFonts w:ascii="Arial" w:hAnsi="Arial" w:cs="Arial"/>
                <w:i w:val="0"/>
                <w:iCs w:val="0"/>
                <w:color w:val="000000"/>
                <w:sz w:val="18"/>
                <w:szCs w:val="18"/>
              </w:rPr>
              <w:t xml:space="preserve">-Re </w:t>
            </w:r>
            <w:proofErr w:type="spellStart"/>
            <w:r w:rsidRPr="00D51414">
              <w:rPr>
                <w:rFonts w:ascii="Arial" w:hAnsi="Arial" w:cs="Arial"/>
                <w:i w:val="0"/>
                <w:iCs w:val="0"/>
                <w:color w:val="000000"/>
                <w:sz w:val="18"/>
                <w:szCs w:val="18"/>
              </w:rPr>
              <w:t>grafikleri</w:t>
            </w:r>
            <w:proofErr w:type="spellEnd"/>
            <w:r w:rsidRPr="00D51414">
              <w:rPr>
                <w:rFonts w:ascii="Arial" w:hAnsi="Arial" w:cs="Arial"/>
                <w:i w:val="0"/>
                <w:iCs w:val="0"/>
                <w:color w:val="000000"/>
                <w:sz w:val="18"/>
                <w:szCs w:val="18"/>
              </w:rPr>
              <w:t xml:space="preserve"> </w:t>
            </w:r>
            <w:r w:rsidR="00B52486" w:rsidRPr="00D51414">
              <w:rPr>
                <w:rFonts w:ascii="Arial" w:hAnsi="Arial" w:cs="Arial"/>
                <w:i w:val="0"/>
                <w:iCs w:val="0"/>
                <w:color w:val="000000"/>
                <w:sz w:val="18"/>
                <w:szCs w:val="18"/>
              </w:rPr>
              <w:t xml:space="preserve">her </w:t>
            </w:r>
            <w:proofErr w:type="spellStart"/>
            <w:r w:rsidR="00B52486" w:rsidRPr="00D51414">
              <w:rPr>
                <w:rFonts w:ascii="Arial" w:hAnsi="Arial" w:cs="Arial"/>
                <w:i w:val="0"/>
                <w:iCs w:val="0"/>
                <w:color w:val="000000"/>
                <w:sz w:val="18"/>
                <w:szCs w:val="18"/>
              </w:rPr>
              <w:t>bir</w:t>
            </w:r>
            <w:proofErr w:type="spellEnd"/>
            <w:r w:rsidR="00B52486" w:rsidRPr="00D51414">
              <w:rPr>
                <w:rFonts w:ascii="Arial" w:hAnsi="Arial" w:cs="Arial"/>
                <w:i w:val="0"/>
                <w:iCs w:val="0"/>
                <w:color w:val="000000"/>
                <w:sz w:val="18"/>
                <w:szCs w:val="18"/>
              </w:rPr>
              <w:t xml:space="preserve"> </w:t>
            </w:r>
            <w:proofErr w:type="spellStart"/>
            <w:r w:rsidR="00B52486" w:rsidRPr="00D51414">
              <w:rPr>
                <w:rFonts w:ascii="Arial" w:hAnsi="Arial" w:cs="Arial"/>
                <w:i w:val="0"/>
                <w:iCs w:val="0"/>
                <w:color w:val="000000"/>
                <w:sz w:val="18"/>
                <w:szCs w:val="18"/>
              </w:rPr>
              <w:t>plastik</w:t>
            </w:r>
            <w:proofErr w:type="spellEnd"/>
            <w:r w:rsidR="00B52486" w:rsidRPr="00D51414">
              <w:rPr>
                <w:rFonts w:ascii="Arial" w:hAnsi="Arial" w:cs="Arial"/>
                <w:i w:val="0"/>
                <w:iCs w:val="0"/>
                <w:color w:val="000000"/>
                <w:sz w:val="18"/>
                <w:szCs w:val="18"/>
              </w:rPr>
              <w:t xml:space="preserve"> tipi </w:t>
            </w:r>
            <w:proofErr w:type="spellStart"/>
            <w:r w:rsidR="00B52486" w:rsidRPr="00D51414">
              <w:rPr>
                <w:rFonts w:ascii="Arial" w:hAnsi="Arial" w:cs="Arial"/>
                <w:i w:val="0"/>
                <w:iCs w:val="0"/>
                <w:color w:val="000000"/>
                <w:sz w:val="18"/>
                <w:szCs w:val="18"/>
              </w:rPr>
              <w:t>ve</w:t>
            </w:r>
            <w:proofErr w:type="spellEnd"/>
            <w:r w:rsidR="00B52486" w:rsidRPr="00D51414">
              <w:rPr>
                <w:rFonts w:ascii="Arial" w:hAnsi="Arial" w:cs="Arial"/>
                <w:i w:val="0"/>
                <w:iCs w:val="0"/>
                <w:color w:val="000000"/>
                <w:sz w:val="18"/>
                <w:szCs w:val="18"/>
              </w:rPr>
              <w:t xml:space="preserve"> </w:t>
            </w:r>
            <w:proofErr w:type="spellStart"/>
            <w:r w:rsidR="00B52486" w:rsidRPr="00D51414">
              <w:rPr>
                <w:rFonts w:ascii="Arial" w:hAnsi="Arial" w:cs="Arial"/>
                <w:i w:val="0"/>
                <w:iCs w:val="0"/>
                <w:color w:val="000000"/>
                <w:sz w:val="18"/>
                <w:szCs w:val="18"/>
              </w:rPr>
              <w:t>şekli</w:t>
            </w:r>
            <w:proofErr w:type="spellEnd"/>
            <w:r w:rsidR="00B52486" w:rsidRPr="00D51414">
              <w:rPr>
                <w:rFonts w:ascii="Arial" w:hAnsi="Arial" w:cs="Arial"/>
                <w:i w:val="0"/>
                <w:iCs w:val="0"/>
                <w:color w:val="000000"/>
                <w:sz w:val="18"/>
                <w:szCs w:val="18"/>
              </w:rPr>
              <w:t xml:space="preserve"> </w:t>
            </w:r>
            <w:proofErr w:type="spellStart"/>
            <w:r w:rsidR="00B52486" w:rsidRPr="00D51414">
              <w:rPr>
                <w:rFonts w:ascii="Arial" w:hAnsi="Arial" w:cs="Arial"/>
                <w:i w:val="0"/>
                <w:iCs w:val="0"/>
                <w:color w:val="000000"/>
                <w:sz w:val="18"/>
                <w:szCs w:val="18"/>
              </w:rPr>
              <w:t>için</w:t>
            </w:r>
            <w:proofErr w:type="spellEnd"/>
            <w:r w:rsidR="00B52486" w:rsidRPr="00D51414">
              <w:rPr>
                <w:rFonts w:ascii="Arial" w:hAnsi="Arial" w:cs="Arial"/>
                <w:i w:val="0"/>
                <w:iCs w:val="0"/>
                <w:color w:val="000000"/>
                <w:sz w:val="18"/>
                <w:szCs w:val="18"/>
              </w:rPr>
              <w:t xml:space="preserve"> </w:t>
            </w:r>
            <w:proofErr w:type="spellStart"/>
            <w:r w:rsidRPr="001D6697">
              <w:rPr>
                <w:rFonts w:ascii="Arial" w:hAnsi="Arial" w:cs="Arial"/>
                <w:i w:val="0"/>
                <w:iCs w:val="0"/>
                <w:color w:val="000000"/>
                <w:sz w:val="18"/>
                <w:szCs w:val="18"/>
              </w:rPr>
              <w:t>çizilerek</w:t>
            </w:r>
            <w:proofErr w:type="spellEnd"/>
            <w:r w:rsidR="00B65D22" w:rsidRPr="001D6697">
              <w:rPr>
                <w:rFonts w:ascii="Arial" w:hAnsi="Arial" w:cs="Arial"/>
                <w:i w:val="0"/>
                <w:iCs w:val="0"/>
                <w:color w:val="000000"/>
                <w:sz w:val="18"/>
                <w:szCs w:val="18"/>
              </w:rPr>
              <w:t xml:space="preserve"> </w:t>
            </w:r>
            <w:proofErr w:type="spellStart"/>
            <w:r w:rsidR="00B65D22" w:rsidRPr="001D6697">
              <w:rPr>
                <w:rFonts w:ascii="Arial" w:hAnsi="Arial" w:cs="Arial"/>
                <w:i w:val="0"/>
                <w:iCs w:val="0"/>
                <w:color w:val="000000"/>
                <w:sz w:val="18"/>
                <w:szCs w:val="18"/>
              </w:rPr>
              <w:t>incelenecektir</w:t>
            </w:r>
            <w:proofErr w:type="spellEnd"/>
            <w:r w:rsidR="00B65D22"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Elde</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edilen</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grafiklerden</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Göğüş</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vd</w:t>
            </w:r>
            <w:proofErr w:type="spellEnd"/>
            <w:r w:rsidR="006D03C1" w:rsidRPr="001D6697">
              <w:rPr>
                <w:rFonts w:ascii="Arial" w:hAnsi="Arial" w:cs="Arial"/>
                <w:i w:val="0"/>
                <w:iCs w:val="0"/>
                <w:color w:val="000000"/>
                <w:sz w:val="18"/>
                <w:szCs w:val="18"/>
              </w:rPr>
              <w:t xml:space="preserve">. (2001)’de </w:t>
            </w:r>
            <w:proofErr w:type="spellStart"/>
            <w:r w:rsidR="006D03C1" w:rsidRPr="001D6697">
              <w:rPr>
                <w:rFonts w:ascii="Arial" w:hAnsi="Arial" w:cs="Arial"/>
                <w:i w:val="0"/>
                <w:iCs w:val="0"/>
                <w:color w:val="000000"/>
                <w:sz w:val="18"/>
                <w:szCs w:val="18"/>
              </w:rPr>
              <w:t>önerilen</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yöntem</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ile</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çökelme</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hızı</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değerleri</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hesaplanacaktır</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Hesaplanan</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hız</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değerleri</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literatürde</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farklı</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şekil</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ve</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türdeki</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parçacıklar</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için</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çalışılmış</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çökelme</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hızı</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denklemleri</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ile</w:t>
            </w:r>
            <w:proofErr w:type="spellEnd"/>
            <w:r w:rsidR="00B52486" w:rsidRPr="001D6697">
              <w:rPr>
                <w:rFonts w:ascii="Arial" w:hAnsi="Arial" w:cs="Arial"/>
                <w:i w:val="0"/>
                <w:iCs w:val="0"/>
                <w:color w:val="000000"/>
                <w:sz w:val="18"/>
                <w:szCs w:val="18"/>
              </w:rPr>
              <w:t xml:space="preserve"> </w:t>
            </w:r>
            <w:proofErr w:type="spellStart"/>
            <w:r w:rsidR="00B52486" w:rsidRPr="001D6697">
              <w:rPr>
                <w:rFonts w:ascii="Arial" w:hAnsi="Arial" w:cs="Arial"/>
                <w:i w:val="0"/>
                <w:iCs w:val="0"/>
                <w:color w:val="000000"/>
                <w:sz w:val="18"/>
                <w:szCs w:val="18"/>
              </w:rPr>
              <w:t>karşılaştırılacaktır</w:t>
            </w:r>
            <w:proofErr w:type="spellEnd"/>
            <w:r w:rsidR="00B52486" w:rsidRPr="001D6697">
              <w:rPr>
                <w:rFonts w:ascii="Arial" w:hAnsi="Arial" w:cs="Arial"/>
                <w:i w:val="0"/>
                <w:iCs w:val="0"/>
                <w:color w:val="000000"/>
                <w:sz w:val="18"/>
                <w:szCs w:val="18"/>
              </w:rPr>
              <w:t xml:space="preserve">. </w:t>
            </w:r>
            <w:proofErr w:type="spellStart"/>
            <w:r w:rsidR="00B438D5" w:rsidRPr="001D6697">
              <w:rPr>
                <w:rFonts w:ascii="Arial" w:hAnsi="Arial" w:cs="Arial"/>
                <w:i w:val="0"/>
                <w:iCs w:val="0"/>
                <w:color w:val="000000"/>
                <w:sz w:val="18"/>
                <w:szCs w:val="18"/>
              </w:rPr>
              <w:t>Karşılaştırma</w:t>
            </w:r>
            <w:r w:rsidR="006D03C1" w:rsidRPr="001D6697">
              <w:rPr>
                <w:rFonts w:ascii="Arial" w:hAnsi="Arial" w:cs="Arial"/>
                <w:i w:val="0"/>
                <w:iCs w:val="0"/>
                <w:color w:val="000000"/>
                <w:sz w:val="18"/>
                <w:szCs w:val="18"/>
              </w:rPr>
              <w:t>da</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eğer</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hesaplanan</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hız</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değerleri</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literatüre</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göre</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yaklaşık</w:t>
            </w:r>
            <w:proofErr w:type="spellEnd"/>
            <w:r w:rsidR="006D03C1" w:rsidRPr="001D6697">
              <w:rPr>
                <w:rFonts w:ascii="Arial" w:hAnsi="Arial" w:cs="Arial"/>
                <w:i w:val="0"/>
                <w:iCs w:val="0"/>
                <w:color w:val="000000"/>
                <w:sz w:val="18"/>
                <w:szCs w:val="18"/>
              </w:rPr>
              <w:t xml:space="preserve"> %5 </w:t>
            </w:r>
            <w:proofErr w:type="spellStart"/>
            <w:r w:rsidR="006D03C1" w:rsidRPr="001D6697">
              <w:rPr>
                <w:rFonts w:ascii="Arial" w:hAnsi="Arial" w:cs="Arial"/>
                <w:i w:val="0"/>
                <w:iCs w:val="0"/>
                <w:color w:val="000000"/>
                <w:sz w:val="18"/>
                <w:szCs w:val="18"/>
              </w:rPr>
              <w:t>bağıl</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ortalama</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hata</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verir</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ise</w:t>
            </w:r>
            <w:proofErr w:type="spellEnd"/>
            <w:r w:rsidR="006D03C1" w:rsidRPr="001D6697">
              <w:rPr>
                <w:rFonts w:ascii="Arial" w:hAnsi="Arial" w:cs="Arial"/>
                <w:i w:val="0"/>
                <w:iCs w:val="0"/>
                <w:color w:val="000000"/>
                <w:sz w:val="18"/>
                <w:szCs w:val="18"/>
              </w:rPr>
              <w:t xml:space="preserve"> </w:t>
            </w:r>
            <w:r w:rsidR="00813492" w:rsidRPr="001D6697">
              <w:rPr>
                <w:rFonts w:ascii="Arial" w:hAnsi="Arial" w:cs="Arial"/>
                <w:i w:val="0"/>
                <w:iCs w:val="0"/>
                <w:color w:val="000000"/>
                <w:sz w:val="18"/>
                <w:szCs w:val="18"/>
              </w:rPr>
              <w:t>(</w:t>
            </w:r>
            <w:proofErr w:type="spellStart"/>
            <w:r w:rsidR="00813492" w:rsidRPr="001D6697">
              <w:rPr>
                <w:rFonts w:ascii="Arial" w:hAnsi="Arial" w:cs="Arial"/>
                <w:i w:val="0"/>
                <w:iCs w:val="0"/>
                <w:color w:val="000000"/>
                <w:sz w:val="18"/>
                <w:szCs w:val="18"/>
              </w:rPr>
              <w:t>Göğüş</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vd</w:t>
            </w:r>
            <w:proofErr w:type="spellEnd"/>
            <w:r w:rsidR="00813492" w:rsidRPr="001D6697">
              <w:rPr>
                <w:rFonts w:ascii="Arial" w:hAnsi="Arial" w:cs="Arial"/>
                <w:i w:val="0"/>
                <w:iCs w:val="0"/>
                <w:color w:val="000000"/>
                <w:sz w:val="18"/>
                <w:szCs w:val="18"/>
              </w:rPr>
              <w:t xml:space="preserve">, 2001) </w:t>
            </w:r>
            <w:proofErr w:type="spellStart"/>
            <w:r w:rsidR="006D03C1" w:rsidRPr="001D6697">
              <w:rPr>
                <w:rFonts w:ascii="Arial" w:hAnsi="Arial" w:cs="Arial"/>
                <w:i w:val="0"/>
                <w:iCs w:val="0"/>
                <w:color w:val="000000"/>
                <w:sz w:val="18"/>
                <w:szCs w:val="18"/>
              </w:rPr>
              <w:t>araştırma</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sonuçları</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doğru</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kabul</w:t>
            </w:r>
            <w:proofErr w:type="spellEnd"/>
            <w:r w:rsidR="006D03C1" w:rsidRPr="001D6697">
              <w:rPr>
                <w:rFonts w:ascii="Arial" w:hAnsi="Arial" w:cs="Arial"/>
                <w:i w:val="0"/>
                <w:iCs w:val="0"/>
                <w:color w:val="000000"/>
                <w:sz w:val="18"/>
                <w:szCs w:val="18"/>
              </w:rPr>
              <w:t xml:space="preserve"> </w:t>
            </w:r>
            <w:proofErr w:type="spellStart"/>
            <w:r w:rsidR="006D03C1" w:rsidRPr="001D6697">
              <w:rPr>
                <w:rFonts w:ascii="Arial" w:hAnsi="Arial" w:cs="Arial"/>
                <w:i w:val="0"/>
                <w:iCs w:val="0"/>
                <w:color w:val="000000"/>
                <w:sz w:val="18"/>
                <w:szCs w:val="18"/>
              </w:rPr>
              <w:t>edilecektir</w:t>
            </w:r>
            <w:proofErr w:type="spellEnd"/>
            <w:r w:rsidR="006D03C1" w:rsidRPr="001D6697">
              <w:rPr>
                <w:rFonts w:ascii="Arial" w:hAnsi="Arial" w:cs="Arial"/>
                <w:i w:val="0"/>
                <w:iCs w:val="0"/>
                <w:color w:val="000000"/>
                <w:sz w:val="18"/>
                <w:szCs w:val="18"/>
              </w:rPr>
              <w:t>.</w:t>
            </w:r>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Literatürde</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Francalanci</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vd</w:t>
            </w:r>
            <w:proofErr w:type="spellEnd"/>
            <w:r w:rsidR="003C4583">
              <w:rPr>
                <w:rFonts w:ascii="Arial" w:hAnsi="Arial" w:cs="Arial"/>
                <w:i w:val="0"/>
                <w:iCs w:val="0"/>
                <w:color w:val="000000"/>
                <w:sz w:val="18"/>
                <w:szCs w:val="18"/>
              </w:rPr>
              <w:t>.</w:t>
            </w:r>
            <w:r w:rsidR="00813492" w:rsidRPr="001D6697">
              <w:rPr>
                <w:rFonts w:ascii="Arial" w:hAnsi="Arial" w:cs="Arial"/>
                <w:i w:val="0"/>
                <w:iCs w:val="0"/>
                <w:color w:val="000000"/>
                <w:sz w:val="18"/>
                <w:szCs w:val="18"/>
              </w:rPr>
              <w:t xml:space="preserve"> (2021) </w:t>
            </w:r>
            <w:proofErr w:type="spellStart"/>
            <w:r w:rsidR="00813492" w:rsidRPr="001D6697">
              <w:rPr>
                <w:rFonts w:ascii="Arial" w:hAnsi="Arial" w:cs="Arial"/>
                <w:i w:val="0"/>
                <w:iCs w:val="0"/>
                <w:color w:val="000000"/>
                <w:sz w:val="18"/>
                <w:szCs w:val="18"/>
              </w:rPr>
              <w:t>aynı</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oranı</w:t>
            </w:r>
            <w:proofErr w:type="spellEnd"/>
            <w:r w:rsidR="00813492" w:rsidRPr="001D6697">
              <w:rPr>
                <w:rFonts w:ascii="Arial" w:hAnsi="Arial" w:cs="Arial"/>
                <w:i w:val="0"/>
                <w:iCs w:val="0"/>
                <w:color w:val="000000"/>
                <w:sz w:val="18"/>
                <w:szCs w:val="18"/>
              </w:rPr>
              <w:t xml:space="preserve"> %10 </w:t>
            </w:r>
            <w:proofErr w:type="spellStart"/>
            <w:r w:rsidR="00813492" w:rsidRPr="001D6697">
              <w:rPr>
                <w:rFonts w:ascii="Arial" w:hAnsi="Arial" w:cs="Arial"/>
                <w:i w:val="0"/>
                <w:iCs w:val="0"/>
                <w:color w:val="000000"/>
                <w:sz w:val="18"/>
                <w:szCs w:val="18"/>
              </w:rPr>
              <w:t>olarak</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tanımlamışlardır</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Ancak</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bu</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çalışmada</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Göğüş</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vd</w:t>
            </w:r>
            <w:proofErr w:type="spellEnd"/>
            <w:r w:rsidR="003C4583">
              <w:rPr>
                <w:rFonts w:ascii="Arial" w:hAnsi="Arial" w:cs="Arial"/>
                <w:i w:val="0"/>
                <w:iCs w:val="0"/>
                <w:color w:val="000000"/>
                <w:sz w:val="18"/>
                <w:szCs w:val="18"/>
              </w:rPr>
              <w:t>.</w:t>
            </w:r>
            <w:r w:rsidR="00813492" w:rsidRPr="001D6697">
              <w:rPr>
                <w:rFonts w:ascii="Arial" w:hAnsi="Arial" w:cs="Arial"/>
                <w:i w:val="0"/>
                <w:iCs w:val="0"/>
                <w:color w:val="000000"/>
                <w:sz w:val="18"/>
                <w:szCs w:val="18"/>
              </w:rPr>
              <w:t xml:space="preserve"> (2001) </w:t>
            </w:r>
            <w:proofErr w:type="spellStart"/>
            <w:r w:rsidR="00813492" w:rsidRPr="001D6697">
              <w:rPr>
                <w:rFonts w:ascii="Arial" w:hAnsi="Arial" w:cs="Arial"/>
                <w:i w:val="0"/>
                <w:iCs w:val="0"/>
                <w:color w:val="000000"/>
                <w:sz w:val="18"/>
                <w:szCs w:val="18"/>
              </w:rPr>
              <w:t>tarafından</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kullanılan</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değer</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dikkate</w:t>
            </w:r>
            <w:proofErr w:type="spellEnd"/>
            <w:r w:rsidR="00813492" w:rsidRPr="001D6697">
              <w:rPr>
                <w:rFonts w:ascii="Arial" w:hAnsi="Arial" w:cs="Arial"/>
                <w:i w:val="0"/>
                <w:iCs w:val="0"/>
                <w:color w:val="000000"/>
                <w:sz w:val="18"/>
                <w:szCs w:val="18"/>
              </w:rPr>
              <w:t xml:space="preserve"> </w:t>
            </w:r>
            <w:proofErr w:type="spellStart"/>
            <w:r w:rsidR="00813492" w:rsidRPr="001D6697">
              <w:rPr>
                <w:rFonts w:ascii="Arial" w:hAnsi="Arial" w:cs="Arial"/>
                <w:i w:val="0"/>
                <w:iCs w:val="0"/>
                <w:color w:val="000000"/>
                <w:sz w:val="18"/>
                <w:szCs w:val="18"/>
              </w:rPr>
              <w:t>alınacaktır</w:t>
            </w:r>
            <w:proofErr w:type="spellEnd"/>
            <w:r w:rsidR="00813492" w:rsidRPr="001D6697">
              <w:rPr>
                <w:rFonts w:ascii="Arial" w:hAnsi="Arial" w:cs="Arial"/>
                <w:i w:val="0"/>
                <w:iCs w:val="0"/>
                <w:color w:val="000000"/>
                <w:sz w:val="18"/>
                <w:szCs w:val="18"/>
              </w:rPr>
              <w:t>.</w:t>
            </w:r>
          </w:p>
          <w:p w14:paraId="2F49E59C" w14:textId="4FB2BD0D" w:rsidR="009C139E" w:rsidRPr="001D6697" w:rsidRDefault="00754A33" w:rsidP="008E15EB">
            <w:pPr>
              <w:pStyle w:val="Caption"/>
              <w:jc w:val="both"/>
              <w:rPr>
                <w:rFonts w:ascii="Arial" w:hAnsi="Arial" w:cs="Arial"/>
                <w:i w:val="0"/>
                <w:iCs w:val="0"/>
                <w:sz w:val="18"/>
                <w:szCs w:val="18"/>
              </w:rPr>
            </w:pPr>
            <w:proofErr w:type="spellStart"/>
            <w:r w:rsidRPr="001D6697">
              <w:rPr>
                <w:rFonts w:ascii="Arial" w:hAnsi="Arial" w:cs="Arial"/>
                <w:i w:val="0"/>
                <w:iCs w:val="0"/>
                <w:sz w:val="18"/>
                <w:szCs w:val="18"/>
              </w:rPr>
              <w:t>Prof.</w:t>
            </w:r>
            <w:r w:rsidR="009C139E" w:rsidRPr="001D6697">
              <w:rPr>
                <w:rFonts w:ascii="Arial" w:hAnsi="Arial" w:cs="Arial"/>
                <w:i w:val="0"/>
                <w:iCs w:val="0"/>
                <w:sz w:val="18"/>
                <w:szCs w:val="18"/>
              </w:rPr>
              <w:t>Dr</w:t>
            </w:r>
            <w:proofErr w:type="spellEnd"/>
            <w:r w:rsidR="009C139E" w:rsidRPr="001D6697">
              <w:rPr>
                <w:rFonts w:ascii="Arial" w:hAnsi="Arial" w:cs="Arial"/>
                <w:i w:val="0"/>
                <w:iCs w:val="0"/>
                <w:sz w:val="18"/>
                <w:szCs w:val="18"/>
              </w:rPr>
              <w:t xml:space="preserve">. </w:t>
            </w:r>
            <w:r w:rsidRPr="001D6697">
              <w:rPr>
                <w:rFonts w:ascii="Arial" w:hAnsi="Arial" w:cs="Arial"/>
                <w:i w:val="0"/>
                <w:iCs w:val="0"/>
                <w:sz w:val="18"/>
                <w:szCs w:val="18"/>
              </w:rPr>
              <w:t xml:space="preserve">Mehmet Ali </w:t>
            </w:r>
            <w:proofErr w:type="spellStart"/>
            <w:r w:rsidRPr="001D6697">
              <w:rPr>
                <w:rFonts w:ascii="Arial" w:hAnsi="Arial" w:cs="Arial"/>
                <w:i w:val="0"/>
                <w:iCs w:val="0"/>
                <w:sz w:val="18"/>
                <w:szCs w:val="18"/>
              </w:rPr>
              <w:t>Kökpınar</w:t>
            </w:r>
            <w:proofErr w:type="spellEnd"/>
            <w:r w:rsidR="009C139E" w:rsidRPr="001D6697">
              <w:rPr>
                <w:rFonts w:ascii="Arial" w:hAnsi="Arial" w:cs="Arial"/>
                <w:i w:val="0"/>
                <w:iCs w:val="0"/>
                <w:sz w:val="18"/>
                <w:szCs w:val="18"/>
              </w:rPr>
              <w:t xml:space="preserve"> TED </w:t>
            </w:r>
            <w:proofErr w:type="spellStart"/>
            <w:r w:rsidR="009C139E" w:rsidRPr="001D6697">
              <w:rPr>
                <w:rFonts w:ascii="Arial" w:hAnsi="Arial" w:cs="Arial"/>
                <w:i w:val="0"/>
                <w:iCs w:val="0"/>
                <w:sz w:val="18"/>
                <w:szCs w:val="18"/>
              </w:rPr>
              <w:t>Üniversitesi</w:t>
            </w:r>
            <w:proofErr w:type="spellEnd"/>
            <w:r w:rsidR="009C139E" w:rsidRPr="001D6697">
              <w:rPr>
                <w:rFonts w:ascii="Arial" w:hAnsi="Arial" w:cs="Arial"/>
                <w:i w:val="0"/>
                <w:iCs w:val="0"/>
                <w:sz w:val="18"/>
                <w:szCs w:val="18"/>
              </w:rPr>
              <w:t xml:space="preserve"> </w:t>
            </w:r>
            <w:proofErr w:type="spellStart"/>
            <w:r w:rsidR="009C139E" w:rsidRPr="001D6697">
              <w:rPr>
                <w:rFonts w:ascii="Arial" w:hAnsi="Arial" w:cs="Arial"/>
                <w:i w:val="0"/>
                <w:iCs w:val="0"/>
                <w:sz w:val="18"/>
                <w:szCs w:val="18"/>
              </w:rPr>
              <w:t>Mühendislik</w:t>
            </w:r>
            <w:proofErr w:type="spellEnd"/>
            <w:r w:rsidR="009C139E" w:rsidRPr="001D6697">
              <w:rPr>
                <w:rFonts w:ascii="Arial" w:hAnsi="Arial" w:cs="Arial"/>
                <w:i w:val="0"/>
                <w:iCs w:val="0"/>
                <w:sz w:val="18"/>
                <w:szCs w:val="18"/>
              </w:rPr>
              <w:t xml:space="preserve"> </w:t>
            </w:r>
            <w:proofErr w:type="spellStart"/>
            <w:r w:rsidR="009C139E" w:rsidRPr="001D6697">
              <w:rPr>
                <w:rFonts w:ascii="Arial" w:hAnsi="Arial" w:cs="Arial"/>
                <w:i w:val="0"/>
                <w:iCs w:val="0"/>
                <w:sz w:val="18"/>
                <w:szCs w:val="18"/>
              </w:rPr>
              <w:t>Fakültesi</w:t>
            </w:r>
            <w:proofErr w:type="spellEnd"/>
            <w:r w:rsidR="009C139E"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İnşaat</w:t>
            </w:r>
            <w:proofErr w:type="spellEnd"/>
            <w:r w:rsidR="009C139E" w:rsidRPr="001D6697">
              <w:rPr>
                <w:rFonts w:ascii="Arial" w:hAnsi="Arial" w:cs="Arial"/>
                <w:i w:val="0"/>
                <w:iCs w:val="0"/>
                <w:sz w:val="18"/>
                <w:szCs w:val="18"/>
              </w:rPr>
              <w:t xml:space="preserve"> </w:t>
            </w:r>
            <w:proofErr w:type="spellStart"/>
            <w:r w:rsidR="009C139E" w:rsidRPr="001D6697">
              <w:rPr>
                <w:rFonts w:ascii="Arial" w:hAnsi="Arial" w:cs="Arial"/>
                <w:i w:val="0"/>
                <w:iCs w:val="0"/>
                <w:sz w:val="18"/>
                <w:szCs w:val="18"/>
              </w:rPr>
              <w:t>Mühendisliği</w:t>
            </w:r>
            <w:proofErr w:type="spellEnd"/>
            <w:r w:rsidR="009C139E" w:rsidRPr="001D6697">
              <w:rPr>
                <w:rFonts w:ascii="Arial" w:hAnsi="Arial" w:cs="Arial"/>
                <w:i w:val="0"/>
                <w:iCs w:val="0"/>
                <w:sz w:val="18"/>
                <w:szCs w:val="18"/>
              </w:rPr>
              <w:t xml:space="preserve"> </w:t>
            </w:r>
            <w:proofErr w:type="spellStart"/>
            <w:r w:rsidR="009C139E" w:rsidRPr="001D6697">
              <w:rPr>
                <w:rFonts w:ascii="Arial" w:hAnsi="Arial" w:cs="Arial"/>
                <w:i w:val="0"/>
                <w:iCs w:val="0"/>
                <w:sz w:val="18"/>
                <w:szCs w:val="18"/>
              </w:rPr>
              <w:t>Bölümü</w:t>
            </w:r>
            <w:proofErr w:type="spellEnd"/>
            <w:r w:rsidR="009C139E" w:rsidRPr="001D6697">
              <w:rPr>
                <w:rFonts w:ascii="Arial" w:hAnsi="Arial" w:cs="Arial"/>
                <w:i w:val="0"/>
                <w:iCs w:val="0"/>
                <w:sz w:val="18"/>
                <w:szCs w:val="18"/>
              </w:rPr>
              <w:t xml:space="preserve"> </w:t>
            </w:r>
            <w:proofErr w:type="spellStart"/>
            <w:r w:rsidR="009C139E" w:rsidRPr="001D6697">
              <w:rPr>
                <w:rFonts w:ascii="Arial" w:hAnsi="Arial" w:cs="Arial"/>
                <w:i w:val="0"/>
                <w:iCs w:val="0"/>
                <w:sz w:val="18"/>
                <w:szCs w:val="18"/>
              </w:rPr>
              <w:t>öğretim</w:t>
            </w:r>
            <w:proofErr w:type="spellEnd"/>
            <w:r w:rsidR="009C139E" w:rsidRPr="001D6697">
              <w:rPr>
                <w:rFonts w:ascii="Arial" w:hAnsi="Arial" w:cs="Arial"/>
                <w:i w:val="0"/>
                <w:iCs w:val="0"/>
                <w:sz w:val="18"/>
                <w:szCs w:val="18"/>
              </w:rPr>
              <w:t xml:space="preserve"> </w:t>
            </w:r>
            <w:proofErr w:type="spellStart"/>
            <w:r w:rsidR="009C139E" w:rsidRPr="001D6697">
              <w:rPr>
                <w:rFonts w:ascii="Arial" w:hAnsi="Arial" w:cs="Arial"/>
                <w:i w:val="0"/>
                <w:iCs w:val="0"/>
                <w:sz w:val="18"/>
                <w:szCs w:val="18"/>
              </w:rPr>
              <w:t>üyesidir</w:t>
            </w:r>
            <w:proofErr w:type="spellEnd"/>
            <w:r w:rsidR="009C139E"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Hidrolik</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deney</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ve</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modelleme</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alanlarında</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yetkinliği</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ile</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tanınan</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ve</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bu</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alan</w:t>
            </w:r>
            <w:r w:rsidR="00D8425D">
              <w:rPr>
                <w:rFonts w:ascii="Arial" w:hAnsi="Arial" w:cs="Arial"/>
                <w:i w:val="0"/>
                <w:iCs w:val="0"/>
                <w:sz w:val="18"/>
                <w:szCs w:val="18"/>
              </w:rPr>
              <w:t>lar</w:t>
            </w:r>
            <w:r w:rsidRPr="001D6697">
              <w:rPr>
                <w:rFonts w:ascii="Arial" w:hAnsi="Arial" w:cs="Arial"/>
                <w:i w:val="0"/>
                <w:iCs w:val="0"/>
                <w:sz w:val="18"/>
                <w:szCs w:val="18"/>
              </w:rPr>
              <w:t>da</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bir</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çok</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ulusal</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ve</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uluslarası</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yayına</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sahip</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olan</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bir</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araştırmacıdır</w:t>
            </w:r>
            <w:proofErr w:type="spellEnd"/>
            <w:r w:rsidR="009C139E" w:rsidRPr="001D6697">
              <w:rPr>
                <w:rFonts w:ascii="Arial" w:hAnsi="Arial" w:cs="Arial"/>
                <w:i w:val="0"/>
                <w:iCs w:val="0"/>
                <w:sz w:val="18"/>
                <w:szCs w:val="18"/>
              </w:rPr>
              <w:t>. İP-</w:t>
            </w:r>
            <w:r w:rsidRPr="001D6697">
              <w:rPr>
                <w:rFonts w:ascii="Arial" w:hAnsi="Arial" w:cs="Arial"/>
                <w:i w:val="0"/>
                <w:iCs w:val="0"/>
                <w:sz w:val="18"/>
                <w:szCs w:val="18"/>
              </w:rPr>
              <w:t>2</w:t>
            </w:r>
            <w:r w:rsidR="009C139E" w:rsidRPr="001D6697">
              <w:rPr>
                <w:rFonts w:ascii="Arial" w:hAnsi="Arial" w:cs="Arial"/>
                <w:i w:val="0"/>
                <w:iCs w:val="0"/>
                <w:sz w:val="18"/>
                <w:szCs w:val="18"/>
              </w:rPr>
              <w:t xml:space="preserve">’de </w:t>
            </w:r>
            <w:proofErr w:type="spellStart"/>
            <w:r w:rsidRPr="001D6697">
              <w:rPr>
                <w:rFonts w:ascii="Arial" w:hAnsi="Arial" w:cs="Arial"/>
                <w:i w:val="0"/>
                <w:iCs w:val="0"/>
                <w:sz w:val="18"/>
                <w:szCs w:val="18"/>
              </w:rPr>
              <w:t>deney</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düzeneğinin</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kontrolü</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deneylerin</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yapılması</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ve</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takibi</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deney</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sonuçlarının</w:t>
            </w:r>
            <w:proofErr w:type="spellEnd"/>
            <w:r w:rsidRPr="001D6697">
              <w:rPr>
                <w:rFonts w:ascii="Arial" w:hAnsi="Arial" w:cs="Arial"/>
                <w:i w:val="0"/>
                <w:iCs w:val="0"/>
                <w:sz w:val="18"/>
                <w:szCs w:val="18"/>
              </w:rPr>
              <w:t xml:space="preserve"> </w:t>
            </w:r>
            <w:proofErr w:type="spellStart"/>
            <w:r w:rsidRPr="001D6697">
              <w:rPr>
                <w:rFonts w:ascii="Arial" w:hAnsi="Arial" w:cs="Arial"/>
                <w:i w:val="0"/>
                <w:iCs w:val="0"/>
                <w:sz w:val="18"/>
                <w:szCs w:val="18"/>
              </w:rPr>
              <w:t>analizinde</w:t>
            </w:r>
            <w:proofErr w:type="spellEnd"/>
            <w:r w:rsidRPr="001D6697">
              <w:rPr>
                <w:rFonts w:ascii="Arial" w:hAnsi="Arial" w:cs="Arial"/>
                <w:i w:val="0"/>
                <w:iCs w:val="0"/>
                <w:sz w:val="18"/>
                <w:szCs w:val="18"/>
              </w:rPr>
              <w:t xml:space="preserve"> </w:t>
            </w:r>
            <w:proofErr w:type="spellStart"/>
            <w:r w:rsidR="009C139E" w:rsidRPr="001D6697">
              <w:rPr>
                <w:rFonts w:ascii="Arial" w:hAnsi="Arial" w:cs="Arial"/>
                <w:i w:val="0"/>
                <w:iCs w:val="0"/>
                <w:sz w:val="18"/>
                <w:szCs w:val="18"/>
              </w:rPr>
              <w:t>çalışacaktır</w:t>
            </w:r>
            <w:proofErr w:type="spellEnd"/>
            <w:r w:rsidR="009C139E" w:rsidRPr="001D6697">
              <w:rPr>
                <w:rFonts w:ascii="Arial" w:hAnsi="Arial" w:cs="Arial"/>
                <w:i w:val="0"/>
                <w:iCs w:val="0"/>
                <w:sz w:val="18"/>
                <w:szCs w:val="18"/>
              </w:rPr>
              <w:t>.</w:t>
            </w:r>
            <w:r w:rsidR="00B3115B">
              <w:rPr>
                <w:rFonts w:ascii="Arial" w:hAnsi="Arial" w:cs="Arial"/>
                <w:i w:val="0"/>
                <w:iCs w:val="0"/>
                <w:sz w:val="18"/>
                <w:szCs w:val="18"/>
              </w:rPr>
              <w:t xml:space="preserve"> İP-2’de </w:t>
            </w:r>
            <w:proofErr w:type="spellStart"/>
            <w:r w:rsidR="00B3115B">
              <w:rPr>
                <w:rFonts w:ascii="Arial" w:hAnsi="Arial" w:cs="Arial"/>
                <w:i w:val="0"/>
                <w:iCs w:val="0"/>
                <w:sz w:val="18"/>
                <w:szCs w:val="18"/>
              </w:rPr>
              <w:t>araştırmacı</w:t>
            </w:r>
            <w:proofErr w:type="spellEnd"/>
            <w:r w:rsidR="00B3115B">
              <w:rPr>
                <w:rFonts w:ascii="Arial" w:hAnsi="Arial" w:cs="Arial"/>
                <w:i w:val="0"/>
                <w:iCs w:val="0"/>
                <w:sz w:val="18"/>
                <w:szCs w:val="18"/>
              </w:rPr>
              <w:t xml:space="preserve"> </w:t>
            </w:r>
            <w:proofErr w:type="spellStart"/>
            <w:r w:rsidR="00B3115B">
              <w:rPr>
                <w:rFonts w:ascii="Arial" w:hAnsi="Arial" w:cs="Arial"/>
                <w:i w:val="0"/>
                <w:iCs w:val="0"/>
                <w:sz w:val="18"/>
                <w:szCs w:val="18"/>
              </w:rPr>
              <w:t>olan</w:t>
            </w:r>
            <w:proofErr w:type="spellEnd"/>
            <w:r w:rsidR="00B3115B">
              <w:rPr>
                <w:rFonts w:ascii="Arial" w:hAnsi="Arial" w:cs="Arial"/>
                <w:i w:val="0"/>
                <w:iCs w:val="0"/>
                <w:sz w:val="18"/>
                <w:szCs w:val="18"/>
              </w:rPr>
              <w:t xml:space="preserve"> </w:t>
            </w:r>
            <w:proofErr w:type="spellStart"/>
            <w:r w:rsidR="00B3115B">
              <w:rPr>
                <w:rFonts w:ascii="Arial" w:hAnsi="Arial" w:cs="Arial"/>
                <w:i w:val="0"/>
                <w:iCs w:val="0"/>
                <w:sz w:val="18"/>
                <w:szCs w:val="18"/>
              </w:rPr>
              <w:t>Doç.Dr</w:t>
            </w:r>
            <w:proofErr w:type="spellEnd"/>
            <w:r w:rsidR="00B3115B">
              <w:rPr>
                <w:rFonts w:ascii="Arial" w:hAnsi="Arial" w:cs="Arial"/>
                <w:i w:val="0"/>
                <w:iCs w:val="0"/>
                <w:sz w:val="18"/>
                <w:szCs w:val="18"/>
              </w:rPr>
              <w:t xml:space="preserve">. </w:t>
            </w:r>
            <w:proofErr w:type="spellStart"/>
            <w:r w:rsidR="00B3115B">
              <w:rPr>
                <w:rFonts w:ascii="Arial" w:hAnsi="Arial" w:cs="Arial"/>
                <w:i w:val="0"/>
                <w:iCs w:val="0"/>
                <w:sz w:val="18"/>
                <w:szCs w:val="18"/>
              </w:rPr>
              <w:t>Gökçe</w:t>
            </w:r>
            <w:proofErr w:type="spellEnd"/>
            <w:r w:rsidR="00B3115B">
              <w:rPr>
                <w:rFonts w:ascii="Arial" w:hAnsi="Arial" w:cs="Arial"/>
                <w:i w:val="0"/>
                <w:iCs w:val="0"/>
                <w:sz w:val="18"/>
                <w:szCs w:val="18"/>
              </w:rPr>
              <w:t xml:space="preserve"> Nur </w:t>
            </w:r>
            <w:proofErr w:type="spellStart"/>
            <w:r w:rsidR="00B3115B">
              <w:rPr>
                <w:rFonts w:ascii="Arial" w:hAnsi="Arial" w:cs="Arial"/>
                <w:i w:val="0"/>
                <w:iCs w:val="0"/>
                <w:sz w:val="18"/>
                <w:szCs w:val="18"/>
              </w:rPr>
              <w:t>Yılmaz</w:t>
            </w:r>
            <w:proofErr w:type="spellEnd"/>
            <w:r w:rsidR="00D36B1E">
              <w:rPr>
                <w:rFonts w:ascii="Arial" w:hAnsi="Arial" w:cs="Arial"/>
                <w:i w:val="0"/>
                <w:iCs w:val="0"/>
                <w:sz w:val="18"/>
                <w:szCs w:val="18"/>
              </w:rPr>
              <w:t xml:space="preserve"> TED </w:t>
            </w:r>
            <w:proofErr w:type="spellStart"/>
            <w:r w:rsidR="00D36B1E" w:rsidRPr="001D6697">
              <w:rPr>
                <w:rFonts w:ascii="Arial" w:hAnsi="Arial" w:cs="Arial"/>
                <w:i w:val="0"/>
                <w:iCs w:val="0"/>
                <w:sz w:val="18"/>
                <w:szCs w:val="18"/>
              </w:rPr>
              <w:t>Üniversitesi</w:t>
            </w:r>
            <w:proofErr w:type="spellEnd"/>
            <w:r w:rsidR="00D36B1E" w:rsidRPr="001D6697">
              <w:rPr>
                <w:rFonts w:ascii="Arial" w:hAnsi="Arial" w:cs="Arial"/>
                <w:i w:val="0"/>
                <w:iCs w:val="0"/>
                <w:sz w:val="18"/>
                <w:szCs w:val="18"/>
              </w:rPr>
              <w:t xml:space="preserve">, </w:t>
            </w:r>
            <w:proofErr w:type="spellStart"/>
            <w:r w:rsidR="00D36B1E" w:rsidRPr="001D6697">
              <w:rPr>
                <w:rFonts w:ascii="Arial" w:hAnsi="Arial" w:cs="Arial"/>
                <w:i w:val="0"/>
                <w:iCs w:val="0"/>
                <w:sz w:val="18"/>
                <w:szCs w:val="18"/>
              </w:rPr>
              <w:t>Mühendislik</w:t>
            </w:r>
            <w:proofErr w:type="spellEnd"/>
            <w:r w:rsidR="00D36B1E" w:rsidRPr="001D6697">
              <w:rPr>
                <w:rFonts w:ascii="Arial" w:hAnsi="Arial" w:cs="Arial"/>
                <w:i w:val="0"/>
                <w:iCs w:val="0"/>
                <w:sz w:val="18"/>
                <w:szCs w:val="18"/>
              </w:rPr>
              <w:t xml:space="preserve"> </w:t>
            </w:r>
            <w:proofErr w:type="spellStart"/>
            <w:r w:rsidR="00D36B1E" w:rsidRPr="001D6697">
              <w:rPr>
                <w:rFonts w:ascii="Arial" w:hAnsi="Arial" w:cs="Arial"/>
                <w:i w:val="0"/>
                <w:iCs w:val="0"/>
                <w:sz w:val="18"/>
                <w:szCs w:val="18"/>
              </w:rPr>
              <w:t>Fakültesi</w:t>
            </w:r>
            <w:proofErr w:type="spellEnd"/>
            <w:r w:rsidR="00D36B1E" w:rsidRPr="001D6697">
              <w:rPr>
                <w:rFonts w:ascii="Arial" w:hAnsi="Arial" w:cs="Arial"/>
                <w:i w:val="0"/>
                <w:iCs w:val="0"/>
                <w:sz w:val="18"/>
                <w:szCs w:val="18"/>
              </w:rPr>
              <w:t xml:space="preserve">, </w:t>
            </w:r>
            <w:proofErr w:type="spellStart"/>
            <w:r w:rsidR="00D36B1E">
              <w:rPr>
                <w:rFonts w:ascii="Arial" w:hAnsi="Arial" w:cs="Arial"/>
                <w:i w:val="0"/>
                <w:iCs w:val="0"/>
                <w:sz w:val="18"/>
                <w:szCs w:val="18"/>
              </w:rPr>
              <w:t>Bilgisayar</w:t>
            </w:r>
            <w:proofErr w:type="spellEnd"/>
            <w:r w:rsidR="00D36B1E" w:rsidRPr="001D6697">
              <w:rPr>
                <w:rFonts w:ascii="Arial" w:hAnsi="Arial" w:cs="Arial"/>
                <w:i w:val="0"/>
                <w:iCs w:val="0"/>
                <w:sz w:val="18"/>
                <w:szCs w:val="18"/>
              </w:rPr>
              <w:t xml:space="preserve"> </w:t>
            </w:r>
            <w:proofErr w:type="spellStart"/>
            <w:r w:rsidR="00D36B1E" w:rsidRPr="001D6697">
              <w:rPr>
                <w:rFonts w:ascii="Arial" w:hAnsi="Arial" w:cs="Arial"/>
                <w:i w:val="0"/>
                <w:iCs w:val="0"/>
                <w:sz w:val="18"/>
                <w:szCs w:val="18"/>
              </w:rPr>
              <w:t>Mühendisliği</w:t>
            </w:r>
            <w:proofErr w:type="spellEnd"/>
            <w:r w:rsidR="00D36B1E" w:rsidRPr="001D6697">
              <w:rPr>
                <w:rFonts w:ascii="Arial" w:hAnsi="Arial" w:cs="Arial"/>
                <w:i w:val="0"/>
                <w:iCs w:val="0"/>
                <w:sz w:val="18"/>
                <w:szCs w:val="18"/>
              </w:rPr>
              <w:t xml:space="preserve"> </w:t>
            </w:r>
            <w:proofErr w:type="spellStart"/>
            <w:r w:rsidR="00D36B1E" w:rsidRPr="001D6697">
              <w:rPr>
                <w:rFonts w:ascii="Arial" w:hAnsi="Arial" w:cs="Arial"/>
                <w:i w:val="0"/>
                <w:iCs w:val="0"/>
                <w:sz w:val="18"/>
                <w:szCs w:val="18"/>
              </w:rPr>
              <w:t>Bölümü</w:t>
            </w:r>
            <w:proofErr w:type="spellEnd"/>
            <w:r w:rsidR="00D36B1E" w:rsidRPr="001D6697">
              <w:rPr>
                <w:rFonts w:ascii="Arial" w:hAnsi="Arial" w:cs="Arial"/>
                <w:i w:val="0"/>
                <w:iCs w:val="0"/>
                <w:sz w:val="18"/>
                <w:szCs w:val="18"/>
              </w:rPr>
              <w:t xml:space="preserve"> </w:t>
            </w:r>
            <w:proofErr w:type="spellStart"/>
            <w:r w:rsidR="00D36B1E" w:rsidRPr="001D6697">
              <w:rPr>
                <w:rFonts w:ascii="Arial" w:hAnsi="Arial" w:cs="Arial"/>
                <w:i w:val="0"/>
                <w:iCs w:val="0"/>
                <w:sz w:val="18"/>
                <w:szCs w:val="18"/>
              </w:rPr>
              <w:t>öğretim</w:t>
            </w:r>
            <w:proofErr w:type="spellEnd"/>
            <w:r w:rsidR="00D36B1E" w:rsidRPr="001D6697">
              <w:rPr>
                <w:rFonts w:ascii="Arial" w:hAnsi="Arial" w:cs="Arial"/>
                <w:i w:val="0"/>
                <w:iCs w:val="0"/>
                <w:sz w:val="18"/>
                <w:szCs w:val="18"/>
              </w:rPr>
              <w:t xml:space="preserve"> </w:t>
            </w:r>
            <w:proofErr w:type="spellStart"/>
            <w:r w:rsidR="00D36B1E" w:rsidRPr="001D6697">
              <w:rPr>
                <w:rFonts w:ascii="Arial" w:hAnsi="Arial" w:cs="Arial"/>
                <w:i w:val="0"/>
                <w:iCs w:val="0"/>
                <w:sz w:val="18"/>
                <w:szCs w:val="18"/>
              </w:rPr>
              <w:t>üyesidir</w:t>
            </w:r>
            <w:proofErr w:type="spellEnd"/>
            <w:r w:rsidR="00D8425D">
              <w:rPr>
                <w:rFonts w:ascii="Arial" w:hAnsi="Arial" w:cs="Arial"/>
                <w:i w:val="0"/>
                <w:iCs w:val="0"/>
                <w:sz w:val="18"/>
                <w:szCs w:val="18"/>
              </w:rPr>
              <w:t xml:space="preserve">. Video </w:t>
            </w:r>
            <w:proofErr w:type="spellStart"/>
            <w:r w:rsidR="00D8425D">
              <w:rPr>
                <w:rFonts w:ascii="Arial" w:hAnsi="Arial" w:cs="Arial"/>
                <w:i w:val="0"/>
                <w:iCs w:val="0"/>
                <w:sz w:val="18"/>
                <w:szCs w:val="18"/>
              </w:rPr>
              <w:t>işleme</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görüntü</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işleme</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derin</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öğrenme</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ve</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makina</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öğrenmesi</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alanlarında</w:t>
            </w:r>
            <w:proofErr w:type="spellEnd"/>
            <w:r w:rsidR="00D8425D">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yetkinliği</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ile</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tanınan</w:t>
            </w:r>
            <w:proofErr w:type="spellEnd"/>
            <w:r w:rsidR="00D8425D" w:rsidRPr="001D6697">
              <w:rPr>
                <w:rFonts w:ascii="Arial" w:hAnsi="Arial" w:cs="Arial"/>
                <w:i w:val="0"/>
                <w:iCs w:val="0"/>
                <w:sz w:val="18"/>
                <w:szCs w:val="18"/>
              </w:rPr>
              <w:t xml:space="preserve"> </w:t>
            </w:r>
            <w:proofErr w:type="spellStart"/>
            <w:r w:rsidR="00357CB8">
              <w:rPr>
                <w:rFonts w:ascii="Arial" w:hAnsi="Arial" w:cs="Arial"/>
                <w:i w:val="0"/>
                <w:iCs w:val="0"/>
                <w:sz w:val="18"/>
                <w:szCs w:val="18"/>
              </w:rPr>
              <w:t>Doç.Dr</w:t>
            </w:r>
            <w:proofErr w:type="spellEnd"/>
            <w:r w:rsidR="00357CB8">
              <w:rPr>
                <w:rFonts w:ascii="Arial" w:hAnsi="Arial" w:cs="Arial"/>
                <w:i w:val="0"/>
                <w:iCs w:val="0"/>
                <w:sz w:val="18"/>
                <w:szCs w:val="18"/>
              </w:rPr>
              <w:t xml:space="preserve">. </w:t>
            </w:r>
            <w:proofErr w:type="spellStart"/>
            <w:r w:rsidR="00357CB8">
              <w:rPr>
                <w:rFonts w:ascii="Arial" w:hAnsi="Arial" w:cs="Arial"/>
                <w:i w:val="0"/>
                <w:iCs w:val="0"/>
                <w:sz w:val="18"/>
                <w:szCs w:val="18"/>
              </w:rPr>
              <w:t>Yılmaz</w:t>
            </w:r>
            <w:proofErr w:type="spellEnd"/>
            <w:r w:rsidR="00357CB8">
              <w:rPr>
                <w:rFonts w:ascii="Arial" w:hAnsi="Arial" w:cs="Arial"/>
                <w:i w:val="0"/>
                <w:iCs w:val="0"/>
                <w:sz w:val="18"/>
                <w:szCs w:val="18"/>
              </w:rPr>
              <w:t>,</w:t>
            </w:r>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bu</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alan</w:t>
            </w:r>
            <w:r w:rsidR="00D8425D">
              <w:rPr>
                <w:rFonts w:ascii="Arial" w:hAnsi="Arial" w:cs="Arial"/>
                <w:i w:val="0"/>
                <w:iCs w:val="0"/>
                <w:sz w:val="18"/>
                <w:szCs w:val="18"/>
              </w:rPr>
              <w:t>lar</w:t>
            </w:r>
            <w:r w:rsidR="00D8425D" w:rsidRPr="001D6697">
              <w:rPr>
                <w:rFonts w:ascii="Arial" w:hAnsi="Arial" w:cs="Arial"/>
                <w:i w:val="0"/>
                <w:iCs w:val="0"/>
                <w:sz w:val="18"/>
                <w:szCs w:val="18"/>
              </w:rPr>
              <w:t>da</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bir</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çok</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ulusal</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ve</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uluslarası</w:t>
            </w:r>
            <w:proofErr w:type="spellEnd"/>
            <w:r w:rsidR="00D8425D" w:rsidRPr="001D6697">
              <w:rPr>
                <w:rFonts w:ascii="Arial" w:hAnsi="Arial" w:cs="Arial"/>
                <w:i w:val="0"/>
                <w:iCs w:val="0"/>
                <w:sz w:val="18"/>
                <w:szCs w:val="18"/>
              </w:rPr>
              <w:t xml:space="preserve"> </w:t>
            </w:r>
            <w:proofErr w:type="spellStart"/>
            <w:r w:rsidR="00D8425D">
              <w:rPr>
                <w:rFonts w:ascii="Arial" w:hAnsi="Arial" w:cs="Arial"/>
                <w:i w:val="0"/>
                <w:iCs w:val="0"/>
                <w:sz w:val="18"/>
                <w:szCs w:val="18"/>
              </w:rPr>
              <w:t>projede</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yürütücülük</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ve</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araştırmacılık</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yapmış</w:t>
            </w:r>
            <w:proofErr w:type="spellEnd"/>
            <w:r w:rsidR="00D8425D">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ulusal</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ve</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uluslarası</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yayın</w:t>
            </w:r>
            <w:r w:rsidR="00D8425D">
              <w:rPr>
                <w:rFonts w:ascii="Arial" w:hAnsi="Arial" w:cs="Arial"/>
                <w:i w:val="0"/>
                <w:iCs w:val="0"/>
                <w:sz w:val="18"/>
                <w:szCs w:val="18"/>
              </w:rPr>
              <w:t>lara</w:t>
            </w:r>
            <w:proofErr w:type="spellEnd"/>
            <w:r w:rsidR="00D8425D">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sahip</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olan</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bir</w:t>
            </w:r>
            <w:proofErr w:type="spellEnd"/>
            <w:r w:rsidR="00D8425D" w:rsidRPr="001D6697">
              <w:rPr>
                <w:rFonts w:ascii="Arial" w:hAnsi="Arial" w:cs="Arial"/>
                <w:i w:val="0"/>
                <w:iCs w:val="0"/>
                <w:sz w:val="18"/>
                <w:szCs w:val="18"/>
              </w:rPr>
              <w:t xml:space="preserve"> </w:t>
            </w:r>
            <w:proofErr w:type="spellStart"/>
            <w:r w:rsidR="00D8425D" w:rsidRPr="001D6697">
              <w:rPr>
                <w:rFonts w:ascii="Arial" w:hAnsi="Arial" w:cs="Arial"/>
                <w:i w:val="0"/>
                <w:iCs w:val="0"/>
                <w:sz w:val="18"/>
                <w:szCs w:val="18"/>
              </w:rPr>
              <w:t>araştırmacıdır</w:t>
            </w:r>
            <w:proofErr w:type="spellEnd"/>
            <w:r w:rsidR="00D8425D" w:rsidRPr="001D6697">
              <w:rPr>
                <w:rFonts w:ascii="Arial" w:hAnsi="Arial" w:cs="Arial"/>
                <w:i w:val="0"/>
                <w:iCs w:val="0"/>
                <w:sz w:val="18"/>
                <w:szCs w:val="18"/>
              </w:rPr>
              <w:t>.</w:t>
            </w:r>
            <w:r w:rsidR="00D8425D">
              <w:rPr>
                <w:rFonts w:ascii="Arial" w:hAnsi="Arial" w:cs="Arial"/>
                <w:i w:val="0"/>
                <w:iCs w:val="0"/>
                <w:sz w:val="18"/>
                <w:szCs w:val="18"/>
              </w:rPr>
              <w:t xml:space="preserve"> İP-2’de video </w:t>
            </w:r>
            <w:proofErr w:type="spellStart"/>
            <w:r w:rsidR="00D8425D">
              <w:rPr>
                <w:rFonts w:ascii="Arial" w:hAnsi="Arial" w:cs="Arial"/>
                <w:i w:val="0"/>
                <w:iCs w:val="0"/>
                <w:sz w:val="18"/>
                <w:szCs w:val="18"/>
              </w:rPr>
              <w:t>görüntülerinin</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işleme</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analizinde</w:t>
            </w:r>
            <w:proofErr w:type="spellEnd"/>
            <w:r w:rsidR="00D8425D">
              <w:rPr>
                <w:rFonts w:ascii="Arial" w:hAnsi="Arial" w:cs="Arial"/>
                <w:i w:val="0"/>
                <w:iCs w:val="0"/>
                <w:sz w:val="18"/>
                <w:szCs w:val="18"/>
              </w:rPr>
              <w:t xml:space="preserve"> </w:t>
            </w:r>
            <w:proofErr w:type="spellStart"/>
            <w:r w:rsidR="00D8425D">
              <w:rPr>
                <w:rFonts w:ascii="Arial" w:hAnsi="Arial" w:cs="Arial"/>
                <w:i w:val="0"/>
                <w:iCs w:val="0"/>
                <w:sz w:val="18"/>
                <w:szCs w:val="18"/>
              </w:rPr>
              <w:t>çalışacaktır</w:t>
            </w:r>
            <w:proofErr w:type="spellEnd"/>
            <w:r w:rsidR="00D8425D">
              <w:rPr>
                <w:rFonts w:ascii="Arial" w:hAnsi="Arial" w:cs="Arial"/>
                <w:i w:val="0"/>
                <w:iCs w:val="0"/>
                <w:sz w:val="18"/>
                <w:szCs w:val="18"/>
              </w:rPr>
              <w:t>.</w:t>
            </w:r>
          </w:p>
          <w:p w14:paraId="4ADCA1A4" w14:textId="725F0EB2" w:rsidR="008532A9" w:rsidRPr="006A187C" w:rsidRDefault="00CE4B19" w:rsidP="006A187C">
            <w:pPr>
              <w:pStyle w:val="WW-NormalWeb1"/>
              <w:spacing w:after="100" w:afterAutospacing="1"/>
              <w:contextualSpacing/>
              <w:jc w:val="both"/>
              <w:rPr>
                <w:rFonts w:ascii="Arial" w:hAnsi="Arial" w:cs="Arial"/>
                <w:b/>
                <w:bCs/>
                <w:color w:val="000000"/>
                <w:sz w:val="18"/>
                <w:szCs w:val="18"/>
                <w:u w:val="single"/>
              </w:rPr>
            </w:pPr>
            <w:r w:rsidRPr="006A187C">
              <w:rPr>
                <w:rFonts w:ascii="Arial" w:hAnsi="Arial" w:cs="Arial"/>
                <w:b/>
                <w:bCs/>
                <w:color w:val="000000"/>
                <w:sz w:val="18"/>
                <w:szCs w:val="18"/>
                <w:u w:val="single"/>
              </w:rPr>
              <w:t xml:space="preserve">Hesaplamalı Akışkanlar Yöntemi ile </w:t>
            </w:r>
            <w:proofErr w:type="spellStart"/>
            <w:r w:rsidR="00360D3F" w:rsidRPr="006A187C">
              <w:rPr>
                <w:rFonts w:ascii="Arial" w:hAnsi="Arial" w:cs="Arial"/>
                <w:b/>
                <w:bCs/>
                <w:color w:val="000000"/>
                <w:sz w:val="18"/>
                <w:szCs w:val="18"/>
                <w:u w:val="single"/>
              </w:rPr>
              <w:t>Mikroplastik</w:t>
            </w:r>
            <w:proofErr w:type="spellEnd"/>
            <w:r w:rsidR="00360D3F" w:rsidRPr="006A187C">
              <w:rPr>
                <w:rFonts w:ascii="Arial" w:hAnsi="Arial" w:cs="Arial"/>
                <w:b/>
                <w:bCs/>
                <w:color w:val="000000"/>
                <w:sz w:val="18"/>
                <w:szCs w:val="18"/>
                <w:u w:val="single"/>
              </w:rPr>
              <w:t xml:space="preserve"> Parçacıkların Çökelme</w:t>
            </w:r>
            <w:r w:rsidR="00A024E1" w:rsidRPr="006A187C">
              <w:rPr>
                <w:rFonts w:ascii="Arial" w:hAnsi="Arial" w:cs="Arial"/>
                <w:b/>
                <w:bCs/>
                <w:color w:val="000000"/>
                <w:sz w:val="18"/>
                <w:szCs w:val="18"/>
                <w:u w:val="single"/>
              </w:rPr>
              <w:t xml:space="preserve"> </w:t>
            </w:r>
            <w:r w:rsidRPr="006A187C">
              <w:rPr>
                <w:rFonts w:ascii="Arial" w:hAnsi="Arial" w:cs="Arial"/>
                <w:b/>
                <w:bCs/>
                <w:color w:val="000000"/>
                <w:sz w:val="18"/>
                <w:szCs w:val="18"/>
                <w:u w:val="single"/>
              </w:rPr>
              <w:t>Modelleme</w:t>
            </w:r>
            <w:r w:rsidR="00A024E1" w:rsidRPr="006A187C">
              <w:rPr>
                <w:rFonts w:ascii="Arial" w:hAnsi="Arial" w:cs="Arial"/>
                <w:b/>
                <w:bCs/>
                <w:color w:val="000000"/>
                <w:sz w:val="18"/>
                <w:szCs w:val="18"/>
                <w:u w:val="single"/>
              </w:rPr>
              <w:t>si</w:t>
            </w:r>
            <w:r w:rsidRPr="006A187C">
              <w:rPr>
                <w:rFonts w:ascii="Arial" w:hAnsi="Arial" w:cs="Arial"/>
                <w:b/>
                <w:bCs/>
                <w:color w:val="000000"/>
                <w:sz w:val="18"/>
                <w:szCs w:val="18"/>
                <w:u w:val="single"/>
              </w:rPr>
              <w:t xml:space="preserve"> </w:t>
            </w:r>
            <w:r w:rsidR="008532A9" w:rsidRPr="006A187C">
              <w:rPr>
                <w:rFonts w:ascii="Arial" w:hAnsi="Arial" w:cs="Arial"/>
                <w:b/>
                <w:bCs/>
                <w:color w:val="000000"/>
                <w:sz w:val="18"/>
                <w:szCs w:val="18"/>
                <w:u w:val="single"/>
              </w:rPr>
              <w:t>(İP-</w:t>
            </w:r>
            <w:r w:rsidR="00A024E1" w:rsidRPr="006A187C">
              <w:rPr>
                <w:rFonts w:ascii="Arial" w:hAnsi="Arial" w:cs="Arial"/>
                <w:b/>
                <w:bCs/>
                <w:color w:val="000000"/>
                <w:sz w:val="18"/>
                <w:szCs w:val="18"/>
                <w:u w:val="single"/>
              </w:rPr>
              <w:t>3</w:t>
            </w:r>
            <w:r w:rsidR="008532A9" w:rsidRPr="006A187C">
              <w:rPr>
                <w:rFonts w:ascii="Arial" w:hAnsi="Arial" w:cs="Arial"/>
                <w:b/>
                <w:bCs/>
                <w:color w:val="000000"/>
                <w:sz w:val="18"/>
                <w:szCs w:val="18"/>
                <w:u w:val="single"/>
              </w:rPr>
              <w:t>)</w:t>
            </w:r>
          </w:p>
          <w:p w14:paraId="0CE510C0" w14:textId="4F6584B6" w:rsidR="003F20BD" w:rsidRPr="001D6697" w:rsidRDefault="003F20BD" w:rsidP="00B67A15">
            <w:pPr>
              <w:pStyle w:val="WW-NormalWeb1"/>
              <w:spacing w:after="100" w:afterAutospacing="1"/>
              <w:contextualSpacing/>
              <w:jc w:val="both"/>
              <w:rPr>
                <w:rFonts w:ascii="Arial" w:hAnsi="Arial" w:cs="Arial"/>
                <w:color w:val="000000"/>
                <w:sz w:val="18"/>
                <w:szCs w:val="18"/>
                <w:lang w:val="en-US"/>
              </w:rPr>
            </w:pPr>
            <w:proofErr w:type="spellStart"/>
            <w:r w:rsidRPr="001D6697">
              <w:rPr>
                <w:rFonts w:ascii="Arial" w:hAnsi="Arial" w:cs="Arial"/>
                <w:color w:val="000000"/>
                <w:sz w:val="18"/>
                <w:szCs w:val="18"/>
                <w:lang w:val="en-US"/>
              </w:rPr>
              <w:t>Hesaplamalı</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Akışkanlar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Dinamiği</w:t>
            </w:r>
            <w:proofErr w:type="spellEnd"/>
            <w:r w:rsidRPr="001D6697">
              <w:rPr>
                <w:rFonts w:ascii="Arial" w:hAnsi="Arial" w:cs="Arial"/>
                <w:color w:val="000000"/>
                <w:sz w:val="18"/>
                <w:szCs w:val="18"/>
                <w:lang w:val="en-US"/>
              </w:rPr>
              <w:t xml:space="preserve"> (HAD) </w:t>
            </w:r>
            <w:proofErr w:type="spellStart"/>
            <w:r w:rsidRPr="001D6697">
              <w:rPr>
                <w:rFonts w:ascii="Arial" w:hAnsi="Arial" w:cs="Arial"/>
                <w:color w:val="000000"/>
                <w:sz w:val="18"/>
                <w:szCs w:val="18"/>
                <w:lang w:val="en-US"/>
              </w:rPr>
              <w:t>gün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geçtikçe</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daha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yaygın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kullanılan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araçlar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haline</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gelmiştir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Sürekli</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artan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hesaplama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gücünün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yanı</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sıra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yetenekleri</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artan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ticari</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yazılımlar</w:t>
            </w:r>
            <w:proofErr w:type="spellEnd"/>
            <w:r w:rsidRPr="001D6697">
              <w:rPr>
                <w:rFonts w:ascii="Arial" w:hAnsi="Arial" w:cs="Arial"/>
                <w:color w:val="000000"/>
                <w:sz w:val="18"/>
                <w:szCs w:val="18"/>
                <w:lang w:val="en-US"/>
              </w:rPr>
              <w:t xml:space="preserve"> da </w:t>
            </w:r>
            <w:proofErr w:type="spellStart"/>
            <w:r w:rsidRPr="001D6697">
              <w:rPr>
                <w:rFonts w:ascii="Arial" w:hAnsi="Arial" w:cs="Arial"/>
                <w:color w:val="000000"/>
                <w:sz w:val="18"/>
                <w:szCs w:val="18"/>
                <w:lang w:val="en-US"/>
              </w:rPr>
              <w:t>bu</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artışta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etkin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olmuştur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Daha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önce</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savunma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sanayi</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ile</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kısıtlı</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olan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birçok</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kullanım</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diğer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alanlara</w:t>
            </w:r>
            <w:proofErr w:type="spellEnd"/>
            <w:r w:rsidRPr="001D6697">
              <w:rPr>
                <w:rFonts w:ascii="Arial" w:hAnsi="Arial" w:cs="Arial"/>
                <w:color w:val="000000"/>
                <w:sz w:val="18"/>
                <w:szCs w:val="18"/>
                <w:lang w:val="en-US"/>
              </w:rPr>
              <w:t xml:space="preserve"> da </w:t>
            </w:r>
            <w:proofErr w:type="spellStart"/>
            <w:r w:rsidRPr="001D6697">
              <w:rPr>
                <w:rFonts w:ascii="Arial" w:hAnsi="Arial" w:cs="Arial"/>
                <w:color w:val="000000"/>
                <w:sz w:val="18"/>
                <w:szCs w:val="18"/>
                <w:lang w:val="en-US"/>
              </w:rPr>
              <w:t>nüfuz</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etmektedir</w:t>
            </w:r>
            <w:proofErr w:type="spellEnd"/>
            <w:r w:rsidRPr="001D6697">
              <w:rPr>
                <w:rFonts w:ascii="Arial" w:hAnsi="Arial" w:cs="Arial"/>
                <w:color w:val="000000"/>
                <w:sz w:val="18"/>
                <w:szCs w:val="18"/>
                <w:lang w:val="en-US"/>
              </w:rPr>
              <w:t xml:space="preserve">. </w:t>
            </w:r>
            <w:proofErr w:type="spellStart"/>
            <w:r w:rsidR="00B311AD">
              <w:rPr>
                <w:rFonts w:ascii="Arial" w:hAnsi="Arial" w:cs="Arial"/>
                <w:color w:val="000000"/>
                <w:sz w:val="18"/>
                <w:szCs w:val="18"/>
                <w:lang w:val="en-US"/>
              </w:rPr>
              <w:t>MP</w:t>
            </w:r>
            <w:r w:rsidRPr="001D6697">
              <w:rPr>
                <w:rFonts w:ascii="Arial" w:hAnsi="Arial" w:cs="Arial"/>
                <w:color w:val="000000"/>
                <w:sz w:val="18"/>
                <w:szCs w:val="18"/>
                <w:lang w:val="en-US"/>
              </w:rPr>
              <w:t>lerin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Hesaplamalı</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Akışkanlar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Dinamiği</w:t>
            </w:r>
            <w:proofErr w:type="spellEnd"/>
            <w:r w:rsidRPr="001D6697">
              <w:rPr>
                <w:rFonts w:ascii="Arial" w:hAnsi="Arial" w:cs="Arial"/>
                <w:color w:val="000000"/>
                <w:sz w:val="18"/>
                <w:szCs w:val="18"/>
                <w:lang w:val="en-US"/>
              </w:rPr>
              <w:t xml:space="preserve"> (HAD) </w:t>
            </w:r>
            <w:proofErr w:type="spellStart"/>
            <w:r w:rsidRPr="001D6697">
              <w:rPr>
                <w:rFonts w:ascii="Arial" w:hAnsi="Arial" w:cs="Arial"/>
                <w:color w:val="000000"/>
                <w:sz w:val="18"/>
                <w:szCs w:val="18"/>
                <w:lang w:val="en-US"/>
              </w:rPr>
              <w:t>yöntemi</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ile</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analizi</w:t>
            </w:r>
            <w:proofErr w:type="spellEnd"/>
            <w:r w:rsidRPr="001D6697">
              <w:rPr>
                <w:rFonts w:ascii="Arial" w:hAnsi="Arial" w:cs="Arial"/>
                <w:color w:val="000000"/>
                <w:sz w:val="18"/>
                <w:szCs w:val="18"/>
                <w:lang w:val="en-US"/>
              </w:rPr>
              <w:t xml:space="preserve"> de </w:t>
            </w:r>
            <w:proofErr w:type="spellStart"/>
            <w:r w:rsidRPr="001D6697">
              <w:rPr>
                <w:rFonts w:ascii="Arial" w:hAnsi="Arial" w:cs="Arial"/>
                <w:color w:val="000000"/>
                <w:sz w:val="18"/>
                <w:szCs w:val="18"/>
                <w:lang w:val="en-US"/>
              </w:rPr>
              <w:t>bu</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kapsamda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gelişen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bir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alan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olmakla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birlikte</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ulaşılabilen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kaynaklar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oldukça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sınırlıdır</w:t>
            </w:r>
            <w:proofErr w:type="spellEnd"/>
            <w:r w:rsidRPr="001D6697">
              <w:rPr>
                <w:rFonts w:ascii="Arial" w:hAnsi="Arial" w:cs="Arial"/>
                <w:color w:val="000000"/>
                <w:sz w:val="18"/>
                <w:szCs w:val="18"/>
                <w:lang w:val="en-US"/>
              </w:rPr>
              <w:t xml:space="preserve">. Bu </w:t>
            </w:r>
            <w:proofErr w:type="spellStart"/>
            <w:r w:rsidRPr="001D6697">
              <w:rPr>
                <w:rFonts w:ascii="Arial" w:hAnsi="Arial" w:cs="Arial"/>
                <w:color w:val="000000"/>
                <w:sz w:val="18"/>
                <w:szCs w:val="18"/>
                <w:lang w:val="en-US"/>
              </w:rPr>
              <w:t>konuda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literatür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incelendiğinde</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temel</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iki</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amaç</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ve</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bu</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amaçlara</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uygun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birbirinden</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farklı</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yaklaşımlar</w:t>
            </w:r>
            <w:proofErr w:type="spellEnd"/>
            <w:r w:rsidRPr="001D6697">
              <w:rPr>
                <w:rFonts w:ascii="Arial" w:hAnsi="Arial" w:cs="Arial"/>
                <w:color w:val="000000"/>
                <w:sz w:val="18"/>
                <w:szCs w:val="18"/>
                <w:lang w:val="en-US"/>
              </w:rPr>
              <w:t xml:space="preserve"> </w:t>
            </w:r>
            <w:proofErr w:type="spellStart"/>
            <w:r w:rsidRPr="001D6697">
              <w:rPr>
                <w:rFonts w:ascii="Arial" w:hAnsi="Arial" w:cs="Arial"/>
                <w:color w:val="000000"/>
                <w:sz w:val="18"/>
                <w:szCs w:val="18"/>
                <w:lang w:val="en-US"/>
              </w:rPr>
              <w:t>görülmektedir</w:t>
            </w:r>
            <w:proofErr w:type="spellEnd"/>
            <w:r w:rsidRPr="001D6697">
              <w:rPr>
                <w:rFonts w:ascii="Arial" w:hAnsi="Arial" w:cs="Arial"/>
                <w:color w:val="000000"/>
                <w:sz w:val="18"/>
                <w:szCs w:val="18"/>
                <w:lang w:val="en-US"/>
              </w:rPr>
              <w:t>.</w:t>
            </w:r>
          </w:p>
          <w:p w14:paraId="1F3827AF" w14:textId="77777777" w:rsidR="007B3504" w:rsidRPr="001D6697" w:rsidRDefault="007B3504" w:rsidP="00B67A15">
            <w:pPr>
              <w:pStyle w:val="WW-NormalWeb1"/>
              <w:spacing w:after="100" w:afterAutospacing="1"/>
              <w:contextualSpacing/>
              <w:jc w:val="both"/>
              <w:rPr>
                <w:rFonts w:ascii="Arial" w:hAnsi="Arial" w:cs="Arial"/>
                <w:color w:val="000000"/>
                <w:sz w:val="18"/>
                <w:szCs w:val="18"/>
                <w:lang w:val="en-US"/>
              </w:rPr>
            </w:pPr>
          </w:p>
          <w:p w14:paraId="213B7F98" w14:textId="77777777" w:rsidR="00ED6B18" w:rsidRPr="001D6697" w:rsidRDefault="00ED6B18" w:rsidP="00B67A15">
            <w:pPr>
              <w:pStyle w:val="WW-NormalWeb1"/>
              <w:jc w:val="both"/>
              <w:rPr>
                <w:rFonts w:ascii="Arial" w:hAnsi="Arial" w:cs="Arial"/>
                <w:color w:val="000000"/>
                <w:sz w:val="18"/>
                <w:szCs w:val="18"/>
              </w:rPr>
            </w:pPr>
            <w:r w:rsidRPr="001D6697">
              <w:rPr>
                <w:rFonts w:ascii="Arial" w:hAnsi="Arial" w:cs="Arial"/>
                <w:color w:val="000000"/>
                <w:sz w:val="18"/>
                <w:szCs w:val="18"/>
              </w:rPr>
              <w:t>Birbirini destekleyen bu iki amaçtan ilki, parçacıkların tek tek özelliklerinin belirlenmesinden çok, taşınımın modellenmesi ve birikim ve çökelme noktalarının bulunmasıdır (</w:t>
            </w:r>
            <w:proofErr w:type="spellStart"/>
            <w:r w:rsidRPr="001D6697">
              <w:rPr>
                <w:rFonts w:ascii="Arial" w:hAnsi="Arial" w:cs="Arial"/>
                <w:color w:val="000000"/>
                <w:sz w:val="18"/>
                <w:szCs w:val="18"/>
              </w:rPr>
              <w:t>Fatahi</w:t>
            </w:r>
            <w:proofErr w:type="spellEnd"/>
            <w:r w:rsidRPr="001D6697">
              <w:rPr>
                <w:rFonts w:ascii="Arial" w:hAnsi="Arial" w:cs="Arial"/>
                <w:color w:val="000000"/>
                <w:sz w:val="18"/>
                <w:szCs w:val="18"/>
              </w:rPr>
              <w:t xml:space="preserve"> </w:t>
            </w:r>
            <w:proofErr w:type="spellStart"/>
            <w:r w:rsidRPr="001D6697">
              <w:rPr>
                <w:rFonts w:ascii="Arial" w:hAnsi="Arial" w:cs="Arial"/>
                <w:color w:val="000000"/>
                <w:sz w:val="18"/>
                <w:szCs w:val="18"/>
              </w:rPr>
              <w:t>vd</w:t>
            </w:r>
            <w:proofErr w:type="spellEnd"/>
            <w:r w:rsidRPr="001D6697">
              <w:rPr>
                <w:rFonts w:ascii="Arial" w:hAnsi="Arial" w:cs="Arial"/>
                <w:color w:val="000000"/>
                <w:sz w:val="18"/>
                <w:szCs w:val="18"/>
              </w:rPr>
              <w:t xml:space="preserve">, 2021) (Wang </w:t>
            </w:r>
            <w:proofErr w:type="spellStart"/>
            <w:r w:rsidRPr="001D6697">
              <w:rPr>
                <w:rFonts w:ascii="Arial" w:hAnsi="Arial" w:cs="Arial"/>
                <w:color w:val="000000"/>
                <w:sz w:val="18"/>
                <w:szCs w:val="18"/>
              </w:rPr>
              <w:t>vd</w:t>
            </w:r>
            <w:proofErr w:type="spellEnd"/>
            <w:r w:rsidRPr="001D6697">
              <w:rPr>
                <w:rFonts w:ascii="Arial" w:hAnsi="Arial" w:cs="Arial"/>
                <w:color w:val="000000"/>
                <w:sz w:val="18"/>
                <w:szCs w:val="18"/>
              </w:rPr>
              <w:t xml:space="preserve">, 2009). Bu modelleme çalışmalarında genel olarak parçacıkların </w:t>
            </w:r>
            <w:proofErr w:type="spellStart"/>
            <w:r w:rsidRPr="001D6697">
              <w:rPr>
                <w:rFonts w:ascii="Arial" w:hAnsi="Arial" w:cs="Arial"/>
                <w:color w:val="000000"/>
                <w:sz w:val="18"/>
                <w:szCs w:val="18"/>
              </w:rPr>
              <w:t>geometric</w:t>
            </w:r>
            <w:proofErr w:type="spellEnd"/>
            <w:r w:rsidRPr="001D6697">
              <w:rPr>
                <w:rFonts w:ascii="Arial" w:hAnsi="Arial" w:cs="Arial"/>
                <w:color w:val="000000"/>
                <w:sz w:val="18"/>
                <w:szCs w:val="18"/>
              </w:rPr>
              <w:t xml:space="preserve"> parametrelerini hesaplayacak küçüklükte bir çözünürlüğe inmek yerine integral parametreler yardımı ile modelleme yoluna gidilmektedir. Hacimsel parçacık yük miktarının da düşüklüğü sebebi ile bu modellerde akışın çözülmesi sonra değişik boyutlarda parçacıkların yörüngeleri hesaplanmaktadır.</w:t>
            </w:r>
          </w:p>
          <w:p w14:paraId="29F6D509" w14:textId="77777777" w:rsidR="00ED6B18" w:rsidRPr="001D6697" w:rsidRDefault="00ED6B18" w:rsidP="00B67A15">
            <w:pPr>
              <w:pStyle w:val="WW-NormalWeb1"/>
              <w:jc w:val="both"/>
              <w:rPr>
                <w:rFonts w:ascii="Arial" w:hAnsi="Arial" w:cs="Arial"/>
                <w:color w:val="000000"/>
                <w:sz w:val="18"/>
                <w:szCs w:val="18"/>
              </w:rPr>
            </w:pPr>
            <w:r w:rsidRPr="001D6697">
              <w:rPr>
                <w:rFonts w:ascii="Arial" w:hAnsi="Arial" w:cs="Arial"/>
                <w:color w:val="000000"/>
                <w:sz w:val="18"/>
                <w:szCs w:val="18"/>
              </w:rPr>
              <w:t xml:space="preserve">İkinci analiz türü ve yaklaşımı ise, değişik boyut ve şekillerdeki mikro parçacıkların taşınım denklemlerinde kullanılacak katsayıların belirlenmesidir. Belirtilen ilk sınıftaki analiz türüne göre hesaplama açısından daha zorlu olup, çok daha fazla hesaplama gücü gerektirmektedir. Bu başvuru kapsamında detaylı olarak verildiği üzere bu konudaki literatür deney ağırlıklıdır. HAD yaklaşımının kullanıldığı çalışmalar ise çok az sayıda ve oldukça yenidir (Jeremy </w:t>
            </w:r>
            <w:proofErr w:type="spellStart"/>
            <w:r w:rsidRPr="001D6697">
              <w:rPr>
                <w:rFonts w:ascii="Arial" w:hAnsi="Arial" w:cs="Arial"/>
                <w:color w:val="000000"/>
                <w:sz w:val="18"/>
                <w:szCs w:val="18"/>
              </w:rPr>
              <w:t>vd</w:t>
            </w:r>
            <w:proofErr w:type="spellEnd"/>
            <w:r w:rsidRPr="001D6697">
              <w:rPr>
                <w:rFonts w:ascii="Arial" w:hAnsi="Arial" w:cs="Arial"/>
                <w:color w:val="000000"/>
                <w:sz w:val="18"/>
                <w:szCs w:val="18"/>
              </w:rPr>
              <w:t>, 2020). Aşağıda kullanılacak yaklaşım detaylı olarak açıklanmıştır.</w:t>
            </w:r>
          </w:p>
          <w:p w14:paraId="147A70DF" w14:textId="77777777" w:rsidR="003F20BD" w:rsidRPr="001D6697" w:rsidRDefault="003F20BD" w:rsidP="00B67A15">
            <w:pPr>
              <w:pStyle w:val="WW-NormalWeb1"/>
              <w:spacing w:after="100" w:afterAutospacing="1"/>
              <w:contextualSpacing/>
              <w:jc w:val="both"/>
              <w:rPr>
                <w:rFonts w:ascii="Arial" w:hAnsi="Arial" w:cs="Arial"/>
                <w:color w:val="000000"/>
                <w:sz w:val="18"/>
                <w:szCs w:val="18"/>
                <w:lang w:val="en-US"/>
              </w:rPr>
            </w:pPr>
          </w:p>
          <w:p w14:paraId="3848CB44" w14:textId="04A10B0B" w:rsidR="003F20BD" w:rsidRPr="001D6697" w:rsidRDefault="00B311AD" w:rsidP="00B67A15">
            <w:pPr>
              <w:pStyle w:val="WW-NormalWeb1"/>
              <w:spacing w:after="100" w:afterAutospacing="1"/>
              <w:contextualSpacing/>
              <w:jc w:val="both"/>
              <w:rPr>
                <w:rFonts w:ascii="Arial" w:hAnsi="Arial" w:cs="Arial"/>
                <w:color w:val="000000"/>
                <w:sz w:val="18"/>
                <w:szCs w:val="18"/>
                <w:lang w:val="en-US"/>
              </w:rPr>
            </w:pPr>
            <w:r>
              <w:rPr>
                <w:rFonts w:ascii="Arial" w:hAnsi="Arial" w:cs="Arial"/>
                <w:color w:val="000000"/>
                <w:sz w:val="18"/>
                <w:szCs w:val="18"/>
                <w:lang w:val="en-US"/>
              </w:rPr>
              <w:t>MP</w:t>
            </w:r>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parçaların</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su</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içindeki</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hareketinin</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incelenmesi</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planlanmakta</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olduğu</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için</w:t>
            </w:r>
            <w:proofErr w:type="spellEnd"/>
            <w:r w:rsidR="003F20BD" w:rsidRPr="001D6697">
              <w:rPr>
                <w:rFonts w:ascii="Arial" w:hAnsi="Arial" w:cs="Arial"/>
                <w:color w:val="000000"/>
                <w:sz w:val="18"/>
                <w:szCs w:val="18"/>
                <w:lang w:val="en-US"/>
              </w:rPr>
              <w:t xml:space="preserve"> ana </w:t>
            </w:r>
            <w:proofErr w:type="spellStart"/>
            <w:r w:rsidR="003F20BD" w:rsidRPr="001D6697">
              <w:rPr>
                <w:rFonts w:ascii="Arial" w:hAnsi="Arial" w:cs="Arial"/>
                <w:color w:val="000000"/>
                <w:sz w:val="18"/>
                <w:szCs w:val="18"/>
                <w:lang w:val="en-US"/>
              </w:rPr>
              <w:t>faz</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olan</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su</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sıkışamaz</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akışların</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çözümünde</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kullanılan</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yoğunluğun</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değişmediği</w:t>
            </w:r>
            <w:proofErr w:type="spellEnd"/>
            <w:r w:rsidR="003F20BD" w:rsidRPr="001D6697">
              <w:rPr>
                <w:rFonts w:ascii="Arial" w:hAnsi="Arial" w:cs="Arial"/>
                <w:color w:val="000000"/>
                <w:sz w:val="18"/>
                <w:szCs w:val="18"/>
                <w:lang w:val="en-US"/>
              </w:rPr>
              <w:t xml:space="preserve"> Navier-Stokes </w:t>
            </w:r>
            <w:proofErr w:type="spellStart"/>
            <w:r w:rsidR="003F20BD" w:rsidRPr="001D6697">
              <w:rPr>
                <w:rFonts w:ascii="Arial" w:hAnsi="Arial" w:cs="Arial"/>
                <w:color w:val="000000"/>
                <w:sz w:val="18"/>
                <w:szCs w:val="18"/>
                <w:lang w:val="en-US"/>
              </w:rPr>
              <w:t>denklemleri</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kullanılarak</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modellenecektir</w:t>
            </w:r>
            <w:proofErr w:type="spellEnd"/>
            <w:r w:rsidR="003F20BD" w:rsidRPr="001D6697">
              <w:rPr>
                <w:rFonts w:ascii="Arial" w:hAnsi="Arial" w:cs="Arial"/>
                <w:color w:val="000000"/>
                <w:sz w:val="18"/>
                <w:szCs w:val="18"/>
                <w:lang w:val="en-US"/>
              </w:rPr>
              <w:t xml:space="preserve">. Bu </w:t>
            </w:r>
            <w:proofErr w:type="spellStart"/>
            <w:r w:rsidR="003F20BD" w:rsidRPr="001D6697">
              <w:rPr>
                <w:rFonts w:ascii="Arial" w:hAnsi="Arial" w:cs="Arial"/>
                <w:color w:val="000000"/>
                <w:sz w:val="18"/>
                <w:szCs w:val="18"/>
                <w:lang w:val="en-US"/>
              </w:rPr>
              <w:t>denklem</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seti</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aşağıda</w:t>
            </w:r>
            <w:proofErr w:type="spellEnd"/>
            <w:r w:rsidR="003F20BD" w:rsidRPr="001D6697">
              <w:rPr>
                <w:rFonts w:ascii="Arial" w:hAnsi="Arial" w:cs="Arial"/>
                <w:color w:val="000000"/>
                <w:sz w:val="18"/>
                <w:szCs w:val="18"/>
                <w:lang w:val="en-US"/>
              </w:rPr>
              <w:t xml:space="preserve"> </w:t>
            </w:r>
            <w:proofErr w:type="spellStart"/>
            <w:r w:rsidR="003F20BD" w:rsidRPr="001D6697">
              <w:rPr>
                <w:rFonts w:ascii="Arial" w:hAnsi="Arial" w:cs="Arial"/>
                <w:color w:val="000000"/>
                <w:sz w:val="18"/>
                <w:szCs w:val="18"/>
                <w:lang w:val="en-US"/>
              </w:rPr>
              <w:t>verilmiştir</w:t>
            </w:r>
            <w:proofErr w:type="spellEnd"/>
            <w:r w:rsidR="003F20BD" w:rsidRPr="001D6697">
              <w:rPr>
                <w:rFonts w:ascii="Arial" w:hAnsi="Arial" w:cs="Arial"/>
                <w:color w:val="000000"/>
                <w:sz w:val="18"/>
                <w:szCs w:val="18"/>
                <w:lang w:val="en-US"/>
              </w:rPr>
              <w:t xml:space="preserve">. </w:t>
            </w:r>
          </w:p>
          <w:p w14:paraId="5A48C7F9" w14:textId="77777777" w:rsidR="00813492" w:rsidRPr="001D6697" w:rsidRDefault="009B07AC" w:rsidP="00933DDC">
            <w:pPr>
              <w:pStyle w:val="WW-NormalWeb1"/>
              <w:keepNext/>
              <w:spacing w:before="0" w:after="0"/>
              <w:contextualSpacing/>
              <w:rPr>
                <w:rFonts w:ascii="Arial" w:hAnsi="Arial" w:cs="Arial"/>
                <w:sz w:val="18"/>
                <w:szCs w:val="18"/>
              </w:rPr>
            </w:pPr>
            <m:oMathPara>
              <m:oMath>
                <m:f>
                  <m:fPr>
                    <m:ctrlPr>
                      <w:rPr>
                        <w:rFonts w:ascii="Cambria Math" w:hAnsi="Cambria Math" w:cs="Arial"/>
                        <w:i/>
                        <w:sz w:val="18"/>
                        <w:szCs w:val="18"/>
                      </w:rPr>
                    </m:ctrlPr>
                  </m:fPr>
                  <m:num>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u</m:t>
                        </m:r>
                      </m:e>
                      <m:sub>
                        <m:r>
                          <w:rPr>
                            <w:rFonts w:ascii="Cambria Math" w:hAnsi="Cambria Math" w:cs="Arial"/>
                            <w:sz w:val="18"/>
                            <w:szCs w:val="18"/>
                          </w:rPr>
                          <m:t>i</m:t>
                        </m:r>
                      </m:sub>
                    </m:sSub>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den>
                </m:f>
                <m:r>
                  <w:rPr>
                    <w:rFonts w:ascii="Cambria Math" w:hAnsi="Cambria Math" w:cs="Arial"/>
                    <w:sz w:val="18"/>
                    <w:szCs w:val="18"/>
                  </w:rPr>
                  <m:t>=0</m:t>
                </m:r>
              </m:oMath>
            </m:oMathPara>
          </w:p>
          <w:p w14:paraId="5BAAC8A4" w14:textId="18AFB285" w:rsidR="003F20BD" w:rsidRPr="006366BA" w:rsidRDefault="00813492" w:rsidP="00933DDC">
            <w:pPr>
              <w:pStyle w:val="Caption"/>
              <w:spacing w:before="0" w:after="0"/>
              <w:jc w:val="right"/>
              <w:rPr>
                <w:rFonts w:ascii="Arial" w:hAnsi="Arial" w:cs="Arial"/>
                <w:color w:val="000000"/>
                <w:sz w:val="18"/>
                <w:szCs w:val="18"/>
              </w:rPr>
            </w:pPr>
            <w:r w:rsidRPr="001D6697">
              <w:rPr>
                <w:rFonts w:ascii="Arial" w:hAnsi="Arial" w:cs="Arial"/>
                <w:sz w:val="18"/>
                <w:szCs w:val="18"/>
              </w:rPr>
              <w:t xml:space="preserve">( </w:t>
            </w:r>
            <w:r w:rsidR="00E521B6">
              <w:rPr>
                <w:rFonts w:ascii="Arial" w:hAnsi="Arial" w:cs="Arial"/>
                <w:sz w:val="18"/>
                <w:szCs w:val="18"/>
              </w:rPr>
              <w:t>7</w:t>
            </w:r>
            <w:r w:rsidRPr="001D6697">
              <w:rPr>
                <w:rFonts w:ascii="Arial" w:hAnsi="Arial" w:cs="Arial"/>
                <w:sz w:val="18"/>
                <w:szCs w:val="18"/>
              </w:rPr>
              <w:t xml:space="preserve"> )</w:t>
            </w:r>
          </w:p>
          <w:p w14:paraId="013522DD" w14:textId="77777777" w:rsidR="00813492" w:rsidRPr="001D6697" w:rsidRDefault="009B07AC" w:rsidP="00933DDC">
            <w:pPr>
              <w:pStyle w:val="WW-NormalWeb1"/>
              <w:keepNext/>
              <w:spacing w:before="0" w:after="0"/>
              <w:contextualSpacing/>
              <w:rPr>
                <w:rFonts w:ascii="Arial" w:hAnsi="Arial" w:cs="Arial"/>
                <w:sz w:val="18"/>
                <w:szCs w:val="18"/>
              </w:rPr>
            </w:pPr>
            <m:oMathPara>
              <m:oMath>
                <m:f>
                  <m:fPr>
                    <m:ctrlPr>
                      <w:rPr>
                        <w:rFonts w:ascii="Cambria Math" w:hAnsi="Cambria Math" w:cs="Arial"/>
                        <w:i/>
                        <w:sz w:val="18"/>
                        <w:szCs w:val="18"/>
                      </w:rPr>
                    </m:ctrlPr>
                  </m:fPr>
                  <m:num>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u</m:t>
                        </m:r>
                      </m:e>
                      <m:sub>
                        <m:r>
                          <w:rPr>
                            <w:rFonts w:ascii="Cambria Math" w:hAnsi="Cambria Math" w:cs="Arial"/>
                            <w:sz w:val="18"/>
                            <w:szCs w:val="18"/>
                          </w:rPr>
                          <m:t>i</m:t>
                        </m:r>
                      </m:sub>
                    </m:sSub>
                  </m:num>
                  <m:den>
                    <m:r>
                      <w:rPr>
                        <w:rFonts w:ascii="Cambria Math" w:hAnsi="Cambria Math" w:cs="Arial"/>
                        <w:sz w:val="18"/>
                        <w:szCs w:val="18"/>
                      </w:rPr>
                      <m:t>∂t</m:t>
                    </m:r>
                  </m:den>
                </m:f>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u</m:t>
                        </m:r>
                      </m:e>
                      <m:sub>
                        <m:r>
                          <w:rPr>
                            <w:rFonts w:ascii="Cambria Math" w:hAnsi="Cambria Math" w:cs="Arial"/>
                            <w:sz w:val="18"/>
                            <w:szCs w:val="18"/>
                          </w:rPr>
                          <m:t>j</m:t>
                        </m:r>
                      </m:sub>
                    </m:sSub>
                    <m:sSub>
                      <m:sSubPr>
                        <m:ctrlPr>
                          <w:rPr>
                            <w:rFonts w:ascii="Cambria Math" w:hAnsi="Cambria Math" w:cs="Arial"/>
                            <w:i/>
                            <w:sz w:val="18"/>
                            <w:szCs w:val="18"/>
                          </w:rPr>
                        </m:ctrlPr>
                      </m:sSubPr>
                      <m:e>
                        <m:r>
                          <w:rPr>
                            <w:rFonts w:ascii="Cambria Math" w:hAnsi="Cambria Math" w:cs="Arial"/>
                            <w:sz w:val="18"/>
                            <w:szCs w:val="18"/>
                          </w:rPr>
                          <m:t>u</m:t>
                        </m:r>
                      </m:e>
                      <m:sub>
                        <m:r>
                          <w:rPr>
                            <w:rFonts w:ascii="Cambria Math" w:hAnsi="Cambria Math" w:cs="Arial"/>
                            <w:sz w:val="18"/>
                            <w:szCs w:val="18"/>
                          </w:rPr>
                          <m:t>i</m:t>
                        </m:r>
                      </m:sub>
                    </m:sSub>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den>
                </m:f>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m:t>
                    </m:r>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den>
                </m:f>
                <m:d>
                  <m:dPr>
                    <m:ctrlPr>
                      <w:rPr>
                        <w:rFonts w:ascii="Cambria Math" w:hAnsi="Cambria Math" w:cs="Arial"/>
                        <w:i/>
                        <w:sz w:val="18"/>
                        <w:szCs w:val="18"/>
                      </w:rPr>
                    </m:ctrlPr>
                  </m:dPr>
                  <m:e>
                    <m:r>
                      <w:rPr>
                        <w:rFonts w:ascii="Cambria Math" w:hAnsi="Cambria Math" w:cs="Arial"/>
                        <w:sz w:val="18"/>
                        <w:szCs w:val="18"/>
                      </w:rPr>
                      <m:t>μ</m:t>
                    </m:r>
                    <m:f>
                      <m:fPr>
                        <m:ctrlPr>
                          <w:rPr>
                            <w:rFonts w:ascii="Cambria Math" w:hAnsi="Cambria Math" w:cs="Arial"/>
                            <w:i/>
                            <w:sz w:val="18"/>
                            <w:szCs w:val="18"/>
                          </w:rPr>
                        </m:ctrlPr>
                      </m:fPr>
                      <m:num>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u</m:t>
                            </m:r>
                          </m:e>
                          <m:sub>
                            <m:r>
                              <w:rPr>
                                <w:rFonts w:ascii="Cambria Math" w:hAnsi="Cambria Math" w:cs="Arial"/>
                                <w:sz w:val="18"/>
                                <w:szCs w:val="18"/>
                              </w:rPr>
                              <m:t>i</m:t>
                            </m:r>
                          </m:sub>
                        </m:sSub>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den>
                    </m:f>
                  </m:e>
                </m:d>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1</m:t>
                    </m:r>
                  </m:num>
                  <m:den>
                    <m:r>
                      <w:rPr>
                        <w:rFonts w:ascii="Cambria Math" w:hAnsi="Cambria Math" w:cs="Arial"/>
                        <w:sz w:val="18"/>
                        <w:szCs w:val="18"/>
                      </w:rPr>
                      <m:t>ρ</m:t>
                    </m:r>
                  </m:den>
                </m:f>
                <m:f>
                  <m:fPr>
                    <m:ctrlPr>
                      <w:rPr>
                        <w:rFonts w:ascii="Cambria Math" w:hAnsi="Cambria Math" w:cs="Arial"/>
                        <w:i/>
                        <w:sz w:val="18"/>
                        <w:szCs w:val="18"/>
                      </w:rPr>
                    </m:ctrlPr>
                  </m:fPr>
                  <m:num>
                    <m:r>
                      <w:rPr>
                        <w:rFonts w:ascii="Cambria Math" w:hAnsi="Cambria Math" w:cs="Arial"/>
                        <w:sz w:val="18"/>
                        <w:szCs w:val="18"/>
                      </w:rPr>
                      <m:t>∂p</m:t>
                    </m:r>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den>
                </m:f>
              </m:oMath>
            </m:oMathPara>
          </w:p>
          <w:p w14:paraId="41E02CB8" w14:textId="3567EF7C" w:rsidR="003F20BD" w:rsidRPr="006366BA" w:rsidRDefault="00813492" w:rsidP="00933DDC">
            <w:pPr>
              <w:pStyle w:val="Caption"/>
              <w:spacing w:before="0" w:after="0"/>
              <w:jc w:val="right"/>
              <w:rPr>
                <w:rFonts w:ascii="Arial" w:hAnsi="Arial" w:cs="Arial"/>
                <w:color w:val="000000"/>
                <w:sz w:val="18"/>
                <w:szCs w:val="18"/>
              </w:rPr>
            </w:pPr>
            <w:r w:rsidRPr="001D6697">
              <w:rPr>
                <w:rFonts w:ascii="Arial" w:hAnsi="Arial" w:cs="Arial"/>
                <w:sz w:val="18"/>
                <w:szCs w:val="18"/>
              </w:rPr>
              <w:t xml:space="preserve">( </w:t>
            </w:r>
            <w:r w:rsidR="00E521B6">
              <w:rPr>
                <w:rFonts w:ascii="Arial" w:hAnsi="Arial" w:cs="Arial"/>
                <w:sz w:val="18"/>
                <w:szCs w:val="18"/>
              </w:rPr>
              <w:t>8</w:t>
            </w:r>
            <w:r w:rsidRPr="001D6697">
              <w:rPr>
                <w:rFonts w:ascii="Arial" w:hAnsi="Arial" w:cs="Arial"/>
                <w:sz w:val="18"/>
                <w:szCs w:val="18"/>
              </w:rPr>
              <w:t xml:space="preserve"> )</w:t>
            </w:r>
          </w:p>
          <w:p w14:paraId="24D9D75C" w14:textId="44B663BD" w:rsidR="00ED6B18" w:rsidRPr="001D6697" w:rsidRDefault="00ED6B18" w:rsidP="00B67A15">
            <w:pPr>
              <w:pStyle w:val="WW-NormalWeb1"/>
              <w:jc w:val="both"/>
              <w:rPr>
                <w:rFonts w:ascii="Arial" w:hAnsi="Arial" w:cs="Arial"/>
                <w:color w:val="000000"/>
                <w:sz w:val="18"/>
                <w:szCs w:val="18"/>
              </w:rPr>
            </w:pPr>
            <w:r w:rsidRPr="006366BA">
              <w:rPr>
                <w:rFonts w:ascii="Arial" w:hAnsi="Arial" w:cs="Arial"/>
                <w:color w:val="000000"/>
                <w:sz w:val="18"/>
                <w:szCs w:val="18"/>
              </w:rPr>
              <w:t xml:space="preserve">Yukarıda verilen bu denklemlerde </w:t>
            </w:r>
            <w:proofErr w:type="spellStart"/>
            <w:r w:rsidRPr="006366BA">
              <w:rPr>
                <w:rFonts w:ascii="Arial" w:hAnsi="Arial" w:cs="Arial"/>
                <w:color w:val="000000"/>
                <w:sz w:val="18"/>
                <w:szCs w:val="18"/>
              </w:rPr>
              <w:t>ρ,u,p</w:t>
            </w:r>
            <w:proofErr w:type="spellEnd"/>
            <w:r w:rsidRPr="006366BA">
              <w:rPr>
                <w:rFonts w:ascii="Arial" w:hAnsi="Arial" w:cs="Arial"/>
                <w:color w:val="000000"/>
                <w:sz w:val="18"/>
                <w:szCs w:val="18"/>
              </w:rPr>
              <w:t xml:space="preserve"> ve μ sırası ile yoğunluk, hız</w:t>
            </w:r>
            <w:r w:rsidR="001F1A9D">
              <w:rPr>
                <w:rFonts w:ascii="Arial" w:hAnsi="Arial" w:cs="Arial"/>
                <w:color w:val="000000"/>
                <w:sz w:val="18"/>
                <w:szCs w:val="18"/>
              </w:rPr>
              <w:t>ı</w:t>
            </w:r>
            <w:r w:rsidRPr="006366BA">
              <w:rPr>
                <w:rFonts w:ascii="Arial" w:hAnsi="Arial" w:cs="Arial"/>
                <w:color w:val="000000"/>
                <w:sz w:val="18"/>
                <w:szCs w:val="18"/>
              </w:rPr>
              <w:t xml:space="preserve"> basınç ve viskoziteyi temsil etmektedir. Sıkışamaz N-S denklem seti, yapısı gereği, sıkışabilir formülasyondan farklıdır. Öncelikle kütlenin korunumu denkleminin karakteri hiperbolikten eliptiğe dönmektedir. Bu sebeple, basınç temelli formülasyonlar veya </w:t>
            </w:r>
            <w:proofErr w:type="spellStart"/>
            <w:r w:rsidRPr="006366BA">
              <w:rPr>
                <w:rFonts w:ascii="Arial" w:hAnsi="Arial" w:cs="Arial"/>
                <w:color w:val="000000"/>
                <w:sz w:val="18"/>
                <w:szCs w:val="18"/>
              </w:rPr>
              <w:t>önkoşullandırma</w:t>
            </w:r>
            <w:proofErr w:type="spellEnd"/>
            <w:r w:rsidRPr="006366BA">
              <w:rPr>
                <w:rFonts w:ascii="Arial" w:hAnsi="Arial" w:cs="Arial"/>
                <w:color w:val="000000"/>
                <w:sz w:val="18"/>
                <w:szCs w:val="18"/>
              </w:rPr>
              <w:t xml:space="preserve"> yöntemleri gib</w:t>
            </w:r>
            <w:r w:rsidRPr="001D6697">
              <w:rPr>
                <w:rFonts w:ascii="Arial" w:hAnsi="Arial" w:cs="Arial"/>
                <w:color w:val="000000"/>
                <w:sz w:val="18"/>
                <w:szCs w:val="18"/>
              </w:rPr>
              <w:t xml:space="preserve">i, sıkışabilir akışlar için geliştirilmiş standart çözüm yöntemlerinden farklı yöntemler kullanılmaktadır (Baş </w:t>
            </w:r>
            <w:proofErr w:type="spellStart"/>
            <w:r w:rsidRPr="001D6697">
              <w:rPr>
                <w:rFonts w:ascii="Arial" w:hAnsi="Arial" w:cs="Arial"/>
                <w:color w:val="000000"/>
                <w:sz w:val="18"/>
                <w:szCs w:val="18"/>
              </w:rPr>
              <w:t>vd</w:t>
            </w:r>
            <w:proofErr w:type="spellEnd"/>
            <w:r w:rsidRPr="001D6697">
              <w:rPr>
                <w:rFonts w:ascii="Arial" w:hAnsi="Arial" w:cs="Arial"/>
                <w:color w:val="000000"/>
                <w:sz w:val="18"/>
                <w:szCs w:val="18"/>
              </w:rPr>
              <w:t>, 2014). Bir diğer önemli farklılık ise sıkışamaz akışlarda enerjinin korunumu denkleminin diğer korunum denklemlerinden ayrılması ve istisnai durumlar hariç çözüm zorunluluğunun ortadan kalkmasıdır.</w:t>
            </w:r>
          </w:p>
          <w:p w14:paraId="5427BAF7" w14:textId="1C87C17B" w:rsidR="00ED6B18" w:rsidRPr="001D6697" w:rsidRDefault="00ED6B18" w:rsidP="00B67A15">
            <w:pPr>
              <w:pStyle w:val="WW-NormalWeb1"/>
              <w:jc w:val="both"/>
              <w:rPr>
                <w:rFonts w:ascii="Arial" w:hAnsi="Arial" w:cs="Arial"/>
                <w:color w:val="000000"/>
                <w:sz w:val="18"/>
                <w:szCs w:val="18"/>
              </w:rPr>
            </w:pPr>
            <w:r w:rsidRPr="001D6697">
              <w:rPr>
                <w:rFonts w:ascii="Arial" w:hAnsi="Arial" w:cs="Arial"/>
                <w:color w:val="000000"/>
                <w:sz w:val="18"/>
                <w:szCs w:val="18"/>
              </w:rPr>
              <w:t>Akış çözümlerinin bir diğer önemli kısmı türbülans modellemesidir. Momentumun korunumu denklemlerindeki doğrusal olmayan (</w:t>
            </w:r>
            <w:proofErr w:type="spellStart"/>
            <w:r w:rsidRPr="001D6697">
              <w:rPr>
                <w:rFonts w:ascii="Arial" w:hAnsi="Arial" w:cs="Arial"/>
                <w:color w:val="000000"/>
                <w:sz w:val="18"/>
                <w:szCs w:val="18"/>
              </w:rPr>
              <w:t>nonlinear</w:t>
            </w:r>
            <w:proofErr w:type="spellEnd"/>
            <w:r w:rsidRPr="001D6697">
              <w:rPr>
                <w:rFonts w:ascii="Arial" w:hAnsi="Arial" w:cs="Arial"/>
                <w:color w:val="000000"/>
                <w:sz w:val="18"/>
                <w:szCs w:val="18"/>
              </w:rPr>
              <w:t>) terimlerden kaynaklanan bu fenomenin çözülmesi için gereken hesaplama gücü gereksinimi sebebi ile daha çok modellenmektedir</w:t>
            </w:r>
            <w:r w:rsidRPr="007976A7">
              <w:rPr>
                <w:rFonts w:ascii="Arial" w:hAnsi="Arial" w:cs="Arial"/>
                <w:color w:val="000000" w:themeColor="text1"/>
                <w:sz w:val="18"/>
                <w:szCs w:val="18"/>
              </w:rPr>
              <w:t xml:space="preserve">. Proje gereklilikleri sebebi </w:t>
            </w:r>
            <w:r w:rsidRPr="001D6697">
              <w:rPr>
                <w:rFonts w:ascii="Arial" w:hAnsi="Arial" w:cs="Arial"/>
                <w:color w:val="000000"/>
                <w:sz w:val="18"/>
                <w:szCs w:val="18"/>
              </w:rPr>
              <w:t xml:space="preserve">ile nispeten büyük modellere geçilmesi ve kritik </w:t>
            </w:r>
            <w:proofErr w:type="spellStart"/>
            <w:r w:rsidRPr="001D6697">
              <w:rPr>
                <w:rFonts w:ascii="Arial" w:hAnsi="Arial" w:cs="Arial"/>
                <w:color w:val="000000"/>
                <w:sz w:val="18"/>
                <w:szCs w:val="18"/>
              </w:rPr>
              <w:t>Reynold’s</w:t>
            </w:r>
            <w:proofErr w:type="spellEnd"/>
            <w:r w:rsidRPr="001D6697">
              <w:rPr>
                <w:rFonts w:ascii="Arial" w:hAnsi="Arial" w:cs="Arial"/>
                <w:color w:val="000000"/>
                <w:sz w:val="18"/>
                <w:szCs w:val="18"/>
              </w:rPr>
              <w:t xml:space="preserve"> sayılarını aşması durumunda türbülansa geçiş modeli de içeren bir türbülans modeli kullanılacaktır. Bu kapsamda kullanılabilecek, </w:t>
            </w:r>
            <w:proofErr w:type="spellStart"/>
            <w:r w:rsidRPr="001D6697">
              <w:rPr>
                <w:rFonts w:ascii="Arial" w:hAnsi="Arial" w:cs="Arial"/>
                <w:color w:val="000000"/>
                <w:sz w:val="18"/>
                <w:szCs w:val="18"/>
              </w:rPr>
              <w:t>Spalart</w:t>
            </w:r>
            <w:proofErr w:type="spellEnd"/>
            <w:r w:rsidRPr="001D6697">
              <w:rPr>
                <w:rFonts w:ascii="Arial" w:hAnsi="Arial" w:cs="Arial"/>
                <w:color w:val="000000"/>
                <w:sz w:val="18"/>
                <w:szCs w:val="18"/>
              </w:rPr>
              <w:t xml:space="preserve"> </w:t>
            </w:r>
            <w:proofErr w:type="spellStart"/>
            <w:r w:rsidRPr="001D6697">
              <w:rPr>
                <w:rFonts w:ascii="Arial" w:hAnsi="Arial" w:cs="Arial"/>
                <w:color w:val="000000"/>
                <w:sz w:val="18"/>
                <w:szCs w:val="18"/>
              </w:rPr>
              <w:t>Allmaras</w:t>
            </w:r>
            <w:proofErr w:type="spellEnd"/>
            <w:r w:rsidRPr="001D6697">
              <w:rPr>
                <w:rFonts w:ascii="Arial" w:hAnsi="Arial" w:cs="Arial"/>
                <w:color w:val="000000"/>
                <w:sz w:val="18"/>
                <w:szCs w:val="18"/>
              </w:rPr>
              <w:t xml:space="preserve"> üstüne yazılmış türbülansa geçiş terimlerini de içeren Bas </w:t>
            </w:r>
            <w:proofErr w:type="spellStart"/>
            <w:r w:rsidRPr="001D6697">
              <w:rPr>
                <w:rFonts w:ascii="Arial" w:hAnsi="Arial" w:cs="Arial"/>
                <w:color w:val="000000"/>
                <w:sz w:val="18"/>
                <w:szCs w:val="18"/>
              </w:rPr>
              <w:t>Cakmakcioglu</w:t>
            </w:r>
            <w:proofErr w:type="spellEnd"/>
            <w:r w:rsidRPr="001D6697">
              <w:rPr>
                <w:rFonts w:ascii="Arial" w:hAnsi="Arial" w:cs="Arial"/>
                <w:color w:val="000000"/>
                <w:sz w:val="18"/>
                <w:szCs w:val="18"/>
              </w:rPr>
              <w:t xml:space="preserve"> modelinin formülasyonu aşağıda verilmiştir (</w:t>
            </w:r>
            <w:proofErr w:type="spellStart"/>
            <w:r w:rsidRPr="001D6697">
              <w:rPr>
                <w:rFonts w:ascii="Arial" w:hAnsi="Arial" w:cs="Arial"/>
                <w:color w:val="000000"/>
                <w:sz w:val="18"/>
                <w:szCs w:val="18"/>
              </w:rPr>
              <w:t>Cakmakcioglu</w:t>
            </w:r>
            <w:proofErr w:type="spellEnd"/>
            <w:r w:rsidRPr="001D6697">
              <w:rPr>
                <w:rFonts w:ascii="Arial" w:hAnsi="Arial" w:cs="Arial"/>
                <w:color w:val="000000"/>
                <w:sz w:val="18"/>
                <w:szCs w:val="18"/>
              </w:rPr>
              <w:t xml:space="preserve"> </w:t>
            </w:r>
            <w:proofErr w:type="spellStart"/>
            <w:r w:rsidRPr="001D6697">
              <w:rPr>
                <w:rFonts w:ascii="Arial" w:hAnsi="Arial" w:cs="Arial"/>
                <w:color w:val="000000"/>
                <w:sz w:val="18"/>
                <w:szCs w:val="18"/>
              </w:rPr>
              <w:t>vd</w:t>
            </w:r>
            <w:proofErr w:type="spellEnd"/>
            <w:r w:rsidRPr="001D6697">
              <w:rPr>
                <w:rFonts w:ascii="Arial" w:hAnsi="Arial" w:cs="Arial"/>
                <w:color w:val="000000"/>
                <w:sz w:val="18"/>
                <w:szCs w:val="18"/>
              </w:rPr>
              <w:t xml:space="preserve">, 2017). </w:t>
            </w:r>
          </w:p>
          <w:p w14:paraId="49943CA7" w14:textId="77777777" w:rsidR="00813492" w:rsidRPr="00A84F51" w:rsidRDefault="009B07AC" w:rsidP="00933DDC">
            <w:pPr>
              <w:pStyle w:val="WW-NormalWeb1"/>
              <w:keepNext/>
              <w:spacing w:before="0" w:after="0"/>
              <w:contextualSpacing/>
              <w:rPr>
                <w:rFonts w:ascii="Arial" w:hAnsi="Arial" w:cs="Arial"/>
                <w:sz w:val="18"/>
                <w:szCs w:val="18"/>
              </w:rPr>
            </w:pPr>
            <m:oMathPara>
              <m:oMath>
                <m:f>
                  <m:fPr>
                    <m:ctrlPr>
                      <w:rPr>
                        <w:rFonts w:ascii="Cambria Math" w:hAnsi="Cambria Math" w:cs="Arial"/>
                        <w:i/>
                        <w:sz w:val="18"/>
                        <w:szCs w:val="18"/>
                      </w:rPr>
                    </m:ctrlPr>
                  </m:fPr>
                  <m:num>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T</m:t>
                        </m:r>
                      </m:sub>
                    </m:sSub>
                  </m:num>
                  <m:den>
                    <m:r>
                      <w:rPr>
                        <w:rFonts w:ascii="Cambria Math" w:hAnsi="Cambria Math" w:cs="Arial"/>
                        <w:sz w:val="18"/>
                        <w:szCs w:val="18"/>
                      </w:rPr>
                      <m:t>∂t</m:t>
                    </m:r>
                  </m:den>
                </m:f>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m:t>
                    </m:r>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den>
                </m:f>
                <m:d>
                  <m:dPr>
                    <m:ctrlPr>
                      <w:rPr>
                        <w:rFonts w:ascii="Cambria Math" w:hAnsi="Cambria Math" w:cs="Arial"/>
                        <w:i/>
                        <w:sz w:val="18"/>
                        <w:szCs w:val="18"/>
                      </w:rPr>
                    </m:ctrlPr>
                  </m:dPr>
                  <m:e>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T</m:t>
                        </m:r>
                      </m:sub>
                    </m:sSub>
                    <m:sSub>
                      <m:sSubPr>
                        <m:ctrlPr>
                          <w:rPr>
                            <w:rFonts w:ascii="Cambria Math" w:hAnsi="Cambria Math" w:cs="Arial"/>
                            <w:i/>
                            <w:sz w:val="18"/>
                            <w:szCs w:val="18"/>
                          </w:rPr>
                        </m:ctrlPr>
                      </m:sSubPr>
                      <m:e>
                        <m:r>
                          <w:rPr>
                            <w:rFonts w:ascii="Cambria Math" w:hAnsi="Cambria Math" w:cs="Arial"/>
                            <w:sz w:val="18"/>
                            <w:szCs w:val="18"/>
                          </w:rPr>
                          <m:t>u</m:t>
                        </m:r>
                      </m:e>
                      <m:sub>
                        <m:r>
                          <w:rPr>
                            <w:rFonts w:ascii="Cambria Math" w:hAnsi="Cambria Math" w:cs="Arial"/>
                            <w:sz w:val="18"/>
                            <w:szCs w:val="18"/>
                          </w:rPr>
                          <m:t>j</m:t>
                        </m:r>
                      </m:sub>
                    </m:sSub>
                  </m:e>
                </m:d>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γ</m:t>
                    </m:r>
                  </m:e>
                  <m:sub>
                    <m:r>
                      <w:rPr>
                        <w:rFonts w:ascii="Cambria Math" w:hAnsi="Cambria Math" w:cs="Arial"/>
                        <w:sz w:val="18"/>
                        <w:szCs w:val="18"/>
                      </w:rPr>
                      <m:t>BC</m:t>
                    </m:r>
                  </m:sub>
                </m:sSub>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b</m:t>
                    </m:r>
                    <m:r>
                      <w:rPr>
                        <w:rFonts w:ascii="Cambria Math" w:hAnsi="Cambria Math" w:cs="Arial"/>
                        <w:sz w:val="18"/>
                        <w:szCs w:val="18"/>
                      </w:rPr>
                      <m:t>1</m:t>
                    </m:r>
                  </m:sub>
                </m:sSub>
                <m:r>
                  <w:rPr>
                    <w:rFonts w:ascii="Cambria Math" w:hAnsi="Cambria Math" w:cs="Arial"/>
                    <w:sz w:val="18"/>
                    <w:szCs w:val="18"/>
                  </w:rPr>
                  <m:t>S</m:t>
                </m:r>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T</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w</m:t>
                    </m:r>
                    <m:r>
                      <w:rPr>
                        <w:rFonts w:ascii="Cambria Math" w:hAnsi="Cambria Math" w:cs="Arial"/>
                        <w:sz w:val="18"/>
                        <w:szCs w:val="18"/>
                      </w:rPr>
                      <m:t>1</m:t>
                    </m:r>
                  </m:sub>
                </m:sSub>
                <m:sSub>
                  <m:sSubPr>
                    <m:ctrlPr>
                      <w:rPr>
                        <w:rFonts w:ascii="Cambria Math" w:hAnsi="Cambria Math" w:cs="Arial"/>
                        <w:i/>
                        <w:sz w:val="18"/>
                        <w:szCs w:val="18"/>
                      </w:rPr>
                    </m:ctrlPr>
                  </m:sSubPr>
                  <m:e>
                    <m:r>
                      <w:rPr>
                        <w:rFonts w:ascii="Cambria Math" w:hAnsi="Cambria Math" w:cs="Arial"/>
                        <w:sz w:val="18"/>
                        <w:szCs w:val="18"/>
                      </w:rPr>
                      <m:t>f</m:t>
                    </m:r>
                  </m:e>
                  <m:sub>
                    <m:r>
                      <w:rPr>
                        <w:rFonts w:ascii="Cambria Math" w:hAnsi="Cambria Math" w:cs="Arial"/>
                        <w:sz w:val="18"/>
                        <w:szCs w:val="18"/>
                      </w:rPr>
                      <m:t>w</m:t>
                    </m:r>
                  </m:sub>
                </m:sSub>
                <m:sSup>
                  <m:sSupPr>
                    <m:ctrlPr>
                      <w:rPr>
                        <w:rFonts w:ascii="Cambria Math" w:hAnsi="Cambria Math" w:cs="Arial"/>
                        <w:i/>
                        <w:sz w:val="18"/>
                        <w:szCs w:val="18"/>
                      </w:rPr>
                    </m:ctrlPr>
                  </m:sSupPr>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T</m:t>
                                </m:r>
                              </m:sub>
                            </m:sSub>
                          </m:num>
                          <m:den>
                            <m:r>
                              <w:rPr>
                                <w:rFonts w:ascii="Cambria Math" w:hAnsi="Cambria Math" w:cs="Arial"/>
                                <w:sz w:val="18"/>
                                <w:szCs w:val="18"/>
                              </w:rPr>
                              <m:t>d</m:t>
                            </m:r>
                          </m:den>
                        </m:f>
                      </m:e>
                    </m:d>
                  </m:e>
                  <m:sup>
                    <m:r>
                      <w:rPr>
                        <w:rFonts w:ascii="Cambria Math" w:hAnsi="Cambria Math" w:cs="Arial"/>
                        <w:sz w:val="18"/>
                        <w:szCs w:val="18"/>
                      </w:rPr>
                      <m:t>2</m:t>
                    </m:r>
                  </m:sup>
                </m:sSup>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1</m:t>
                    </m:r>
                  </m:num>
                  <m:den>
                    <m:r>
                      <w:rPr>
                        <w:rFonts w:ascii="Cambria Math" w:hAnsi="Cambria Math" w:cs="Arial"/>
                        <w:sz w:val="18"/>
                        <w:szCs w:val="18"/>
                      </w:rPr>
                      <m:t>σ</m:t>
                    </m:r>
                  </m:den>
                </m:f>
                <m:d>
                  <m:dPr>
                    <m:begChr m:val="{"/>
                    <m:endChr m:val="}"/>
                    <m:ctrlPr>
                      <w:rPr>
                        <w:rFonts w:ascii="Cambria Math" w:hAnsi="Cambria Math" w:cs="Arial"/>
                        <w:i/>
                        <w:sz w:val="18"/>
                        <w:szCs w:val="18"/>
                      </w:rPr>
                    </m:ctrlPr>
                  </m:dPr>
                  <m:e>
                    <m:f>
                      <m:fPr>
                        <m:ctrlPr>
                          <w:rPr>
                            <w:rFonts w:ascii="Cambria Math" w:hAnsi="Cambria Math" w:cs="Arial"/>
                            <w:i/>
                            <w:sz w:val="18"/>
                            <w:szCs w:val="18"/>
                          </w:rPr>
                        </m:ctrlPr>
                      </m:fPr>
                      <m:num>
                        <m:r>
                          <w:rPr>
                            <w:rFonts w:ascii="Cambria Math" w:hAnsi="Cambria Math" w:cs="Arial"/>
                            <w:sz w:val="18"/>
                            <w:szCs w:val="18"/>
                          </w:rPr>
                          <m:t>∂</m:t>
                        </m:r>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den>
                    </m:f>
                    <m:d>
                      <m:dPr>
                        <m:begChr m:val="["/>
                        <m:endChr m:val="]"/>
                        <m:ctrlPr>
                          <w:rPr>
                            <w:rFonts w:ascii="Cambria Math" w:hAnsi="Cambria Math" w:cs="Arial"/>
                            <w:i/>
                            <w:sz w:val="18"/>
                            <w:szCs w:val="18"/>
                          </w:rPr>
                        </m:ctrlPr>
                      </m:dPr>
                      <m:e>
                        <m:d>
                          <m:dPr>
                            <m:ctrlPr>
                              <w:rPr>
                                <w:rFonts w:ascii="Cambria Math" w:hAnsi="Cambria Math" w:cs="Arial"/>
                                <w:i/>
                                <w:sz w:val="18"/>
                                <w:szCs w:val="18"/>
                              </w:rPr>
                            </m:ctrlPr>
                          </m:dPr>
                          <m:e>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l</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T</m:t>
                                </m:r>
                              </m:sub>
                            </m:sSub>
                          </m:e>
                        </m:d>
                        <m:f>
                          <m:fPr>
                            <m:ctrlPr>
                              <w:rPr>
                                <w:rFonts w:ascii="Cambria Math" w:hAnsi="Cambria Math" w:cs="Arial"/>
                                <w:i/>
                                <w:sz w:val="18"/>
                                <w:szCs w:val="18"/>
                              </w:rPr>
                            </m:ctrlPr>
                          </m:fPr>
                          <m:num>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T</m:t>
                                </m:r>
                              </m:sub>
                            </m:sSub>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den>
                        </m:f>
                      </m:e>
                    </m:d>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b</m:t>
                        </m:r>
                        <m:r>
                          <w:rPr>
                            <w:rFonts w:ascii="Cambria Math" w:hAnsi="Cambria Math" w:cs="Arial"/>
                            <w:sz w:val="18"/>
                            <w:szCs w:val="18"/>
                          </w:rPr>
                          <m:t>2</m:t>
                        </m:r>
                      </m:sub>
                    </m:sSub>
                    <m:f>
                      <m:fPr>
                        <m:ctrlPr>
                          <w:rPr>
                            <w:rFonts w:ascii="Cambria Math" w:hAnsi="Cambria Math" w:cs="Arial"/>
                            <w:i/>
                            <w:sz w:val="18"/>
                            <w:szCs w:val="18"/>
                          </w:rPr>
                        </m:ctrlPr>
                      </m:fPr>
                      <m:num>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T</m:t>
                            </m:r>
                          </m:sub>
                        </m:sSub>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den>
                    </m:f>
                    <m:f>
                      <m:fPr>
                        <m:ctrlPr>
                          <w:rPr>
                            <w:rFonts w:ascii="Cambria Math" w:hAnsi="Cambria Math" w:cs="Arial"/>
                            <w:i/>
                            <w:sz w:val="18"/>
                            <w:szCs w:val="18"/>
                          </w:rPr>
                        </m:ctrlPr>
                      </m:fPr>
                      <m:num>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T</m:t>
                            </m:r>
                          </m:sub>
                        </m:sSub>
                      </m:num>
                      <m:den>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j</m:t>
                            </m:r>
                          </m:sub>
                        </m:sSub>
                      </m:den>
                    </m:f>
                  </m:e>
                </m:d>
              </m:oMath>
            </m:oMathPara>
          </w:p>
          <w:p w14:paraId="5D2FADC0" w14:textId="1C65A2D8" w:rsidR="003F20BD" w:rsidRPr="006366BA" w:rsidRDefault="00813492" w:rsidP="00933DDC">
            <w:pPr>
              <w:pStyle w:val="Caption"/>
              <w:spacing w:before="0" w:after="0"/>
              <w:jc w:val="right"/>
              <w:rPr>
                <w:rFonts w:ascii="Arial" w:hAnsi="Arial" w:cs="Arial"/>
                <w:color w:val="000000"/>
                <w:sz w:val="18"/>
                <w:szCs w:val="18"/>
              </w:rPr>
            </w:pPr>
            <w:r w:rsidRPr="00A84F51">
              <w:rPr>
                <w:rFonts w:ascii="Arial" w:hAnsi="Arial" w:cs="Arial"/>
                <w:sz w:val="18"/>
                <w:szCs w:val="18"/>
              </w:rPr>
              <w:t xml:space="preserve">( </w:t>
            </w:r>
            <w:r w:rsidR="00E521B6">
              <w:rPr>
                <w:rFonts w:ascii="Arial" w:hAnsi="Arial" w:cs="Arial"/>
                <w:sz w:val="18"/>
                <w:szCs w:val="18"/>
              </w:rPr>
              <w:t>9</w:t>
            </w:r>
            <w:r w:rsidRPr="00A84F51">
              <w:rPr>
                <w:rFonts w:ascii="Arial" w:hAnsi="Arial" w:cs="Arial"/>
                <w:sz w:val="18"/>
                <w:szCs w:val="18"/>
              </w:rPr>
              <w:t>)</w:t>
            </w:r>
          </w:p>
          <w:p w14:paraId="09297BD1" w14:textId="77777777" w:rsidR="003F20BD" w:rsidRPr="006366BA" w:rsidRDefault="003F20BD" w:rsidP="00933DDC">
            <w:pPr>
              <w:pStyle w:val="WW-NormalWeb1"/>
              <w:spacing w:before="0" w:after="0"/>
              <w:contextualSpacing/>
              <w:rPr>
                <w:rFonts w:ascii="Arial" w:hAnsi="Arial" w:cs="Arial"/>
                <w:color w:val="000000"/>
                <w:sz w:val="18"/>
                <w:szCs w:val="18"/>
                <w:lang w:val="en-US"/>
              </w:rPr>
            </w:pPr>
          </w:p>
          <w:p w14:paraId="7CD6B403" w14:textId="77777777" w:rsidR="00813492" w:rsidRPr="00A84F51" w:rsidRDefault="009B07AC" w:rsidP="00933DDC">
            <w:pPr>
              <w:pStyle w:val="WW-NormalWeb1"/>
              <w:keepNext/>
              <w:spacing w:before="0" w:after="0"/>
              <w:contextualSpacing/>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γ</m:t>
                    </m:r>
                  </m:e>
                  <m:sub>
                    <m:r>
                      <w:rPr>
                        <w:rFonts w:ascii="Cambria Math" w:hAnsi="Cambria Math" w:cs="Arial"/>
                        <w:sz w:val="18"/>
                        <w:szCs w:val="18"/>
                      </w:rPr>
                      <m:t>BC</m:t>
                    </m:r>
                  </m:sub>
                </m:sSub>
                <m:r>
                  <w:rPr>
                    <w:rFonts w:ascii="Cambria Math" w:hAnsi="Cambria Math" w:cs="Arial"/>
                    <w:sz w:val="18"/>
                    <w:szCs w:val="18"/>
                  </w:rPr>
                  <m:t>=1-</m:t>
                </m:r>
                <m:sSup>
                  <m:sSupPr>
                    <m:ctrlPr>
                      <w:rPr>
                        <w:rFonts w:ascii="Cambria Math" w:hAnsi="Cambria Math" w:cs="Arial"/>
                        <w:i/>
                        <w:sz w:val="18"/>
                        <w:szCs w:val="18"/>
                      </w:rPr>
                    </m:ctrlPr>
                  </m:sSupPr>
                  <m:e>
                    <m:r>
                      <w:rPr>
                        <w:rFonts w:ascii="Cambria Math" w:hAnsi="Cambria Math" w:cs="Arial"/>
                        <w:sz w:val="18"/>
                        <w:szCs w:val="18"/>
                      </w:rPr>
                      <m:t>e</m:t>
                    </m:r>
                  </m:e>
                  <m:sup>
                    <m:d>
                      <m:dPr>
                        <m:ctrlPr>
                          <w:rPr>
                            <w:rFonts w:ascii="Cambria Math" w:hAnsi="Cambria Math" w:cs="Arial"/>
                            <w:i/>
                            <w:sz w:val="18"/>
                            <w:szCs w:val="18"/>
                          </w:rPr>
                        </m:ctrlPr>
                      </m:dPr>
                      <m:e>
                        <m:r>
                          <w:rPr>
                            <w:rFonts w:ascii="Cambria Math" w:hAnsi="Cambria Math" w:cs="Arial"/>
                            <w:sz w:val="18"/>
                            <w:szCs w:val="18"/>
                          </w:rPr>
                          <m:t>-</m:t>
                        </m:r>
                        <m:rad>
                          <m:radPr>
                            <m:degHide m:val="1"/>
                            <m:ctrlPr>
                              <w:rPr>
                                <w:rFonts w:ascii="Cambria Math" w:hAnsi="Cambria Math" w:cs="Arial"/>
                                <w:i/>
                                <w:sz w:val="18"/>
                                <w:szCs w:val="18"/>
                              </w:rPr>
                            </m:ctrlPr>
                          </m:radPr>
                          <m:deg/>
                          <m:e>
                            <m:f>
                              <m:fPr>
                                <m:ctrlPr>
                                  <w:rPr>
                                    <w:rFonts w:ascii="Cambria Math" w:hAnsi="Cambria Math" w:cs="Arial"/>
                                    <w:i/>
                                    <w:sz w:val="18"/>
                                    <w:szCs w:val="18"/>
                                  </w:rPr>
                                </m:ctrlPr>
                              </m:fPr>
                              <m:num>
                                <m:r>
                                  <w:rPr>
                                    <w:rFonts w:ascii="Cambria Math" w:hAnsi="Cambria Math" w:cs="Arial"/>
                                    <w:sz w:val="18"/>
                                    <w:szCs w:val="18"/>
                                  </w:rPr>
                                  <m:t>max</m:t>
                                </m:r>
                                <m:d>
                                  <m:dPr>
                                    <m:ctrlPr>
                                      <w:rPr>
                                        <w:rFonts w:ascii="Cambria Math" w:hAnsi="Cambria Math" w:cs="Arial"/>
                                        <w:i/>
                                        <w:sz w:val="18"/>
                                        <w:szCs w:val="18"/>
                                      </w:rPr>
                                    </m:ctrlPr>
                                  </m:dPr>
                                  <m:e>
                                    <m:sSub>
                                      <m:sSubPr>
                                        <m:ctrlPr>
                                          <w:rPr>
                                            <w:rFonts w:ascii="Cambria Math" w:hAnsi="Cambria Math" w:cs="Arial"/>
                                            <w:i/>
                                            <w:sz w:val="18"/>
                                            <w:szCs w:val="18"/>
                                          </w:rPr>
                                        </m:ctrlPr>
                                      </m:sSubPr>
                                      <m:e>
                                        <m:r>
                                          <w:rPr>
                                            <w:rFonts w:ascii="Cambria Math" w:hAnsi="Cambria Math" w:cs="Arial"/>
                                            <w:sz w:val="18"/>
                                            <w:szCs w:val="18"/>
                                          </w:rPr>
                                          <m:t>Re</m:t>
                                        </m:r>
                                      </m:e>
                                      <m:sub>
                                        <m:r>
                                          <w:rPr>
                                            <w:rFonts w:ascii="Cambria Math" w:hAnsi="Cambria Math" w:cs="Arial"/>
                                            <w:sz w:val="18"/>
                                            <w:szCs w:val="18"/>
                                          </w:rPr>
                                          <m:t>θ</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Re</m:t>
                                        </m:r>
                                      </m:e>
                                      <m:sub>
                                        <m:r>
                                          <w:rPr>
                                            <w:rFonts w:ascii="Cambria Math" w:hAnsi="Cambria Math" w:cs="Arial"/>
                                            <w:sz w:val="18"/>
                                            <w:szCs w:val="18"/>
                                          </w:rPr>
                                          <m:t>c</m:t>
                                        </m:r>
                                      </m:sub>
                                    </m:sSub>
                                    <m:r>
                                      <w:rPr>
                                        <w:rFonts w:ascii="Cambria Math" w:hAnsi="Cambria Math" w:cs="Arial"/>
                                        <w:sz w:val="18"/>
                                        <w:szCs w:val="18"/>
                                      </w:rPr>
                                      <m:t>,0</m:t>
                                    </m:r>
                                  </m:e>
                                </m:d>
                              </m:num>
                              <m:den>
                                <m:sSub>
                                  <m:sSubPr>
                                    <m:ctrlPr>
                                      <w:rPr>
                                        <w:rFonts w:ascii="Cambria Math" w:hAnsi="Cambria Math" w:cs="Arial"/>
                                        <w:i/>
                                        <w:sz w:val="18"/>
                                        <w:szCs w:val="18"/>
                                      </w:rPr>
                                    </m:ctrlPr>
                                  </m:sSubPr>
                                  <m:e>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1</m:t>
                                        </m:r>
                                      </m:sub>
                                    </m:sSub>
                                    <m:r>
                                      <w:rPr>
                                        <w:rFonts w:ascii="Cambria Math" w:hAnsi="Cambria Math" w:cs="Arial"/>
                                        <w:sz w:val="18"/>
                                        <w:szCs w:val="18"/>
                                      </w:rPr>
                                      <m:t>Re</m:t>
                                    </m:r>
                                  </m:e>
                                  <m:sub>
                                    <m:r>
                                      <w:rPr>
                                        <w:rFonts w:ascii="Cambria Math" w:hAnsi="Cambria Math" w:cs="Arial"/>
                                        <w:sz w:val="18"/>
                                        <w:szCs w:val="18"/>
                                      </w:rPr>
                                      <m:t>c</m:t>
                                    </m:r>
                                  </m:sub>
                                </m:sSub>
                              </m:den>
                            </m:f>
                          </m:e>
                        </m:rad>
                        <m:r>
                          <w:rPr>
                            <w:rFonts w:ascii="Cambria Math" w:hAnsi="Cambria Math" w:cs="Arial"/>
                            <w:sz w:val="18"/>
                            <w:szCs w:val="18"/>
                          </w:rPr>
                          <m:t>-</m:t>
                        </m:r>
                        <m:rad>
                          <m:radPr>
                            <m:degHide m:val="1"/>
                            <m:ctrlPr>
                              <w:rPr>
                                <w:rFonts w:ascii="Cambria Math" w:hAnsi="Cambria Math" w:cs="Arial"/>
                                <w:i/>
                                <w:sz w:val="18"/>
                                <w:szCs w:val="18"/>
                              </w:rPr>
                            </m:ctrlPr>
                          </m:radPr>
                          <m:deg/>
                          <m:e>
                            <m:f>
                              <m:fPr>
                                <m:ctrlPr>
                                  <w:rPr>
                                    <w:rFonts w:ascii="Cambria Math" w:hAnsi="Cambria Math" w:cs="Arial"/>
                                    <w:i/>
                                    <w:sz w:val="18"/>
                                    <w:szCs w:val="18"/>
                                  </w:rPr>
                                </m:ctrlPr>
                              </m:fPr>
                              <m:num>
                                <m:r>
                                  <w:rPr>
                                    <w:rFonts w:ascii="Cambria Math" w:hAnsi="Cambria Math" w:cs="Arial"/>
                                    <w:sz w:val="18"/>
                                    <w:szCs w:val="18"/>
                                  </w:rPr>
                                  <m:t>max</m:t>
                                </m:r>
                                <m:d>
                                  <m:dPr>
                                    <m:ctrlPr>
                                      <w:rPr>
                                        <w:rFonts w:ascii="Cambria Math" w:hAnsi="Cambria Math" w:cs="Arial"/>
                                        <w:i/>
                                        <w:sz w:val="18"/>
                                        <w:szCs w:val="18"/>
                                      </w:rPr>
                                    </m:ctrlPr>
                                  </m:dPr>
                                  <m:e>
                                    <m:sSub>
                                      <m:sSubPr>
                                        <m:ctrlPr>
                                          <w:rPr>
                                            <w:rFonts w:ascii="Cambria Math" w:hAnsi="Cambria Math" w:cs="Arial"/>
                                            <w:i/>
                                            <w:sz w:val="18"/>
                                            <w:szCs w:val="18"/>
                                          </w:rPr>
                                        </m:ctrlPr>
                                      </m:sSubPr>
                                      <m:e>
                                        <m:r>
                                          <w:rPr>
                                            <w:rFonts w:ascii="Cambria Math" w:hAnsi="Cambria Math" w:cs="Arial"/>
                                            <w:sz w:val="18"/>
                                            <w:szCs w:val="18"/>
                                          </w:rPr>
                                          <m:t>ϑ</m:t>
                                        </m:r>
                                      </m:e>
                                      <m:sub>
                                        <m:r>
                                          <w:rPr>
                                            <w:rFonts w:ascii="Cambria Math" w:hAnsi="Cambria Math" w:cs="Arial"/>
                                            <w:sz w:val="18"/>
                                            <w:szCs w:val="18"/>
                                          </w:rPr>
                                          <m:t>BC</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2</m:t>
                                        </m:r>
                                      </m:sub>
                                    </m:sSub>
                                    <m:r>
                                      <w:rPr>
                                        <w:rFonts w:ascii="Cambria Math" w:hAnsi="Cambria Math" w:cs="Arial"/>
                                        <w:sz w:val="18"/>
                                        <w:szCs w:val="18"/>
                                      </w:rPr>
                                      <m:t>,0</m:t>
                                    </m:r>
                                  </m:e>
                                </m:d>
                              </m:num>
                              <m:den>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2</m:t>
                                    </m:r>
                                  </m:sub>
                                </m:sSub>
                              </m:den>
                            </m:f>
                          </m:e>
                        </m:rad>
                      </m:e>
                    </m:d>
                  </m:sup>
                </m:sSup>
              </m:oMath>
            </m:oMathPara>
          </w:p>
          <w:p w14:paraId="177FA4F8" w14:textId="06D9AD60" w:rsidR="003F20BD" w:rsidRPr="006366BA" w:rsidRDefault="00813492" w:rsidP="00933DDC">
            <w:pPr>
              <w:pStyle w:val="Caption"/>
              <w:spacing w:before="0" w:after="0"/>
              <w:jc w:val="right"/>
              <w:rPr>
                <w:rFonts w:ascii="Arial" w:hAnsi="Arial" w:cs="Arial"/>
                <w:color w:val="000000"/>
                <w:sz w:val="18"/>
                <w:szCs w:val="18"/>
              </w:rPr>
            </w:pPr>
            <w:r w:rsidRPr="00A84F51">
              <w:rPr>
                <w:rFonts w:ascii="Arial" w:hAnsi="Arial" w:cs="Arial"/>
                <w:sz w:val="18"/>
                <w:szCs w:val="18"/>
              </w:rPr>
              <w:t>(</w:t>
            </w:r>
            <w:r w:rsidR="00E521B6">
              <w:rPr>
                <w:rFonts w:ascii="Arial" w:hAnsi="Arial" w:cs="Arial"/>
                <w:sz w:val="18"/>
                <w:szCs w:val="18"/>
              </w:rPr>
              <w:t>10</w:t>
            </w:r>
            <w:r w:rsidRPr="00A84F51">
              <w:rPr>
                <w:rFonts w:ascii="Arial" w:hAnsi="Arial" w:cs="Arial"/>
                <w:sz w:val="18"/>
                <w:szCs w:val="18"/>
              </w:rPr>
              <w:t>)</w:t>
            </w:r>
          </w:p>
          <w:p w14:paraId="16E87FBC" w14:textId="77777777" w:rsidR="003F20BD" w:rsidRPr="007962CB" w:rsidRDefault="003F20BD" w:rsidP="003F20BD">
            <w:pPr>
              <w:pStyle w:val="WW-NormalWeb1"/>
              <w:spacing w:after="100" w:afterAutospacing="1"/>
              <w:contextualSpacing/>
              <w:rPr>
                <w:rFonts w:ascii="Arial" w:hAnsi="Arial" w:cs="Arial"/>
                <w:color w:val="000000"/>
                <w:sz w:val="8"/>
                <w:szCs w:val="8"/>
                <w:lang w:val="en-US"/>
              </w:rPr>
            </w:pPr>
          </w:p>
          <w:p w14:paraId="1173725E" w14:textId="3967915B" w:rsidR="00ED6B18" w:rsidRPr="00A84F51" w:rsidRDefault="00ED6B18" w:rsidP="00B67A15">
            <w:pPr>
              <w:pStyle w:val="WW-NormalWeb1"/>
              <w:jc w:val="both"/>
              <w:rPr>
                <w:rFonts w:ascii="Arial" w:hAnsi="Arial" w:cs="Arial"/>
                <w:color w:val="000000"/>
                <w:sz w:val="18"/>
                <w:szCs w:val="18"/>
              </w:rPr>
            </w:pPr>
            <w:r w:rsidRPr="00A84F51">
              <w:rPr>
                <w:rFonts w:ascii="Arial" w:hAnsi="Arial" w:cs="Arial"/>
                <w:color w:val="000000"/>
                <w:sz w:val="18"/>
                <w:szCs w:val="18"/>
              </w:rPr>
              <w:t>Burada ϒ</w:t>
            </w:r>
            <w:r w:rsidRPr="00A84F51">
              <w:rPr>
                <w:rFonts w:ascii="Arial" w:hAnsi="Arial" w:cs="Arial"/>
                <w:color w:val="000000"/>
                <w:sz w:val="18"/>
                <w:szCs w:val="18"/>
                <w:vertAlign w:val="subscript"/>
              </w:rPr>
              <w:t>BC</w:t>
            </w:r>
            <w:r w:rsidRPr="00A84F51">
              <w:rPr>
                <w:rFonts w:ascii="Arial" w:hAnsi="Arial" w:cs="Arial"/>
                <w:color w:val="000000"/>
                <w:sz w:val="18"/>
                <w:szCs w:val="18"/>
              </w:rPr>
              <w:t xml:space="preserve"> türbülansa geçiş öncesi üretimi baskılamak için kullanılan terim olup, BC türbülansa geçiş modeli ile ilgili tüm terimlerin tanımları ve hesaplama yöntemleri ilgili kaynaklarda verilmiştir (</w:t>
            </w:r>
            <w:proofErr w:type="spellStart"/>
            <w:r w:rsidRPr="00A84F51">
              <w:rPr>
                <w:rFonts w:ascii="Arial" w:hAnsi="Arial" w:cs="Arial"/>
                <w:color w:val="000000"/>
                <w:sz w:val="18"/>
                <w:szCs w:val="18"/>
              </w:rPr>
              <w:t>Cakmakcioglu</w:t>
            </w:r>
            <w:proofErr w:type="spellEnd"/>
            <w:r w:rsidRPr="00A84F51">
              <w:rPr>
                <w:rFonts w:ascii="Arial" w:hAnsi="Arial" w:cs="Arial"/>
                <w:color w:val="000000"/>
                <w:sz w:val="18"/>
                <w:szCs w:val="18"/>
              </w:rPr>
              <w:t xml:space="preserve"> </w:t>
            </w:r>
            <w:proofErr w:type="spellStart"/>
            <w:r w:rsidRPr="00A84F51">
              <w:rPr>
                <w:rFonts w:ascii="Arial" w:hAnsi="Arial" w:cs="Arial"/>
                <w:color w:val="000000"/>
                <w:sz w:val="18"/>
                <w:szCs w:val="18"/>
              </w:rPr>
              <w:t>vd</w:t>
            </w:r>
            <w:proofErr w:type="spellEnd"/>
            <w:r w:rsidRPr="00A84F51">
              <w:rPr>
                <w:rFonts w:ascii="Arial" w:hAnsi="Arial" w:cs="Arial"/>
                <w:color w:val="000000"/>
                <w:sz w:val="18"/>
                <w:szCs w:val="18"/>
              </w:rPr>
              <w:t>, 2017).</w:t>
            </w:r>
          </w:p>
          <w:p w14:paraId="14F72E28" w14:textId="77777777" w:rsidR="00ED6B18" w:rsidRPr="00A84F51" w:rsidRDefault="00ED6B18" w:rsidP="00B67A15">
            <w:pPr>
              <w:pStyle w:val="WW-NormalWeb1"/>
              <w:jc w:val="both"/>
              <w:rPr>
                <w:rFonts w:ascii="Arial" w:hAnsi="Arial" w:cs="Arial"/>
                <w:color w:val="000000"/>
                <w:sz w:val="18"/>
                <w:szCs w:val="18"/>
              </w:rPr>
            </w:pPr>
            <w:r w:rsidRPr="00A84F51">
              <w:rPr>
                <w:rFonts w:ascii="Arial" w:hAnsi="Arial" w:cs="Arial"/>
                <w:color w:val="000000"/>
                <w:sz w:val="18"/>
                <w:szCs w:val="18"/>
              </w:rPr>
              <w:t>Havacılık ve uzay sanayi başta olmak üzere birçok alanda çözümün kolaylaştırılması ve çözüm sürelerinin kısaltılması adına akışkanın durduğu ve katı hacmin hareket ettiği problemler, katının durduğu, akışkanın ise hareket ettiği modellerle değiştirilmektedir. Zamandan bağımsız çözümlerin kullanımını da mümkün kılan bu yaklaşım özellikle dış akış problemleri başta olmak üzere birçok problemin çözümünde kullanılmaktadır. Bu basitleştirme yaklaşımının yapılamadığı durumlar için ise ticari yazılımların içine de entegre edilmiş yaklaşımlar vardır.</w:t>
            </w:r>
          </w:p>
          <w:p w14:paraId="69CF8573" w14:textId="2E84A747" w:rsidR="003F20BD" w:rsidRPr="00A84F51" w:rsidRDefault="003F20BD" w:rsidP="00B67A15">
            <w:pPr>
              <w:pStyle w:val="WW-NormalWeb1"/>
              <w:spacing w:after="100" w:afterAutospacing="1"/>
              <w:contextualSpacing/>
              <w:jc w:val="both"/>
              <w:rPr>
                <w:rFonts w:ascii="Arial" w:hAnsi="Arial" w:cs="Arial"/>
                <w:color w:val="000000"/>
                <w:sz w:val="18"/>
                <w:szCs w:val="18"/>
                <w:lang w:val="en-US"/>
              </w:rPr>
            </w:pPr>
            <w:proofErr w:type="spellStart"/>
            <w:r w:rsidRPr="00A84F51">
              <w:rPr>
                <w:rFonts w:ascii="Arial" w:hAnsi="Arial" w:cs="Arial"/>
                <w:color w:val="000000"/>
                <w:sz w:val="18"/>
                <w:szCs w:val="18"/>
                <w:lang w:val="en-US"/>
              </w:rPr>
              <w:t>Katının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hareket</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ettiği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modellerde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en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temel</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zorluk</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çözüm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ağının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değişen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ve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hareket</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eden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geometrilere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uyum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sağlamasıdır</w:t>
            </w:r>
            <w:proofErr w:type="spellEnd"/>
            <w:r w:rsidRPr="00A84F51">
              <w:rPr>
                <w:rFonts w:ascii="Arial" w:hAnsi="Arial" w:cs="Arial"/>
                <w:color w:val="000000"/>
                <w:sz w:val="18"/>
                <w:szCs w:val="18"/>
                <w:lang w:val="en-US"/>
              </w:rPr>
              <w:t xml:space="preserve">. Bu </w:t>
            </w:r>
            <w:proofErr w:type="spellStart"/>
            <w:r w:rsidRPr="00A84F51">
              <w:rPr>
                <w:rFonts w:ascii="Arial" w:hAnsi="Arial" w:cs="Arial"/>
                <w:color w:val="000000"/>
                <w:sz w:val="18"/>
                <w:szCs w:val="18"/>
                <w:lang w:val="en-US"/>
              </w:rPr>
              <w:t>konuda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birçok</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yaklaşım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olmakla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birlikte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bu</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yaklaşımların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çoğu</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sadece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küçük</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deformasyonların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olduğu</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koşullarda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kullanılmaktadır</w:t>
            </w:r>
            <w:proofErr w:type="spellEnd"/>
            <w:r w:rsidRPr="00A84F51">
              <w:rPr>
                <w:rFonts w:ascii="Arial" w:hAnsi="Arial" w:cs="Arial"/>
                <w:color w:val="000000"/>
                <w:sz w:val="18"/>
                <w:szCs w:val="18"/>
                <w:lang w:val="en-US"/>
              </w:rPr>
              <w:t xml:space="preserve">. Bu </w:t>
            </w:r>
            <w:proofErr w:type="spellStart"/>
            <w:r w:rsidRPr="00A84F51">
              <w:rPr>
                <w:rFonts w:ascii="Arial" w:hAnsi="Arial" w:cs="Arial"/>
                <w:color w:val="000000"/>
                <w:sz w:val="18"/>
                <w:szCs w:val="18"/>
                <w:lang w:val="en-US"/>
              </w:rPr>
              <w:t>proje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kapsamında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ele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alınan</w:t>
            </w:r>
            <w:proofErr w:type="spellEnd"/>
            <w:r w:rsidRPr="00A84F51">
              <w:rPr>
                <w:rFonts w:ascii="Arial" w:hAnsi="Arial" w:cs="Arial"/>
                <w:color w:val="000000"/>
                <w:sz w:val="18"/>
                <w:szCs w:val="18"/>
                <w:lang w:val="en-US"/>
              </w:rPr>
              <w:t xml:space="preserve"> problem </w:t>
            </w:r>
            <w:proofErr w:type="spellStart"/>
            <w:r w:rsidRPr="00A84F51">
              <w:rPr>
                <w:rFonts w:ascii="Arial" w:hAnsi="Arial" w:cs="Arial"/>
                <w:color w:val="000000"/>
                <w:sz w:val="18"/>
                <w:szCs w:val="18"/>
                <w:lang w:val="en-US"/>
              </w:rPr>
              <w:t>gibi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çok</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büyük</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hareketlerin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olduğu</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durumlarda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en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uygun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yaklaşım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sabit</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bir</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arka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fon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çözüm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ağı</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üstünde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gövde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ile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birlikte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hareket</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eden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bağımsız</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bir</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ağ</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oluşturulmasıdır</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Birbiri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ile</w:t>
            </w:r>
            <w:proofErr w:type="spellEnd"/>
            <w:r w:rsidRPr="00A84F51">
              <w:rPr>
                <w:rFonts w:ascii="Arial" w:hAnsi="Arial" w:cs="Arial"/>
                <w:color w:val="000000"/>
                <w:sz w:val="18"/>
                <w:szCs w:val="18"/>
                <w:lang w:val="en-US"/>
              </w:rPr>
              <w:t xml:space="preserve"> tam </w:t>
            </w:r>
            <w:proofErr w:type="spellStart"/>
            <w:r w:rsidRPr="00A84F51">
              <w:rPr>
                <w:rFonts w:ascii="Arial" w:hAnsi="Arial" w:cs="Arial"/>
                <w:color w:val="000000"/>
                <w:sz w:val="18"/>
                <w:szCs w:val="18"/>
                <w:lang w:val="en-US"/>
              </w:rPr>
              <w:t>oturmayan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arayüzlere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sahip</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bu</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çözüm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ağları</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arasında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ise</w:t>
            </w:r>
            <w:proofErr w:type="spellEnd"/>
            <w:r w:rsidRPr="00A84F51">
              <w:rPr>
                <w:rFonts w:ascii="Arial" w:hAnsi="Arial" w:cs="Arial"/>
                <w:color w:val="000000"/>
                <w:sz w:val="18"/>
                <w:szCs w:val="18"/>
                <w:lang w:val="en-US"/>
              </w:rPr>
              <w:t xml:space="preserve"> her </w:t>
            </w:r>
            <w:proofErr w:type="spellStart"/>
            <w:r w:rsidRPr="00A84F51">
              <w:rPr>
                <w:rFonts w:ascii="Arial" w:hAnsi="Arial" w:cs="Arial"/>
                <w:color w:val="000000"/>
                <w:sz w:val="18"/>
                <w:szCs w:val="18"/>
                <w:lang w:val="en-US"/>
              </w:rPr>
              <w:t>çözüm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adımında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interpolasyon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ile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veri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iletişimi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sağlanmaktadır</w:t>
            </w:r>
            <w:proofErr w:type="spellEnd"/>
            <w:r w:rsidRPr="00A84F51">
              <w:rPr>
                <w:rFonts w:ascii="Arial" w:hAnsi="Arial" w:cs="Arial"/>
                <w:color w:val="000000"/>
                <w:sz w:val="18"/>
                <w:szCs w:val="18"/>
                <w:lang w:val="en-US"/>
              </w:rPr>
              <w:t xml:space="preserve">. Chimera </w:t>
            </w:r>
            <w:proofErr w:type="spellStart"/>
            <w:r w:rsidRPr="00A84F51">
              <w:rPr>
                <w:rFonts w:ascii="Arial" w:hAnsi="Arial" w:cs="Arial"/>
                <w:color w:val="000000"/>
                <w:sz w:val="18"/>
                <w:szCs w:val="18"/>
                <w:lang w:val="en-US"/>
              </w:rPr>
              <w:t>adı</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verilen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bu</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yaklaşım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ile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çözüm</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ağının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deforme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edilmesi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üstüne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kurulu</w:t>
            </w:r>
            <w:proofErr w:type="spellEnd"/>
            <w:r w:rsidRPr="00A84F51">
              <w:rPr>
                <w:rFonts w:ascii="Arial" w:hAnsi="Arial" w:cs="Arial"/>
                <w:color w:val="000000"/>
                <w:sz w:val="18"/>
                <w:szCs w:val="18"/>
                <w:lang w:val="en-US"/>
              </w:rPr>
              <w:t xml:space="preserve"> ALE </w:t>
            </w:r>
            <w:proofErr w:type="spellStart"/>
            <w:r w:rsidRPr="00A84F51">
              <w:rPr>
                <w:rFonts w:ascii="Arial" w:hAnsi="Arial" w:cs="Arial"/>
                <w:color w:val="000000"/>
                <w:sz w:val="18"/>
                <w:szCs w:val="18"/>
                <w:lang w:val="en-US"/>
              </w:rPr>
              <w:t>yöntemi</w:t>
            </w:r>
            <w:proofErr w:type="spellEnd"/>
            <w:r w:rsidRPr="00A84F51">
              <w:rPr>
                <w:rFonts w:ascii="Arial" w:hAnsi="Arial" w:cs="Arial"/>
                <w:color w:val="000000"/>
                <w:sz w:val="18"/>
                <w:szCs w:val="18"/>
                <w:lang w:val="en-US"/>
              </w:rPr>
              <w:t xml:space="preserve"> </w:t>
            </w:r>
            <w:proofErr w:type="spellStart"/>
            <w:r w:rsidR="00D848D0" w:rsidRPr="00A84F51">
              <w:rPr>
                <w:rFonts w:ascii="Arial" w:hAnsi="Arial" w:cs="Arial"/>
                <w:color w:val="000000"/>
                <w:sz w:val="18"/>
                <w:szCs w:val="18"/>
                <w:lang w:val="en-US"/>
              </w:rPr>
              <w:t>Şekil</w:t>
            </w:r>
            <w:proofErr w:type="spellEnd"/>
            <w:r w:rsidR="00D848D0" w:rsidRPr="00A84F51">
              <w:rPr>
                <w:rFonts w:ascii="Arial" w:hAnsi="Arial" w:cs="Arial"/>
                <w:color w:val="000000"/>
                <w:sz w:val="18"/>
                <w:szCs w:val="18"/>
                <w:lang w:val="en-US"/>
              </w:rPr>
              <w:t xml:space="preserve"> 3’de</w:t>
            </w:r>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gösterilmiştir</w:t>
            </w:r>
            <w:proofErr w:type="spellEnd"/>
            <w:r w:rsidRPr="00A84F51">
              <w:rPr>
                <w:rFonts w:ascii="Arial" w:hAnsi="Arial" w:cs="Arial"/>
                <w:color w:val="000000"/>
                <w:sz w:val="18"/>
                <w:szCs w:val="18"/>
                <w:lang w:val="en-US"/>
              </w:rPr>
              <w:t>.</w:t>
            </w:r>
          </w:p>
          <w:p w14:paraId="2D7BAA50" w14:textId="77777777" w:rsidR="0019266B" w:rsidRPr="00A84F51" w:rsidRDefault="0019266B" w:rsidP="003F20BD">
            <w:pPr>
              <w:pStyle w:val="WW-NormalWeb1"/>
              <w:spacing w:after="100" w:afterAutospacing="1"/>
              <w:contextualSpacing/>
              <w:rPr>
                <w:rFonts w:ascii="Arial" w:hAnsi="Arial" w:cs="Arial"/>
                <w:color w:val="000000"/>
                <w:sz w:val="18"/>
                <w:szCs w:val="18"/>
                <w:lang w:val="en-US"/>
              </w:rPr>
            </w:pPr>
          </w:p>
          <w:p w14:paraId="593F6A23" w14:textId="0A396CD8" w:rsidR="003F20BD" w:rsidRPr="006366BA" w:rsidRDefault="00CC7E88" w:rsidP="003F20BD">
            <w:pPr>
              <w:pStyle w:val="WW-NormalWeb1"/>
              <w:spacing w:after="100" w:afterAutospacing="1"/>
              <w:contextualSpacing/>
              <w:rPr>
                <w:rFonts w:ascii="Arial" w:hAnsi="Arial" w:cs="Arial"/>
                <w:color w:val="000000"/>
                <w:sz w:val="18"/>
                <w:szCs w:val="18"/>
                <w:lang w:val="en-US"/>
              </w:rPr>
            </w:pPr>
            <w:r w:rsidRPr="006366BA">
              <w:rPr>
                <w:rFonts w:ascii="Arial" w:hAnsi="Arial" w:cs="Arial"/>
                <w:noProof/>
                <w:color w:val="000000"/>
                <w:sz w:val="18"/>
                <w:szCs w:val="18"/>
                <w:lang w:val="en-US" w:eastAsia="en-US"/>
              </w:rPr>
              <w:drawing>
                <wp:inline distT="0" distB="0" distL="0" distR="0" wp14:anchorId="6631F393" wp14:editId="19E80ECB">
                  <wp:extent cx="4464050" cy="1181100"/>
                  <wp:effectExtent l="0" t="0" r="0" b="0"/>
                  <wp:docPr id="66" name="Picture 1" descr="AN ALE-CHIMERA METHOD FOR LARGE DEFORMATION FLUID STRUCTURE INTERACTION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ALE-CHIMERA METHOD FOR LARGE DEFORMATION FLUID STRUCTURE INTERACTION |  Semantic Scholar"/>
                          <pic:cNvPicPr>
                            <a:picLocks noChangeAspect="1" noChangeArrowheads="1"/>
                          </pic:cNvPicPr>
                        </pic:nvPicPr>
                        <pic:blipFill>
                          <a:blip r:embed="rId12">
                            <a:extLst>
                              <a:ext uri="{28A0092B-C50C-407E-A947-70E740481C1C}">
                                <a14:useLocalDpi xmlns:a14="http://schemas.microsoft.com/office/drawing/2010/main" val="0"/>
                              </a:ext>
                            </a:extLst>
                          </a:blip>
                          <a:srcRect b="7002"/>
                          <a:stretch>
                            <a:fillRect/>
                          </a:stretch>
                        </pic:blipFill>
                        <pic:spPr bwMode="auto">
                          <a:xfrm>
                            <a:off x="0" y="0"/>
                            <a:ext cx="4464050" cy="1181100"/>
                          </a:xfrm>
                          <a:prstGeom prst="rect">
                            <a:avLst/>
                          </a:prstGeom>
                          <a:noFill/>
                          <a:ln>
                            <a:noFill/>
                          </a:ln>
                        </pic:spPr>
                      </pic:pic>
                    </a:graphicData>
                  </a:graphic>
                </wp:inline>
              </w:drawing>
            </w:r>
          </w:p>
          <w:p w14:paraId="581157C2" w14:textId="391EB031" w:rsidR="00B17C1C" w:rsidRPr="006366BA" w:rsidRDefault="00B17C1C" w:rsidP="007B3504">
            <w:pPr>
              <w:pStyle w:val="WW-NormalWeb1"/>
              <w:spacing w:after="100" w:afterAutospacing="1"/>
              <w:contextualSpacing/>
              <w:jc w:val="center"/>
              <w:rPr>
                <w:rFonts w:ascii="Arial" w:hAnsi="Arial" w:cs="Arial"/>
                <w:color w:val="000000"/>
                <w:sz w:val="18"/>
                <w:szCs w:val="18"/>
                <w:lang w:val="en-US"/>
              </w:rPr>
            </w:pPr>
            <w:proofErr w:type="spellStart"/>
            <w:r w:rsidRPr="006366BA">
              <w:rPr>
                <w:rFonts w:ascii="Arial" w:hAnsi="Arial" w:cs="Arial"/>
                <w:color w:val="000000"/>
                <w:sz w:val="18"/>
                <w:szCs w:val="18"/>
                <w:lang w:val="en-US"/>
              </w:rPr>
              <w:t>Şekil</w:t>
            </w:r>
            <w:proofErr w:type="spellEnd"/>
            <w:r w:rsidRPr="006366BA">
              <w:rPr>
                <w:rFonts w:ascii="Arial" w:hAnsi="Arial" w:cs="Arial"/>
                <w:color w:val="000000"/>
                <w:sz w:val="18"/>
                <w:szCs w:val="18"/>
                <w:lang w:val="en-US"/>
              </w:rPr>
              <w:t xml:space="preserve"> 3. ALE </w:t>
            </w:r>
            <w:proofErr w:type="spellStart"/>
            <w:r w:rsidRPr="006366BA">
              <w:rPr>
                <w:rFonts w:ascii="Arial" w:hAnsi="Arial" w:cs="Arial"/>
                <w:color w:val="000000"/>
                <w:sz w:val="18"/>
                <w:szCs w:val="18"/>
                <w:lang w:val="en-US"/>
              </w:rPr>
              <w:t>yöntemi</w:t>
            </w:r>
            <w:proofErr w:type="spellEnd"/>
          </w:p>
          <w:p w14:paraId="695A0949" w14:textId="77777777" w:rsidR="00B17C1C" w:rsidRPr="00A84F51" w:rsidRDefault="00B17C1C" w:rsidP="00B67A15">
            <w:pPr>
              <w:pStyle w:val="WW-NormalWeb1"/>
              <w:spacing w:after="100" w:afterAutospacing="1"/>
              <w:contextualSpacing/>
              <w:jc w:val="both"/>
              <w:rPr>
                <w:rFonts w:ascii="Arial" w:hAnsi="Arial" w:cs="Arial"/>
                <w:color w:val="000000"/>
                <w:sz w:val="18"/>
                <w:szCs w:val="18"/>
                <w:lang w:val="en-US"/>
              </w:rPr>
            </w:pPr>
          </w:p>
          <w:p w14:paraId="70D7A6FD" w14:textId="5B22865C" w:rsidR="003F20BD" w:rsidRPr="00A84F51" w:rsidRDefault="003F20BD" w:rsidP="00B67A15">
            <w:pPr>
              <w:pStyle w:val="WW-NormalWeb1"/>
              <w:spacing w:after="100" w:afterAutospacing="1"/>
              <w:contextualSpacing/>
              <w:jc w:val="both"/>
              <w:rPr>
                <w:rFonts w:ascii="Arial" w:hAnsi="Arial" w:cs="Arial"/>
                <w:color w:val="000000"/>
                <w:sz w:val="18"/>
                <w:szCs w:val="18"/>
                <w:lang w:val="en-US"/>
              </w:rPr>
            </w:pPr>
            <w:proofErr w:type="spellStart"/>
            <w:r w:rsidRPr="00A84F51">
              <w:rPr>
                <w:rFonts w:ascii="Arial" w:hAnsi="Arial" w:cs="Arial"/>
                <w:color w:val="000000"/>
                <w:sz w:val="18"/>
                <w:szCs w:val="18"/>
                <w:lang w:val="en-US"/>
              </w:rPr>
              <w:t>Gövde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hareketinin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göz</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önüne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alınabildiği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bir</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modelin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oluşturulması</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sonrası</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bu</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hareketin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nasıl</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olacağı</w:t>
            </w:r>
            <w:proofErr w:type="spellEnd"/>
            <w:r w:rsidRPr="00A84F51">
              <w:rPr>
                <w:rFonts w:ascii="Arial" w:hAnsi="Arial" w:cs="Arial"/>
                <w:color w:val="000000"/>
                <w:sz w:val="18"/>
                <w:szCs w:val="18"/>
                <w:lang w:val="en-US"/>
              </w:rPr>
              <w:t xml:space="preserve"> da </w:t>
            </w:r>
            <w:proofErr w:type="spellStart"/>
            <w:r w:rsidRPr="00A84F51">
              <w:rPr>
                <w:rFonts w:ascii="Arial" w:hAnsi="Arial" w:cs="Arial"/>
                <w:color w:val="000000"/>
                <w:sz w:val="18"/>
                <w:szCs w:val="18"/>
                <w:lang w:val="en-US"/>
              </w:rPr>
              <w:t>hesaplanmalıdır</w:t>
            </w:r>
            <w:proofErr w:type="spellEnd"/>
            <w:r w:rsidRPr="00A84F51">
              <w:rPr>
                <w:rFonts w:ascii="Arial" w:hAnsi="Arial" w:cs="Arial"/>
                <w:color w:val="000000"/>
                <w:sz w:val="18"/>
                <w:szCs w:val="18"/>
                <w:lang w:val="en-US"/>
              </w:rPr>
              <w:t xml:space="preserve">. Bu </w:t>
            </w:r>
            <w:proofErr w:type="spellStart"/>
            <w:r w:rsidRPr="00A84F51">
              <w:rPr>
                <w:rFonts w:ascii="Arial" w:hAnsi="Arial" w:cs="Arial"/>
                <w:color w:val="000000"/>
                <w:sz w:val="18"/>
                <w:szCs w:val="18"/>
                <w:lang w:val="en-US"/>
              </w:rPr>
              <w:t>konuda</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ise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gövdenin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ataletsel</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parametreleri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göz</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önüne</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alınarak</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akışkan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kaynaklı</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yükler</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altında</w:t>
            </w:r>
            <w:proofErr w:type="spellEnd"/>
            <w:r w:rsidRPr="00A84F51">
              <w:rPr>
                <w:rFonts w:ascii="Arial" w:hAnsi="Arial" w:cs="Arial"/>
                <w:color w:val="000000"/>
                <w:sz w:val="18"/>
                <w:szCs w:val="18"/>
                <w:lang w:val="en-US"/>
              </w:rPr>
              <w:t xml:space="preserve"> 6 </w:t>
            </w:r>
            <w:proofErr w:type="spellStart"/>
            <w:r w:rsidRPr="00A84F51">
              <w:rPr>
                <w:rFonts w:ascii="Arial" w:hAnsi="Arial" w:cs="Arial"/>
                <w:color w:val="000000"/>
                <w:sz w:val="18"/>
                <w:szCs w:val="18"/>
                <w:lang w:val="en-US"/>
              </w:rPr>
              <w:t>serbestlik</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dereceli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hareket</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denklemlerinin</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çözülmesi</w:t>
            </w:r>
            <w:proofErr w:type="spellEnd"/>
            <w:r w:rsidRPr="00A84F51">
              <w:rPr>
                <w:rFonts w:ascii="Arial" w:hAnsi="Arial" w:cs="Arial"/>
                <w:color w:val="000000"/>
                <w:sz w:val="18"/>
                <w:szCs w:val="18"/>
                <w:lang w:val="en-US"/>
              </w:rPr>
              <w:t xml:space="preserve"> </w:t>
            </w:r>
            <w:proofErr w:type="spellStart"/>
            <w:r w:rsidRPr="00A84F51">
              <w:rPr>
                <w:rFonts w:ascii="Arial" w:hAnsi="Arial" w:cs="Arial"/>
                <w:color w:val="000000"/>
                <w:sz w:val="18"/>
                <w:szCs w:val="18"/>
                <w:lang w:val="en-US"/>
              </w:rPr>
              <w:t>gerekmektedir</w:t>
            </w:r>
            <w:proofErr w:type="spellEnd"/>
            <w:r w:rsidRPr="00A84F51">
              <w:rPr>
                <w:rFonts w:ascii="Arial" w:hAnsi="Arial" w:cs="Arial"/>
                <w:color w:val="000000"/>
                <w:sz w:val="18"/>
                <w:szCs w:val="18"/>
                <w:lang w:val="en-US"/>
              </w:rPr>
              <w:t>.</w:t>
            </w:r>
          </w:p>
          <w:p w14:paraId="56894B57" w14:textId="77777777" w:rsidR="006366BA" w:rsidRPr="00A84F51" w:rsidRDefault="006366BA" w:rsidP="00B67A15">
            <w:pPr>
              <w:pStyle w:val="WW-NormalWeb1"/>
              <w:spacing w:after="100" w:afterAutospacing="1"/>
              <w:contextualSpacing/>
              <w:jc w:val="both"/>
              <w:rPr>
                <w:rFonts w:ascii="Arial" w:hAnsi="Arial" w:cs="Arial"/>
                <w:color w:val="000000"/>
                <w:sz w:val="18"/>
                <w:szCs w:val="18"/>
                <w:lang w:val="en-US"/>
              </w:rPr>
            </w:pPr>
          </w:p>
          <w:p w14:paraId="5037E157" w14:textId="77777777" w:rsidR="00813492" w:rsidRPr="00A84F51" w:rsidRDefault="009B07AC" w:rsidP="00F50514">
            <w:pPr>
              <w:pStyle w:val="WW-NormalWeb1"/>
              <w:keepNext/>
              <w:spacing w:before="0" w:after="0"/>
              <w:contextualSpacing/>
              <w:rPr>
                <w:rFonts w:ascii="Arial" w:hAnsi="Arial" w:cs="Arial"/>
                <w:sz w:val="18"/>
                <w:szCs w:val="18"/>
              </w:rPr>
            </w:pPr>
            <m:oMathPara>
              <m:oMath>
                <m:d>
                  <m:dPr>
                    <m:begChr m:val="["/>
                    <m:endChr m:val="]"/>
                    <m:ctrlPr>
                      <w:rPr>
                        <w:rFonts w:ascii="Cambria Math" w:hAnsi="Cambria Math" w:cs="Arial"/>
                        <w:i/>
                        <w:sz w:val="18"/>
                        <w:szCs w:val="18"/>
                      </w:rPr>
                    </m:ctrlPr>
                  </m:dPr>
                  <m:e>
                    <m:m>
                      <m:mPr>
                        <m:mcs>
                          <m:mc>
                            <m:mcPr>
                              <m:count m:val="1"/>
                              <m:mcJc m:val="center"/>
                            </m:mcPr>
                          </m:mc>
                        </m:mcs>
                        <m:ctrlPr>
                          <w:rPr>
                            <w:rFonts w:ascii="Cambria Math" w:hAnsi="Cambria Math" w:cs="Arial"/>
                            <w:i/>
                            <w:sz w:val="18"/>
                            <w:szCs w:val="18"/>
                          </w:rPr>
                        </m:ctrlPr>
                      </m:mPr>
                      <m:mr>
                        <m:e>
                          <m:sSub>
                            <m:sSubPr>
                              <m:ctrlPr>
                                <w:rPr>
                                  <w:rFonts w:ascii="Cambria Math" w:hAnsi="Cambria Math" w:cs="Arial"/>
                                  <w:i/>
                                  <w:sz w:val="18"/>
                                  <w:szCs w:val="18"/>
                                </w:rPr>
                              </m:ctrlPr>
                            </m:sSubPr>
                            <m:e>
                              <m:r>
                                <w:rPr>
                                  <w:rFonts w:ascii="Cambria Math" w:hAnsi="Cambria Math" w:cs="Arial"/>
                                  <w:sz w:val="18"/>
                                  <w:szCs w:val="18"/>
                                </w:rPr>
                                <m:t>F</m:t>
                              </m:r>
                            </m:e>
                            <m:sub>
                              <m:r>
                                <w:rPr>
                                  <w:rFonts w:ascii="Cambria Math" w:hAnsi="Cambria Math" w:cs="Arial"/>
                                  <w:sz w:val="18"/>
                                  <w:szCs w:val="18"/>
                                </w:rPr>
                                <m:t>x</m:t>
                              </m:r>
                            </m:sub>
                          </m:sSub>
                        </m:e>
                      </m:mr>
                      <m:mr>
                        <m:e>
                          <m:sSub>
                            <m:sSubPr>
                              <m:ctrlPr>
                                <w:rPr>
                                  <w:rFonts w:ascii="Cambria Math" w:hAnsi="Cambria Math" w:cs="Arial"/>
                                  <w:i/>
                                  <w:sz w:val="18"/>
                                  <w:szCs w:val="18"/>
                                </w:rPr>
                              </m:ctrlPr>
                            </m:sSubPr>
                            <m:e>
                              <m:r>
                                <w:rPr>
                                  <w:rFonts w:ascii="Cambria Math" w:hAnsi="Cambria Math" w:cs="Arial"/>
                                  <w:sz w:val="18"/>
                                  <w:szCs w:val="18"/>
                                </w:rPr>
                                <m:t>F</m:t>
                              </m:r>
                            </m:e>
                            <m:sub>
                              <m:r>
                                <w:rPr>
                                  <w:rFonts w:ascii="Cambria Math" w:hAnsi="Cambria Math" w:cs="Arial"/>
                                  <w:sz w:val="18"/>
                                  <w:szCs w:val="18"/>
                                </w:rPr>
                                <m:t>y</m:t>
                              </m:r>
                            </m:sub>
                          </m:sSub>
                        </m:e>
                      </m:mr>
                      <m:mr>
                        <m:e>
                          <m:sSub>
                            <m:sSubPr>
                              <m:ctrlPr>
                                <w:rPr>
                                  <w:rFonts w:ascii="Cambria Math" w:hAnsi="Cambria Math" w:cs="Arial"/>
                                  <w:i/>
                                  <w:sz w:val="18"/>
                                  <w:szCs w:val="18"/>
                                </w:rPr>
                              </m:ctrlPr>
                            </m:sSubPr>
                            <m:e>
                              <m:r>
                                <w:rPr>
                                  <w:rFonts w:ascii="Cambria Math" w:hAnsi="Cambria Math" w:cs="Arial"/>
                                  <w:sz w:val="18"/>
                                  <w:szCs w:val="18"/>
                                </w:rPr>
                                <m:t>F</m:t>
                              </m:r>
                            </m:e>
                            <m:sub>
                              <m:r>
                                <w:rPr>
                                  <w:rFonts w:ascii="Cambria Math" w:hAnsi="Cambria Math" w:cs="Arial"/>
                                  <w:sz w:val="18"/>
                                  <w:szCs w:val="18"/>
                                </w:rPr>
                                <m:t>z</m:t>
                              </m:r>
                            </m:sub>
                          </m:sSub>
                        </m:e>
                      </m:mr>
                    </m:m>
                  </m:e>
                </m:d>
                <m:r>
                  <w:rPr>
                    <w:rFonts w:ascii="Cambria Math" w:hAnsi="Cambria Math" w:cs="Arial"/>
                    <w:sz w:val="18"/>
                    <w:szCs w:val="18"/>
                  </w:rPr>
                  <m:t>=</m:t>
                </m:r>
                <m:r>
                  <w:rPr>
                    <w:rFonts w:ascii="Cambria Math" w:hAnsi="Cambria Math" w:cs="Arial"/>
                    <w:sz w:val="18"/>
                    <w:szCs w:val="18"/>
                  </w:rPr>
                  <m:t>m</m:t>
                </m:r>
                <m:d>
                  <m:dPr>
                    <m:begChr m:val="["/>
                    <m:endChr m:val="]"/>
                    <m:ctrlPr>
                      <w:rPr>
                        <w:rFonts w:ascii="Cambria Math" w:hAnsi="Cambria Math" w:cs="Arial"/>
                        <w:i/>
                        <w:sz w:val="18"/>
                        <w:szCs w:val="18"/>
                      </w:rPr>
                    </m:ctrlPr>
                  </m:dPr>
                  <m:e>
                    <m:m>
                      <m:mPr>
                        <m:mcs>
                          <m:mc>
                            <m:mcPr>
                              <m:count m:val="1"/>
                              <m:mcJc m:val="center"/>
                            </m:mcPr>
                          </m:mc>
                        </m:mcs>
                        <m:ctrlPr>
                          <w:rPr>
                            <w:rFonts w:ascii="Cambria Math" w:hAnsi="Cambria Math" w:cs="Arial"/>
                            <w:i/>
                            <w:sz w:val="18"/>
                            <w:szCs w:val="18"/>
                          </w:rPr>
                        </m:ctrlPr>
                      </m:mPr>
                      <m:mr>
                        <m:e>
                          <m:acc>
                            <m:accPr>
                              <m:chr m:val="̇"/>
                              <m:ctrlPr>
                                <w:rPr>
                                  <w:rFonts w:ascii="Cambria Math" w:hAnsi="Cambria Math" w:cs="Arial"/>
                                  <w:i/>
                                  <w:sz w:val="18"/>
                                  <w:szCs w:val="18"/>
                                </w:rPr>
                              </m:ctrlPr>
                            </m:accPr>
                            <m:e>
                              <m:r>
                                <w:rPr>
                                  <w:rFonts w:ascii="Cambria Math" w:hAnsi="Cambria Math" w:cs="Arial"/>
                                  <w:sz w:val="18"/>
                                  <w:szCs w:val="18"/>
                                </w:rPr>
                                <m:t>u</m:t>
                              </m:r>
                            </m:e>
                          </m:acc>
                          <m:r>
                            <w:rPr>
                              <w:rFonts w:ascii="Cambria Math" w:hAnsi="Cambria Math" w:cs="Arial"/>
                              <w:sz w:val="18"/>
                              <w:szCs w:val="18"/>
                            </w:rPr>
                            <m:t>+</m:t>
                          </m:r>
                          <m:r>
                            <w:rPr>
                              <w:rFonts w:ascii="Cambria Math" w:hAnsi="Cambria Math" w:cs="Arial"/>
                              <w:sz w:val="18"/>
                              <w:szCs w:val="18"/>
                            </w:rPr>
                            <m:t>qw</m:t>
                          </m:r>
                          <m:r>
                            <w:rPr>
                              <w:rFonts w:ascii="Cambria Math" w:hAnsi="Cambria Math" w:cs="Arial"/>
                              <w:sz w:val="18"/>
                              <w:szCs w:val="18"/>
                            </w:rPr>
                            <m:t>-</m:t>
                          </m:r>
                          <m:r>
                            <w:rPr>
                              <w:rFonts w:ascii="Cambria Math" w:hAnsi="Cambria Math" w:cs="Arial"/>
                              <w:sz w:val="18"/>
                              <w:szCs w:val="18"/>
                            </w:rPr>
                            <m:t>rv</m:t>
                          </m:r>
                        </m:e>
                      </m:mr>
                      <m:mr>
                        <m:e>
                          <m:acc>
                            <m:accPr>
                              <m:chr m:val="̇"/>
                              <m:ctrlPr>
                                <w:rPr>
                                  <w:rFonts w:ascii="Cambria Math" w:hAnsi="Cambria Math" w:cs="Arial"/>
                                  <w:i/>
                                  <w:sz w:val="18"/>
                                  <w:szCs w:val="18"/>
                                </w:rPr>
                              </m:ctrlPr>
                            </m:accPr>
                            <m:e>
                              <m:r>
                                <w:rPr>
                                  <w:rFonts w:ascii="Cambria Math" w:hAnsi="Cambria Math" w:cs="Arial"/>
                                  <w:sz w:val="18"/>
                                  <w:szCs w:val="18"/>
                                </w:rPr>
                                <m:t>v</m:t>
                              </m:r>
                            </m:e>
                          </m:acc>
                          <m:r>
                            <w:rPr>
                              <w:rFonts w:ascii="Cambria Math" w:hAnsi="Cambria Math" w:cs="Arial"/>
                              <w:sz w:val="18"/>
                              <w:szCs w:val="18"/>
                            </w:rPr>
                            <m:t>+</m:t>
                          </m:r>
                          <m:r>
                            <w:rPr>
                              <w:rFonts w:ascii="Cambria Math" w:hAnsi="Cambria Math" w:cs="Arial"/>
                              <w:sz w:val="18"/>
                              <w:szCs w:val="18"/>
                            </w:rPr>
                            <m:t>ru</m:t>
                          </m:r>
                          <m:r>
                            <w:rPr>
                              <w:rFonts w:ascii="Cambria Math" w:hAnsi="Cambria Math" w:cs="Arial"/>
                              <w:sz w:val="18"/>
                              <w:szCs w:val="18"/>
                            </w:rPr>
                            <m:t>-</m:t>
                          </m:r>
                          <m:r>
                            <w:rPr>
                              <w:rFonts w:ascii="Cambria Math" w:hAnsi="Cambria Math" w:cs="Arial"/>
                              <w:sz w:val="18"/>
                              <w:szCs w:val="18"/>
                            </w:rPr>
                            <m:t>pw</m:t>
                          </m:r>
                        </m:e>
                      </m:mr>
                      <m:mr>
                        <m:e>
                          <m:acc>
                            <m:accPr>
                              <m:chr m:val="̇"/>
                              <m:ctrlPr>
                                <w:rPr>
                                  <w:rFonts w:ascii="Cambria Math" w:hAnsi="Cambria Math" w:cs="Arial"/>
                                  <w:i/>
                                  <w:sz w:val="18"/>
                                  <w:szCs w:val="18"/>
                                </w:rPr>
                              </m:ctrlPr>
                            </m:accPr>
                            <m:e>
                              <m:r>
                                <w:rPr>
                                  <w:rFonts w:ascii="Cambria Math" w:hAnsi="Cambria Math" w:cs="Arial"/>
                                  <w:sz w:val="18"/>
                                  <w:szCs w:val="18"/>
                                </w:rPr>
                                <m:t>w</m:t>
                              </m:r>
                            </m:e>
                          </m:acc>
                          <m:r>
                            <w:rPr>
                              <w:rFonts w:ascii="Cambria Math" w:hAnsi="Cambria Math" w:cs="Arial"/>
                              <w:sz w:val="18"/>
                              <w:szCs w:val="18"/>
                            </w:rPr>
                            <m:t>+</m:t>
                          </m:r>
                          <m:r>
                            <w:rPr>
                              <w:rFonts w:ascii="Cambria Math" w:hAnsi="Cambria Math" w:cs="Arial"/>
                              <w:sz w:val="18"/>
                              <w:szCs w:val="18"/>
                            </w:rPr>
                            <m:t>pv</m:t>
                          </m:r>
                          <m:r>
                            <w:rPr>
                              <w:rFonts w:ascii="Cambria Math" w:hAnsi="Cambria Math" w:cs="Arial"/>
                              <w:sz w:val="18"/>
                              <w:szCs w:val="18"/>
                            </w:rPr>
                            <m:t>-</m:t>
                          </m:r>
                          <m:r>
                            <w:rPr>
                              <w:rFonts w:ascii="Cambria Math" w:hAnsi="Cambria Math" w:cs="Arial"/>
                              <w:sz w:val="18"/>
                              <w:szCs w:val="18"/>
                            </w:rPr>
                            <m:t>qu</m:t>
                          </m:r>
                        </m:e>
                      </m:mr>
                    </m:m>
                  </m:e>
                </m:d>
              </m:oMath>
            </m:oMathPara>
          </w:p>
          <w:p w14:paraId="1C2E35CB" w14:textId="232A82E7" w:rsidR="003F20BD" w:rsidRPr="00D51414" w:rsidRDefault="00813492" w:rsidP="00F50514">
            <w:pPr>
              <w:pStyle w:val="Caption"/>
              <w:spacing w:before="0" w:after="0"/>
              <w:jc w:val="right"/>
              <w:rPr>
                <w:rFonts w:ascii="Arial" w:hAnsi="Arial" w:cs="Arial"/>
                <w:color w:val="000000"/>
                <w:sz w:val="18"/>
                <w:szCs w:val="18"/>
              </w:rPr>
            </w:pPr>
            <w:r w:rsidRPr="00A84F51">
              <w:rPr>
                <w:rFonts w:ascii="Arial" w:hAnsi="Arial" w:cs="Arial"/>
                <w:sz w:val="18"/>
                <w:szCs w:val="18"/>
              </w:rPr>
              <w:t>(</w:t>
            </w:r>
            <w:r w:rsidR="00E521B6">
              <w:rPr>
                <w:rFonts w:ascii="Arial" w:hAnsi="Arial" w:cs="Arial"/>
                <w:sz w:val="18"/>
                <w:szCs w:val="18"/>
              </w:rPr>
              <w:t>11</w:t>
            </w:r>
            <w:r w:rsidRPr="00A84F51">
              <w:rPr>
                <w:rFonts w:ascii="Arial" w:hAnsi="Arial" w:cs="Arial"/>
                <w:sz w:val="18"/>
                <w:szCs w:val="18"/>
              </w:rPr>
              <w:t>)</w:t>
            </w:r>
          </w:p>
          <w:p w14:paraId="2036B6AD" w14:textId="77777777" w:rsidR="00813492" w:rsidRPr="00A84F51" w:rsidRDefault="009B07AC" w:rsidP="00F50514">
            <w:pPr>
              <w:pStyle w:val="WW-NormalWeb1"/>
              <w:keepNext/>
              <w:spacing w:before="0" w:after="0"/>
              <w:contextualSpacing/>
              <w:rPr>
                <w:rFonts w:ascii="Arial" w:hAnsi="Arial" w:cs="Arial"/>
                <w:sz w:val="18"/>
                <w:szCs w:val="18"/>
              </w:rPr>
            </w:pPr>
            <m:oMathPara>
              <m:oMath>
                <m:d>
                  <m:dPr>
                    <m:begChr m:val="["/>
                    <m:endChr m:val="]"/>
                    <m:ctrlPr>
                      <w:rPr>
                        <w:rFonts w:ascii="Cambria Math" w:hAnsi="Cambria Math" w:cs="Arial"/>
                        <w:i/>
                        <w:sz w:val="18"/>
                        <w:szCs w:val="18"/>
                      </w:rPr>
                    </m:ctrlPr>
                  </m:dPr>
                  <m:e>
                    <m:m>
                      <m:mPr>
                        <m:mcs>
                          <m:mc>
                            <m:mcPr>
                              <m:count m:val="1"/>
                              <m:mcJc m:val="center"/>
                            </m:mcPr>
                          </m:mc>
                        </m:mcs>
                        <m:ctrlPr>
                          <w:rPr>
                            <w:rFonts w:ascii="Cambria Math" w:hAnsi="Cambria Math" w:cs="Arial"/>
                            <w:i/>
                            <w:sz w:val="18"/>
                            <w:szCs w:val="18"/>
                          </w:rPr>
                        </m:ctrlPr>
                      </m:mPr>
                      <m:mr>
                        <m:e>
                          <m:r>
                            <w:rPr>
                              <w:rFonts w:ascii="Cambria Math" w:hAnsi="Cambria Math" w:cs="Arial"/>
                              <w:sz w:val="18"/>
                              <w:szCs w:val="18"/>
                            </w:rPr>
                            <m:t>L</m:t>
                          </m:r>
                        </m:e>
                      </m:mr>
                      <m:mr>
                        <m:e>
                          <m:r>
                            <w:rPr>
                              <w:rFonts w:ascii="Cambria Math" w:hAnsi="Cambria Math" w:cs="Arial"/>
                              <w:sz w:val="18"/>
                              <w:szCs w:val="18"/>
                            </w:rPr>
                            <m:t>M</m:t>
                          </m:r>
                        </m:e>
                      </m:mr>
                      <m:mr>
                        <m:e>
                          <m:r>
                            <w:rPr>
                              <w:rFonts w:ascii="Cambria Math" w:hAnsi="Cambria Math" w:cs="Arial"/>
                              <w:sz w:val="18"/>
                              <w:szCs w:val="18"/>
                            </w:rPr>
                            <m:t>N</m:t>
                          </m:r>
                        </m:e>
                      </m:mr>
                    </m:m>
                  </m:e>
                </m:d>
                <m:r>
                  <w:rPr>
                    <w:rFonts w:ascii="Cambria Math" w:hAnsi="Cambria Math" w:cs="Arial"/>
                    <w:sz w:val="18"/>
                    <w:szCs w:val="18"/>
                  </w:rPr>
                  <m:t>=</m:t>
                </m:r>
                <m:d>
                  <m:dPr>
                    <m:begChr m:val="["/>
                    <m:endChr m:val="]"/>
                    <m:ctrlPr>
                      <w:rPr>
                        <w:rFonts w:ascii="Cambria Math" w:hAnsi="Cambria Math" w:cs="Arial"/>
                        <w:i/>
                        <w:sz w:val="18"/>
                        <w:szCs w:val="18"/>
                      </w:rPr>
                    </m:ctrlPr>
                  </m:dPr>
                  <m:e>
                    <m:m>
                      <m:mPr>
                        <m:mcs>
                          <m:mc>
                            <m:mcPr>
                              <m:count m:val="1"/>
                              <m:mcJc m:val="center"/>
                            </m:mcPr>
                          </m:mc>
                        </m:mcs>
                        <m:ctrlPr>
                          <w:rPr>
                            <w:rFonts w:ascii="Cambria Math" w:hAnsi="Cambria Math" w:cs="Arial"/>
                            <w:i/>
                            <w:sz w:val="18"/>
                            <w:szCs w:val="18"/>
                          </w:rPr>
                        </m:ctrlPr>
                      </m:mPr>
                      <m:mr>
                        <m:e>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xx</m:t>
                              </m:r>
                            </m:sub>
                          </m:sSub>
                          <m:acc>
                            <m:accPr>
                              <m:chr m:val="̇"/>
                              <m:ctrlPr>
                                <w:rPr>
                                  <w:rFonts w:ascii="Cambria Math" w:hAnsi="Cambria Math" w:cs="Arial"/>
                                  <w:i/>
                                  <w:sz w:val="18"/>
                                  <w:szCs w:val="18"/>
                                </w:rPr>
                              </m:ctrlPr>
                            </m:accPr>
                            <m:e>
                              <m:r>
                                <w:rPr>
                                  <w:rFonts w:ascii="Cambria Math" w:hAnsi="Cambria Math" w:cs="Arial"/>
                                  <w:sz w:val="18"/>
                                  <w:szCs w:val="18"/>
                                </w:rPr>
                                <m:t>p</m:t>
                              </m:r>
                            </m:e>
                          </m:acc>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xz</m:t>
                              </m:r>
                            </m:sub>
                          </m:sSub>
                          <m:acc>
                            <m:accPr>
                              <m:chr m:val="̇"/>
                              <m:ctrlPr>
                                <w:rPr>
                                  <w:rFonts w:ascii="Cambria Math" w:hAnsi="Cambria Math" w:cs="Arial"/>
                                  <w:i/>
                                  <w:sz w:val="18"/>
                                  <w:szCs w:val="18"/>
                                </w:rPr>
                              </m:ctrlPr>
                            </m:accPr>
                            <m:e>
                              <m:r>
                                <w:rPr>
                                  <w:rFonts w:ascii="Cambria Math" w:hAnsi="Cambria Math" w:cs="Arial"/>
                                  <w:sz w:val="18"/>
                                  <w:szCs w:val="18"/>
                                </w:rPr>
                                <m:t>r</m:t>
                              </m:r>
                            </m:e>
                          </m:acc>
                          <m:r>
                            <w:rPr>
                              <w:rFonts w:ascii="Cambria Math" w:hAnsi="Cambria Math" w:cs="Arial"/>
                              <w:sz w:val="18"/>
                              <w:szCs w:val="18"/>
                            </w:rPr>
                            <m:t>-</m:t>
                          </m:r>
                          <m:r>
                            <w:rPr>
                              <w:rFonts w:ascii="Cambria Math" w:hAnsi="Cambria Math" w:cs="Arial"/>
                              <w:sz w:val="18"/>
                              <w:szCs w:val="18"/>
                            </w:rPr>
                            <m:t>qp</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xz</m:t>
                              </m:r>
                            </m:sub>
                          </m:sSub>
                          <m:r>
                            <w:rPr>
                              <w:rFonts w:ascii="Cambria Math" w:hAnsi="Cambria Math" w:cs="Arial"/>
                              <w:sz w:val="18"/>
                              <w:szCs w:val="18"/>
                            </w:rPr>
                            <m:t>+</m:t>
                          </m:r>
                          <m:r>
                            <w:rPr>
                              <w:rFonts w:ascii="Cambria Math" w:hAnsi="Cambria Math" w:cs="Arial"/>
                              <w:sz w:val="18"/>
                              <w:szCs w:val="18"/>
                            </w:rPr>
                            <m:t>qr</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zz</m:t>
                              </m:r>
                            </m:sub>
                          </m:sSub>
                          <m:r>
                            <w:rPr>
                              <w:rFonts w:ascii="Cambria Math" w:hAnsi="Cambria Math" w:cs="Arial"/>
                              <w:sz w:val="18"/>
                              <w:szCs w:val="18"/>
                            </w:rPr>
                            <m:t>-</m:t>
                          </m:r>
                          <m:r>
                            <w:rPr>
                              <w:rFonts w:ascii="Cambria Math" w:hAnsi="Cambria Math" w:cs="Arial"/>
                              <w:sz w:val="18"/>
                              <w:szCs w:val="18"/>
                            </w:rPr>
                            <m:t>rq</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yy</m:t>
                              </m:r>
                            </m:sub>
                          </m:sSub>
                        </m:e>
                      </m:mr>
                      <m:mr>
                        <m:e>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yy</m:t>
                              </m:r>
                            </m:sub>
                          </m:sSub>
                          <m:acc>
                            <m:accPr>
                              <m:chr m:val="̇"/>
                              <m:ctrlPr>
                                <w:rPr>
                                  <w:rFonts w:ascii="Cambria Math" w:hAnsi="Cambria Math" w:cs="Arial"/>
                                  <w:i/>
                                  <w:sz w:val="18"/>
                                  <w:szCs w:val="18"/>
                                </w:rPr>
                              </m:ctrlPr>
                            </m:accPr>
                            <m:e>
                              <m:r>
                                <w:rPr>
                                  <w:rFonts w:ascii="Cambria Math" w:hAnsi="Cambria Math" w:cs="Arial"/>
                                  <w:sz w:val="18"/>
                                  <w:szCs w:val="18"/>
                                </w:rPr>
                                <m:t>q</m:t>
                              </m:r>
                            </m:e>
                          </m:acc>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xz</m:t>
                              </m:r>
                            </m:sub>
                          </m:sSub>
                          <m:sSup>
                            <m:sSupPr>
                              <m:ctrlPr>
                                <w:rPr>
                                  <w:rFonts w:ascii="Cambria Math" w:hAnsi="Cambria Math" w:cs="Arial"/>
                                  <w:i/>
                                  <w:sz w:val="18"/>
                                  <w:szCs w:val="18"/>
                                </w:rPr>
                              </m:ctrlPr>
                            </m:sSupPr>
                            <m:e>
                              <m:r>
                                <w:rPr>
                                  <w:rFonts w:ascii="Cambria Math" w:hAnsi="Cambria Math" w:cs="Arial"/>
                                  <w:sz w:val="18"/>
                                  <w:szCs w:val="18"/>
                                </w:rPr>
                                <m:t>p</m:t>
                              </m:r>
                            </m:e>
                            <m:sup>
                              <m:r>
                                <w:rPr>
                                  <w:rFonts w:ascii="Cambria Math" w:hAnsi="Cambria Math" w:cs="Arial"/>
                                  <w:sz w:val="18"/>
                                  <w:szCs w:val="18"/>
                                </w:rPr>
                                <m:t>2</m:t>
                              </m:r>
                            </m:sup>
                          </m:sSup>
                          <m:r>
                            <w:rPr>
                              <w:rFonts w:ascii="Cambria Math" w:hAnsi="Cambria Math" w:cs="Arial"/>
                              <w:sz w:val="18"/>
                              <w:szCs w:val="18"/>
                            </w:rPr>
                            <m:t>-</m:t>
                          </m:r>
                          <m:r>
                            <w:rPr>
                              <w:rFonts w:ascii="Cambria Math" w:hAnsi="Cambria Math" w:cs="Arial"/>
                              <w:sz w:val="18"/>
                              <w:szCs w:val="18"/>
                            </w:rPr>
                            <m:t>pr</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zz</m:t>
                              </m:r>
                            </m:sub>
                          </m:sSub>
                          <m:r>
                            <w:rPr>
                              <w:rFonts w:ascii="Cambria Math" w:hAnsi="Cambria Math" w:cs="Arial"/>
                              <w:sz w:val="18"/>
                              <w:szCs w:val="18"/>
                            </w:rPr>
                            <m:t>+</m:t>
                          </m:r>
                          <m:r>
                            <w:rPr>
                              <w:rFonts w:ascii="Cambria Math" w:hAnsi="Cambria Math" w:cs="Arial"/>
                              <w:sz w:val="18"/>
                              <w:szCs w:val="18"/>
                            </w:rPr>
                            <m:t>rp</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xx</m:t>
                              </m:r>
                            </m:sub>
                          </m:sSub>
                          <m:r>
                            <w:rPr>
                              <w:rFonts w:ascii="Cambria Math" w:hAnsi="Cambria Math" w:cs="Arial"/>
                              <w:sz w:val="18"/>
                              <w:szCs w:val="18"/>
                            </w:rPr>
                            <m:t>-</m:t>
                          </m:r>
                          <m:sSup>
                            <m:sSupPr>
                              <m:ctrlPr>
                                <w:rPr>
                                  <w:rFonts w:ascii="Cambria Math" w:hAnsi="Cambria Math" w:cs="Arial"/>
                                  <w:i/>
                                  <w:sz w:val="18"/>
                                  <w:szCs w:val="18"/>
                                </w:rPr>
                              </m:ctrlPr>
                            </m:sSupPr>
                            <m:e>
                              <m:r>
                                <w:rPr>
                                  <w:rFonts w:ascii="Cambria Math" w:hAnsi="Cambria Math" w:cs="Arial"/>
                                  <w:sz w:val="18"/>
                                  <w:szCs w:val="18"/>
                                </w:rPr>
                                <m:t>r</m:t>
                              </m:r>
                            </m:e>
                            <m:sup>
                              <m:r>
                                <w:rPr>
                                  <w:rFonts w:ascii="Cambria Math" w:hAnsi="Cambria Math" w:cs="Arial"/>
                                  <w:sz w:val="18"/>
                                  <w:szCs w:val="18"/>
                                </w:rPr>
                                <m:t>2</m:t>
                              </m:r>
                            </m:sup>
                          </m:sSup>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xz</m:t>
                              </m:r>
                            </m:sub>
                          </m:sSub>
                        </m:e>
                      </m:mr>
                      <m:mr>
                        <m:e>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xz</m:t>
                              </m:r>
                            </m:sub>
                          </m:sSub>
                          <m:acc>
                            <m:accPr>
                              <m:chr m:val="̇"/>
                              <m:ctrlPr>
                                <w:rPr>
                                  <w:rFonts w:ascii="Cambria Math" w:hAnsi="Cambria Math" w:cs="Arial"/>
                                  <w:i/>
                                  <w:sz w:val="18"/>
                                  <w:szCs w:val="18"/>
                                </w:rPr>
                              </m:ctrlPr>
                            </m:accPr>
                            <m:e>
                              <m:r>
                                <w:rPr>
                                  <w:rFonts w:ascii="Cambria Math" w:hAnsi="Cambria Math" w:cs="Arial"/>
                                  <w:sz w:val="18"/>
                                  <w:szCs w:val="18"/>
                                </w:rPr>
                                <m:t>p</m:t>
                              </m:r>
                            </m:e>
                          </m:acc>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zz</m:t>
                              </m:r>
                            </m:sub>
                          </m:sSub>
                          <m:acc>
                            <m:accPr>
                              <m:chr m:val="̇"/>
                              <m:ctrlPr>
                                <w:rPr>
                                  <w:rFonts w:ascii="Cambria Math" w:hAnsi="Cambria Math" w:cs="Arial"/>
                                  <w:i/>
                                  <w:sz w:val="18"/>
                                  <w:szCs w:val="18"/>
                                </w:rPr>
                              </m:ctrlPr>
                            </m:accPr>
                            <m:e>
                              <m:r>
                                <w:rPr>
                                  <w:rFonts w:ascii="Cambria Math" w:hAnsi="Cambria Math" w:cs="Arial"/>
                                  <w:sz w:val="18"/>
                                  <w:szCs w:val="18"/>
                                </w:rPr>
                                <m:t>r</m:t>
                              </m:r>
                            </m:e>
                          </m:acc>
                          <m:r>
                            <w:rPr>
                              <w:rFonts w:ascii="Cambria Math" w:hAnsi="Cambria Math" w:cs="Arial"/>
                              <w:sz w:val="18"/>
                              <w:szCs w:val="18"/>
                            </w:rPr>
                            <m:t>+</m:t>
                          </m:r>
                          <m:r>
                            <w:rPr>
                              <w:rFonts w:ascii="Cambria Math" w:hAnsi="Cambria Math" w:cs="Arial"/>
                              <w:sz w:val="18"/>
                              <w:szCs w:val="18"/>
                            </w:rPr>
                            <m:t>pq</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yy</m:t>
                              </m:r>
                            </m:sub>
                          </m:sSub>
                          <m:r>
                            <w:rPr>
                              <w:rFonts w:ascii="Cambria Math" w:hAnsi="Cambria Math" w:cs="Arial"/>
                              <w:sz w:val="18"/>
                              <w:szCs w:val="18"/>
                            </w:rPr>
                            <m:t>-</m:t>
                          </m:r>
                          <m:r>
                            <w:rPr>
                              <w:rFonts w:ascii="Cambria Math" w:hAnsi="Cambria Math" w:cs="Arial"/>
                              <w:sz w:val="18"/>
                              <w:szCs w:val="18"/>
                            </w:rPr>
                            <m:t>qp</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xx</m:t>
                              </m:r>
                            </m:sub>
                          </m:sSub>
                          <m:r>
                            <w:rPr>
                              <w:rFonts w:ascii="Cambria Math" w:hAnsi="Cambria Math" w:cs="Arial"/>
                              <w:sz w:val="18"/>
                              <w:szCs w:val="18"/>
                            </w:rPr>
                            <m:t>+</m:t>
                          </m:r>
                          <m:r>
                            <w:rPr>
                              <w:rFonts w:ascii="Cambria Math" w:hAnsi="Cambria Math" w:cs="Arial"/>
                              <w:sz w:val="18"/>
                              <w:szCs w:val="18"/>
                            </w:rPr>
                            <m:t>qr</m:t>
                          </m:r>
                          <m:sSub>
                            <m:sSubPr>
                              <m:ctrlPr>
                                <w:rPr>
                                  <w:rFonts w:ascii="Cambria Math" w:hAnsi="Cambria Math" w:cs="Arial"/>
                                  <w:i/>
                                  <w:sz w:val="18"/>
                                  <w:szCs w:val="18"/>
                                </w:rPr>
                              </m:ctrlPr>
                            </m:sSubPr>
                            <m:e>
                              <m:r>
                                <w:rPr>
                                  <w:rFonts w:ascii="Cambria Math" w:hAnsi="Cambria Math" w:cs="Arial"/>
                                  <w:sz w:val="18"/>
                                  <w:szCs w:val="18"/>
                                </w:rPr>
                                <m:t>I</m:t>
                              </m:r>
                            </m:e>
                            <m:sub>
                              <m:r>
                                <w:rPr>
                                  <w:rFonts w:ascii="Cambria Math" w:hAnsi="Cambria Math" w:cs="Arial"/>
                                  <w:sz w:val="18"/>
                                  <w:szCs w:val="18"/>
                                </w:rPr>
                                <m:t>xz</m:t>
                              </m:r>
                            </m:sub>
                          </m:sSub>
                        </m:e>
                      </m:mr>
                    </m:m>
                  </m:e>
                </m:d>
              </m:oMath>
            </m:oMathPara>
          </w:p>
          <w:p w14:paraId="4AC5529E" w14:textId="631BB5CA" w:rsidR="008265C7" w:rsidRPr="00D51414" w:rsidRDefault="00813492" w:rsidP="00F50514">
            <w:pPr>
              <w:pStyle w:val="Caption"/>
              <w:spacing w:before="0" w:after="0"/>
              <w:jc w:val="right"/>
              <w:rPr>
                <w:rFonts w:ascii="Arial" w:hAnsi="Arial" w:cs="Arial"/>
                <w:color w:val="000000"/>
                <w:sz w:val="18"/>
                <w:szCs w:val="18"/>
              </w:rPr>
            </w:pPr>
            <w:r w:rsidRPr="00A84F51">
              <w:rPr>
                <w:rFonts w:ascii="Arial" w:hAnsi="Arial" w:cs="Arial"/>
                <w:sz w:val="18"/>
                <w:szCs w:val="18"/>
              </w:rPr>
              <w:t>(</w:t>
            </w:r>
            <w:r w:rsidR="00E521B6">
              <w:rPr>
                <w:rFonts w:ascii="Arial" w:hAnsi="Arial" w:cs="Arial"/>
                <w:sz w:val="18"/>
                <w:szCs w:val="18"/>
              </w:rPr>
              <w:t>12</w:t>
            </w:r>
            <w:r w:rsidRPr="00A84F51">
              <w:rPr>
                <w:rFonts w:ascii="Arial" w:hAnsi="Arial" w:cs="Arial"/>
                <w:sz w:val="18"/>
                <w:szCs w:val="18"/>
              </w:rPr>
              <w:t>)</w:t>
            </w:r>
          </w:p>
          <w:p w14:paraId="6494CEA9" w14:textId="77777777" w:rsidR="00ED6B18" w:rsidRPr="00A84F51" w:rsidRDefault="00ED6B18" w:rsidP="007962CB">
            <w:pPr>
              <w:pStyle w:val="WW-NormalWeb1"/>
              <w:spacing w:before="120"/>
              <w:jc w:val="both"/>
              <w:rPr>
                <w:rFonts w:ascii="Arial" w:hAnsi="Arial" w:cs="Arial"/>
                <w:color w:val="000000"/>
                <w:sz w:val="18"/>
                <w:szCs w:val="18"/>
              </w:rPr>
            </w:pPr>
            <w:r w:rsidRPr="00A84F51">
              <w:rPr>
                <w:rFonts w:ascii="Arial" w:hAnsi="Arial" w:cs="Arial"/>
                <w:color w:val="000000"/>
                <w:sz w:val="18"/>
                <w:szCs w:val="18"/>
              </w:rPr>
              <w:t>Üç yönde doğrusal, üç eksende ise açısal hareket içeren bu denklem seti basit fakat doğrusal olmayan bir settir. İlgili terimlerin tanımları özellikle uçuş mekaniği ile ilgili kitaplarda bulunabilir (Etkin, 1995).</w:t>
            </w:r>
          </w:p>
          <w:p w14:paraId="2B319397" w14:textId="4E18E03F" w:rsidR="00ED6B18" w:rsidRPr="00A84F51" w:rsidRDefault="00ED6B18" w:rsidP="007962CB">
            <w:pPr>
              <w:pStyle w:val="WW-NormalWeb1"/>
              <w:spacing w:before="120"/>
              <w:jc w:val="both"/>
              <w:rPr>
                <w:rFonts w:ascii="Arial" w:hAnsi="Arial" w:cs="Arial"/>
                <w:color w:val="000000"/>
                <w:sz w:val="18"/>
                <w:szCs w:val="18"/>
              </w:rPr>
            </w:pPr>
            <w:r w:rsidRPr="00A84F51">
              <w:rPr>
                <w:rFonts w:ascii="Arial" w:hAnsi="Arial" w:cs="Arial"/>
                <w:color w:val="000000"/>
                <w:sz w:val="18"/>
                <w:szCs w:val="18"/>
              </w:rPr>
              <w:t xml:space="preserve">Açıklanmış olan yaklaşımın </w:t>
            </w:r>
            <w:proofErr w:type="spellStart"/>
            <w:r w:rsidR="00B311AD">
              <w:rPr>
                <w:rFonts w:ascii="Arial" w:hAnsi="Arial" w:cs="Arial"/>
                <w:color w:val="000000"/>
                <w:sz w:val="18"/>
                <w:szCs w:val="18"/>
              </w:rPr>
              <w:t>MP</w:t>
            </w:r>
            <w:r w:rsidRPr="00A84F51">
              <w:rPr>
                <w:rFonts w:ascii="Arial" w:hAnsi="Arial" w:cs="Arial"/>
                <w:color w:val="000000"/>
                <w:sz w:val="18"/>
                <w:szCs w:val="18"/>
              </w:rPr>
              <w:t>ler</w:t>
            </w:r>
            <w:proofErr w:type="spellEnd"/>
            <w:r w:rsidRPr="00A84F51">
              <w:rPr>
                <w:rFonts w:ascii="Arial" w:hAnsi="Arial" w:cs="Arial"/>
                <w:color w:val="000000"/>
                <w:sz w:val="18"/>
                <w:szCs w:val="18"/>
              </w:rPr>
              <w:t xml:space="preserve"> üstünde uygulaması çok kısıtlı olmak </w:t>
            </w:r>
            <w:proofErr w:type="gramStart"/>
            <w:r w:rsidRPr="00A84F51">
              <w:rPr>
                <w:rFonts w:ascii="Arial" w:hAnsi="Arial" w:cs="Arial"/>
                <w:color w:val="000000"/>
                <w:sz w:val="18"/>
                <w:szCs w:val="18"/>
              </w:rPr>
              <w:t>ile birlikte</w:t>
            </w:r>
            <w:proofErr w:type="gramEnd"/>
            <w:r w:rsidRPr="00A84F51">
              <w:rPr>
                <w:rFonts w:ascii="Arial" w:hAnsi="Arial" w:cs="Arial"/>
                <w:color w:val="000000"/>
                <w:sz w:val="18"/>
                <w:szCs w:val="18"/>
              </w:rPr>
              <w:t xml:space="preserve">, havacılık alanında yaygın olan, benzer bir uygulama harici yük ayrılması olup bu konuda çok sayıda kaynak bulunmaktadır (Demir </w:t>
            </w:r>
            <w:proofErr w:type="spellStart"/>
            <w:r w:rsidRPr="00A84F51">
              <w:rPr>
                <w:rFonts w:ascii="Arial" w:hAnsi="Arial" w:cs="Arial"/>
                <w:color w:val="000000"/>
                <w:sz w:val="18"/>
                <w:szCs w:val="18"/>
              </w:rPr>
              <w:t>vd</w:t>
            </w:r>
            <w:proofErr w:type="spellEnd"/>
            <w:r w:rsidRPr="00A84F51">
              <w:rPr>
                <w:rFonts w:ascii="Arial" w:hAnsi="Arial" w:cs="Arial"/>
                <w:color w:val="000000"/>
                <w:sz w:val="18"/>
                <w:szCs w:val="18"/>
              </w:rPr>
              <w:t>, 2018) (</w:t>
            </w:r>
            <w:proofErr w:type="spellStart"/>
            <w:r w:rsidRPr="00A84F51">
              <w:rPr>
                <w:rFonts w:ascii="Arial" w:hAnsi="Arial" w:cs="Arial"/>
                <w:color w:val="000000"/>
                <w:sz w:val="18"/>
                <w:szCs w:val="18"/>
              </w:rPr>
              <w:t>Sheharyar</w:t>
            </w:r>
            <w:proofErr w:type="spellEnd"/>
            <w:r w:rsidRPr="00A84F51">
              <w:rPr>
                <w:rFonts w:ascii="Arial" w:hAnsi="Arial" w:cs="Arial"/>
                <w:color w:val="000000"/>
                <w:sz w:val="18"/>
                <w:szCs w:val="18"/>
              </w:rPr>
              <w:t xml:space="preserve"> </w:t>
            </w:r>
            <w:proofErr w:type="spellStart"/>
            <w:r w:rsidRPr="00A84F51">
              <w:rPr>
                <w:rFonts w:ascii="Arial" w:hAnsi="Arial" w:cs="Arial"/>
                <w:color w:val="000000"/>
                <w:sz w:val="18"/>
                <w:szCs w:val="18"/>
              </w:rPr>
              <w:t>vd</w:t>
            </w:r>
            <w:proofErr w:type="spellEnd"/>
            <w:r w:rsidRPr="00A84F51">
              <w:rPr>
                <w:rFonts w:ascii="Arial" w:hAnsi="Arial" w:cs="Arial"/>
                <w:color w:val="000000"/>
                <w:sz w:val="18"/>
                <w:szCs w:val="18"/>
              </w:rPr>
              <w:t xml:space="preserve">, 2018). Genellikle uçakların kanat altında taşınan mühimmat veya yedek yakıt tankının uçaktan ayrılması aşamasında izlediği yörünge hava aracının güvenliği için çok önemlidir. Bırakılan parçanın geri dönüp kanada çarptığı birçok olay görülmüştür. Bu sebeple hava aracı tasarımında hesaplamalı akışkanlar dinamiği ile etkileşimli bir şekilde hareket denklemlerinin çözüldüğü detay analizler gerçekleştirilmektedir. </w:t>
            </w:r>
            <w:r w:rsidR="00B311AD">
              <w:rPr>
                <w:rFonts w:ascii="Arial" w:hAnsi="Arial" w:cs="Arial"/>
                <w:color w:val="000000"/>
                <w:sz w:val="18"/>
                <w:szCs w:val="18"/>
              </w:rPr>
              <w:t>MP</w:t>
            </w:r>
            <w:r w:rsidRPr="00A84F51">
              <w:rPr>
                <w:rFonts w:ascii="Arial" w:hAnsi="Arial" w:cs="Arial"/>
                <w:color w:val="000000"/>
                <w:sz w:val="18"/>
                <w:szCs w:val="18"/>
              </w:rPr>
              <w:t xml:space="preserve"> parçacıkların sıvı içinde, üstünde oluşan yükler ve kendi ağırlığı altında, yörüngesinin belirlenmesinde de harici yük ayrılmasında kullanılan yöntem benzeri bir yaklaşım uygulanacaktır.</w:t>
            </w:r>
          </w:p>
          <w:p w14:paraId="679AE960" w14:textId="2B5FBF42" w:rsidR="00ED6B18" w:rsidRPr="00A84F51" w:rsidRDefault="00ED6B18" w:rsidP="007962CB">
            <w:pPr>
              <w:pStyle w:val="WW-NormalWeb1"/>
              <w:spacing w:before="120"/>
              <w:jc w:val="both"/>
              <w:rPr>
                <w:rFonts w:ascii="Arial" w:hAnsi="Arial" w:cs="Arial"/>
                <w:color w:val="000000"/>
                <w:sz w:val="18"/>
                <w:szCs w:val="18"/>
              </w:rPr>
            </w:pPr>
            <w:r w:rsidRPr="00A84F51">
              <w:rPr>
                <w:rFonts w:ascii="Arial" w:hAnsi="Arial" w:cs="Arial"/>
                <w:color w:val="000000"/>
                <w:sz w:val="18"/>
                <w:szCs w:val="18"/>
              </w:rPr>
              <w:t xml:space="preserve">Bu analizlerin gerçekleştirilmesi aşamasında TED Üniversitesi bünyesinde bulunan </w:t>
            </w:r>
            <w:proofErr w:type="spellStart"/>
            <w:r w:rsidRPr="00A84F51">
              <w:rPr>
                <w:rFonts w:ascii="Arial" w:hAnsi="Arial" w:cs="Arial"/>
                <w:color w:val="000000"/>
                <w:sz w:val="18"/>
                <w:szCs w:val="18"/>
              </w:rPr>
              <w:t>StarCCM</w:t>
            </w:r>
            <w:proofErr w:type="spellEnd"/>
            <w:r w:rsidRPr="00A84F51">
              <w:rPr>
                <w:rFonts w:ascii="Arial" w:hAnsi="Arial" w:cs="Arial"/>
                <w:color w:val="000000"/>
                <w:sz w:val="18"/>
                <w:szCs w:val="18"/>
              </w:rPr>
              <w:t xml:space="preserve">+ yazılımı kullanılacaktır. </w:t>
            </w:r>
            <w:proofErr w:type="spellStart"/>
            <w:r w:rsidRPr="00A84F51">
              <w:rPr>
                <w:rFonts w:ascii="Arial" w:hAnsi="Arial" w:cs="Arial"/>
                <w:color w:val="000000"/>
                <w:sz w:val="18"/>
                <w:szCs w:val="18"/>
              </w:rPr>
              <w:t>StarCCM</w:t>
            </w:r>
            <w:proofErr w:type="spellEnd"/>
            <w:r w:rsidRPr="00A84F51">
              <w:rPr>
                <w:rFonts w:ascii="Arial" w:hAnsi="Arial" w:cs="Arial"/>
                <w:color w:val="000000"/>
                <w:sz w:val="18"/>
                <w:szCs w:val="18"/>
              </w:rPr>
              <w:t xml:space="preserve">+ sonlu hacimler metodu yaklaşımı ile geliştirilmiş bir çoklu fizik çözücüsüdür. Bünyesinde akış çözümleri için bulundurduğu sıkışabilir ve sıkışamaz formülasyonların yanı sıra birçok türbülans modeli de mevcuttur. Kendi çözüm ağı oluşturucusunu da barındıran bu yazılım aynı zamanda ısıl ve yapısal analizleri de gerçekleştirebilmektedir. Kodlama gerektirmeden 6 serbestlik dereceli hareket denklemleri ile akış çözücüsünün konuşmasının sağlanabilmesi, </w:t>
            </w:r>
            <w:proofErr w:type="spellStart"/>
            <w:r w:rsidR="00B311AD">
              <w:rPr>
                <w:rFonts w:ascii="Arial" w:hAnsi="Arial" w:cs="Arial"/>
                <w:color w:val="000000"/>
                <w:sz w:val="18"/>
                <w:szCs w:val="18"/>
              </w:rPr>
              <w:t>MP</w:t>
            </w:r>
            <w:r w:rsidRPr="00A84F51">
              <w:rPr>
                <w:rFonts w:ascii="Arial" w:hAnsi="Arial" w:cs="Arial"/>
                <w:color w:val="000000"/>
                <w:sz w:val="18"/>
                <w:szCs w:val="18"/>
              </w:rPr>
              <w:t>lerin</w:t>
            </w:r>
            <w:proofErr w:type="spellEnd"/>
            <w:r w:rsidRPr="00A84F51">
              <w:rPr>
                <w:rFonts w:ascii="Arial" w:hAnsi="Arial" w:cs="Arial"/>
                <w:color w:val="000000"/>
                <w:sz w:val="18"/>
                <w:szCs w:val="18"/>
              </w:rPr>
              <w:t xml:space="preserve"> hareket analizlerinde kolaylık sağlayacaktır. Bu yazılım kabiliyetleri sebebi ile havacılık sektöründe de yaygın olarak kullanılmaktadır. </w:t>
            </w:r>
          </w:p>
          <w:p w14:paraId="373F6C91" w14:textId="3AB39299" w:rsidR="0019266B" w:rsidRPr="00A84F51" w:rsidRDefault="00ED6B18" w:rsidP="007962CB">
            <w:pPr>
              <w:pStyle w:val="WW-NormalWeb1"/>
              <w:spacing w:before="120"/>
              <w:jc w:val="both"/>
              <w:rPr>
                <w:rFonts w:ascii="Arial" w:hAnsi="Arial" w:cs="Arial"/>
                <w:i/>
                <w:iCs/>
                <w:color w:val="000000"/>
                <w:sz w:val="18"/>
                <w:szCs w:val="18"/>
              </w:rPr>
            </w:pPr>
            <w:r w:rsidRPr="00A84F51">
              <w:rPr>
                <w:rFonts w:ascii="Arial" w:hAnsi="Arial" w:cs="Arial"/>
                <w:color w:val="000000"/>
                <w:sz w:val="18"/>
                <w:szCs w:val="18"/>
              </w:rPr>
              <w:t>İP-2’de açıklanan analiz yöntemi bu pakette de uygulanacaktır. Sayısal modelleme ile çökelme hızı, parçacık düşme yörüngesi ve parçacık eksen hareketleri analiz edilecektir. Bu sonuçlar kullanılarak tanımlanmış şekil faktörünün sürükleme katsayısı, C</w:t>
            </w:r>
            <w:r w:rsidRPr="00A84F51">
              <w:rPr>
                <w:rFonts w:ascii="Arial" w:hAnsi="Arial" w:cs="Arial"/>
                <w:color w:val="000000"/>
                <w:sz w:val="18"/>
                <w:szCs w:val="18"/>
                <w:vertAlign w:val="subscript"/>
              </w:rPr>
              <w:t>D</w:t>
            </w:r>
            <w:r w:rsidRPr="00A84F51">
              <w:rPr>
                <w:rFonts w:ascii="Arial" w:hAnsi="Arial" w:cs="Arial"/>
                <w:color w:val="000000"/>
                <w:sz w:val="18"/>
                <w:szCs w:val="18"/>
              </w:rPr>
              <w:t xml:space="preserve"> ve Reynolds sayısı, Re üzerindeki etkisi C</w:t>
            </w:r>
            <w:r w:rsidRPr="00A84F51">
              <w:rPr>
                <w:rFonts w:ascii="Arial" w:hAnsi="Arial" w:cs="Arial"/>
                <w:color w:val="000000"/>
                <w:sz w:val="18"/>
                <w:szCs w:val="18"/>
                <w:vertAlign w:val="subscript"/>
              </w:rPr>
              <w:t>D</w:t>
            </w:r>
            <w:r w:rsidRPr="00A84F51">
              <w:rPr>
                <w:rFonts w:ascii="Arial" w:hAnsi="Arial" w:cs="Arial"/>
                <w:color w:val="000000"/>
                <w:sz w:val="18"/>
                <w:szCs w:val="18"/>
              </w:rPr>
              <w:t xml:space="preserve">-Re ve </w:t>
            </w:r>
            <w:r w:rsidRPr="006366BA">
              <w:rPr>
                <w:rFonts w:ascii="Arial" w:hAnsi="Arial" w:cs="Arial"/>
                <w:color w:val="000000"/>
                <w:sz w:val="18"/>
                <w:szCs w:val="18"/>
              </w:rPr>
              <w:sym w:font="Symbol" w:char="F059"/>
            </w:r>
            <w:r w:rsidRPr="006366BA">
              <w:rPr>
                <w:rFonts w:ascii="Arial" w:hAnsi="Arial" w:cs="Arial"/>
                <w:color w:val="000000"/>
                <w:sz w:val="18"/>
                <w:szCs w:val="18"/>
              </w:rPr>
              <w:t>C</w:t>
            </w:r>
            <w:r w:rsidRPr="006366BA">
              <w:rPr>
                <w:rFonts w:ascii="Arial" w:hAnsi="Arial" w:cs="Arial"/>
                <w:color w:val="000000"/>
                <w:sz w:val="18"/>
                <w:szCs w:val="18"/>
                <w:vertAlign w:val="subscript"/>
              </w:rPr>
              <w:t xml:space="preserve">D </w:t>
            </w:r>
            <w:r w:rsidRPr="006366BA">
              <w:rPr>
                <w:rFonts w:ascii="Arial" w:hAnsi="Arial" w:cs="Arial"/>
                <w:color w:val="000000"/>
                <w:sz w:val="18"/>
                <w:szCs w:val="18"/>
              </w:rPr>
              <w:t xml:space="preserve">-Re grafikleri her bir plastik tipi ve şekli için çizilerek incelenecektir. Elde edilen grafiklerden Göğüş vd. (2001)’de önerilen yöntem ile çökelme hızı değerleri hesaplanacaktır. Hesaplanan hız değerleri literatürde farklı şekil ve türdeki parçacıklar için çalışılmış çökelme hızı denklemleri ile karşılaştırılacaktır. </w:t>
            </w:r>
          </w:p>
          <w:p w14:paraId="21D48EE3" w14:textId="0842CEFD" w:rsidR="00ED6B18" w:rsidRDefault="00ED6B18" w:rsidP="007B3504">
            <w:pPr>
              <w:pStyle w:val="Caption"/>
              <w:jc w:val="both"/>
              <w:rPr>
                <w:rFonts w:ascii="Arial" w:hAnsi="Arial" w:cs="Arial"/>
                <w:i w:val="0"/>
                <w:iCs w:val="0"/>
                <w:color w:val="000000"/>
                <w:sz w:val="18"/>
                <w:szCs w:val="18"/>
              </w:rPr>
            </w:pPr>
            <w:proofErr w:type="spellStart"/>
            <w:r w:rsidRPr="00A84F51">
              <w:rPr>
                <w:rFonts w:ascii="Arial" w:hAnsi="Arial" w:cs="Arial"/>
                <w:i w:val="0"/>
                <w:iCs w:val="0"/>
                <w:color w:val="000000"/>
                <w:sz w:val="18"/>
                <w:szCs w:val="18"/>
              </w:rPr>
              <w:t>Proje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önerisinde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araştırmacı</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olarak</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bulunan</w:t>
            </w:r>
            <w:proofErr w:type="spellEnd"/>
            <w:r w:rsidRPr="00A84F51">
              <w:rPr>
                <w:rFonts w:ascii="Arial" w:hAnsi="Arial" w:cs="Arial"/>
                <w:i w:val="0"/>
                <w:iCs w:val="0"/>
                <w:color w:val="000000"/>
                <w:sz w:val="18"/>
                <w:szCs w:val="18"/>
              </w:rPr>
              <w:t xml:space="preserve"> TED </w:t>
            </w:r>
            <w:proofErr w:type="spellStart"/>
            <w:r w:rsidRPr="00A84F51">
              <w:rPr>
                <w:rFonts w:ascii="Arial" w:hAnsi="Arial" w:cs="Arial"/>
                <w:i w:val="0"/>
                <w:iCs w:val="0"/>
                <w:color w:val="000000"/>
                <w:sz w:val="18"/>
                <w:szCs w:val="18"/>
              </w:rPr>
              <w:t>Üniversitesi</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Mühendislik</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Fakültesi</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Makine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Mühendisliği</w:t>
            </w:r>
            <w:proofErr w:type="spellEnd"/>
            <w:r w:rsidRPr="00A84F51">
              <w:rPr>
                <w:rFonts w:ascii="Arial" w:hAnsi="Arial" w:cs="Arial"/>
                <w:i w:val="0"/>
                <w:iCs w:val="0"/>
                <w:color w:val="000000"/>
                <w:sz w:val="18"/>
                <w:szCs w:val="18"/>
              </w:rPr>
              <w:t xml:space="preserve"> Dr. </w:t>
            </w:r>
            <w:proofErr w:type="spellStart"/>
            <w:r w:rsidRPr="00A84F51">
              <w:rPr>
                <w:rFonts w:ascii="Arial" w:hAnsi="Arial" w:cs="Arial"/>
                <w:i w:val="0"/>
                <w:iCs w:val="0"/>
                <w:color w:val="000000"/>
                <w:sz w:val="18"/>
                <w:szCs w:val="18"/>
              </w:rPr>
              <w:t>Öğr</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Üyesi</w:t>
            </w:r>
            <w:proofErr w:type="spellEnd"/>
            <w:r w:rsidRPr="00A84F51">
              <w:rPr>
                <w:rFonts w:ascii="Arial" w:hAnsi="Arial" w:cs="Arial"/>
                <w:i w:val="0"/>
                <w:iCs w:val="0"/>
                <w:color w:val="000000"/>
                <w:sz w:val="18"/>
                <w:szCs w:val="18"/>
              </w:rPr>
              <w:t xml:space="preserve"> Onur </w:t>
            </w:r>
            <w:proofErr w:type="spellStart"/>
            <w:r w:rsidRPr="00A84F51">
              <w:rPr>
                <w:rFonts w:ascii="Arial" w:hAnsi="Arial" w:cs="Arial"/>
                <w:i w:val="0"/>
                <w:iCs w:val="0"/>
                <w:color w:val="000000"/>
                <w:sz w:val="18"/>
                <w:szCs w:val="18"/>
              </w:rPr>
              <w:t>Baş</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savunma</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sanayinde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çalıştığı</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süre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boyunca</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bu</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ve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benzeri</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analizleri</w:t>
            </w:r>
            <w:r w:rsidR="00E5361A">
              <w:rPr>
                <w:rFonts w:ascii="Arial" w:hAnsi="Arial" w:cs="Arial"/>
                <w:i w:val="0"/>
                <w:iCs w:val="0"/>
                <w:color w:val="000000"/>
                <w:sz w:val="18"/>
                <w:szCs w:val="18"/>
              </w:rPr>
              <w:t>n</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gerçekleştir</w:t>
            </w:r>
            <w:r w:rsidR="00E5361A">
              <w:rPr>
                <w:rFonts w:ascii="Arial" w:hAnsi="Arial" w:cs="Arial"/>
                <w:i w:val="0"/>
                <w:iCs w:val="0"/>
                <w:color w:val="000000"/>
                <w:sz w:val="18"/>
                <w:szCs w:val="18"/>
              </w:rPr>
              <w:t>il</w:t>
            </w:r>
            <w:r w:rsidRPr="00A84F51">
              <w:rPr>
                <w:rFonts w:ascii="Arial" w:hAnsi="Arial" w:cs="Arial"/>
                <w:i w:val="0"/>
                <w:iCs w:val="0"/>
                <w:color w:val="000000"/>
                <w:sz w:val="18"/>
                <w:szCs w:val="18"/>
              </w:rPr>
              <w:t>diği</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birçok</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grupta</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yöneticilik</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ve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danışmanlık</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yapmıştır</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Alanında</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ulusal</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ve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uluslararası</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bir</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çok</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yayını</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bulunmaktadır</w:t>
            </w:r>
            <w:proofErr w:type="spellEnd"/>
            <w:r w:rsidRPr="00A84F51">
              <w:rPr>
                <w:rFonts w:ascii="Arial" w:hAnsi="Arial" w:cs="Arial"/>
                <w:i w:val="0"/>
                <w:iCs w:val="0"/>
                <w:color w:val="000000"/>
                <w:sz w:val="18"/>
                <w:szCs w:val="18"/>
              </w:rPr>
              <w:t xml:space="preserve">. İP-3’de </w:t>
            </w:r>
            <w:proofErr w:type="spellStart"/>
            <w:r w:rsidRPr="00A84F51">
              <w:rPr>
                <w:rFonts w:ascii="Arial" w:hAnsi="Arial" w:cs="Arial"/>
                <w:i w:val="0"/>
                <w:iCs w:val="0"/>
                <w:color w:val="000000"/>
                <w:sz w:val="18"/>
                <w:szCs w:val="18"/>
              </w:rPr>
              <w:t>sayısal</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modelleme</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bölümünden</w:t>
            </w:r>
            <w:proofErr w:type="spellEnd"/>
            <w:r w:rsidRPr="00A84F51">
              <w:rPr>
                <w:rFonts w:ascii="Arial" w:hAnsi="Arial" w:cs="Arial"/>
                <w:i w:val="0"/>
                <w:iCs w:val="0"/>
                <w:color w:val="000000"/>
                <w:sz w:val="18"/>
                <w:szCs w:val="18"/>
              </w:rPr>
              <w:t xml:space="preserve"> </w:t>
            </w:r>
            <w:proofErr w:type="spellStart"/>
            <w:r w:rsidRPr="00A84F51">
              <w:rPr>
                <w:rFonts w:ascii="Arial" w:hAnsi="Arial" w:cs="Arial"/>
                <w:i w:val="0"/>
                <w:iCs w:val="0"/>
                <w:color w:val="000000"/>
                <w:sz w:val="18"/>
                <w:szCs w:val="18"/>
              </w:rPr>
              <w:t>sorumludur</w:t>
            </w:r>
            <w:proofErr w:type="spellEnd"/>
            <w:r w:rsidRPr="00A84F51">
              <w:rPr>
                <w:rFonts w:ascii="Arial" w:hAnsi="Arial" w:cs="Arial"/>
                <w:i w:val="0"/>
                <w:iCs w:val="0"/>
                <w:color w:val="000000"/>
                <w:sz w:val="18"/>
                <w:szCs w:val="18"/>
              </w:rPr>
              <w:t>.</w:t>
            </w:r>
          </w:p>
          <w:p w14:paraId="652112DF" w14:textId="77E1DE55" w:rsidR="002F66EA" w:rsidRPr="000F7EA6" w:rsidRDefault="00D95DA5" w:rsidP="002F66EA">
            <w:pPr>
              <w:pStyle w:val="WW-NormalWeb1"/>
              <w:spacing w:after="100" w:afterAutospacing="1"/>
              <w:contextualSpacing/>
              <w:jc w:val="both"/>
              <w:rPr>
                <w:rFonts w:ascii="Arial" w:hAnsi="Arial" w:cs="Arial"/>
                <w:b/>
                <w:bCs/>
                <w:color w:val="000000" w:themeColor="text1"/>
                <w:sz w:val="18"/>
                <w:szCs w:val="18"/>
                <w:u w:val="single"/>
              </w:rPr>
            </w:pPr>
            <w:r w:rsidRPr="000F7EA6">
              <w:rPr>
                <w:rFonts w:ascii="Arial" w:hAnsi="Arial" w:cs="Arial"/>
                <w:b/>
                <w:bCs/>
                <w:color w:val="000000" w:themeColor="text1"/>
                <w:sz w:val="18"/>
                <w:szCs w:val="18"/>
                <w:u w:val="single"/>
              </w:rPr>
              <w:t>Derin Öğrenme</w:t>
            </w:r>
            <w:r w:rsidR="002F66EA" w:rsidRPr="000F7EA6">
              <w:rPr>
                <w:rFonts w:ascii="Arial" w:hAnsi="Arial" w:cs="Arial"/>
                <w:b/>
                <w:bCs/>
                <w:color w:val="000000" w:themeColor="text1"/>
                <w:sz w:val="18"/>
                <w:szCs w:val="18"/>
                <w:u w:val="single"/>
              </w:rPr>
              <w:t xml:space="preserve"> ile </w:t>
            </w:r>
            <w:r w:rsidRPr="000F7EA6">
              <w:rPr>
                <w:rFonts w:ascii="Arial" w:hAnsi="Arial" w:cs="Arial"/>
                <w:b/>
                <w:bCs/>
                <w:color w:val="000000" w:themeColor="text1"/>
                <w:sz w:val="18"/>
                <w:szCs w:val="18"/>
                <w:u w:val="single"/>
              </w:rPr>
              <w:t xml:space="preserve">Deney </w:t>
            </w:r>
            <w:r w:rsidR="00BB6EAC" w:rsidRPr="000F7EA6">
              <w:rPr>
                <w:rFonts w:ascii="Arial" w:hAnsi="Arial" w:cs="Arial"/>
                <w:b/>
                <w:bCs/>
                <w:color w:val="000000" w:themeColor="text1"/>
                <w:sz w:val="18"/>
                <w:szCs w:val="18"/>
                <w:u w:val="single"/>
              </w:rPr>
              <w:t>S</w:t>
            </w:r>
            <w:r w:rsidRPr="000F7EA6">
              <w:rPr>
                <w:rFonts w:ascii="Arial" w:hAnsi="Arial" w:cs="Arial"/>
                <w:b/>
                <w:bCs/>
                <w:color w:val="000000" w:themeColor="text1"/>
                <w:sz w:val="18"/>
                <w:szCs w:val="18"/>
                <w:u w:val="single"/>
              </w:rPr>
              <w:t xml:space="preserve">onuçlarının </w:t>
            </w:r>
            <w:r w:rsidR="002F66EA" w:rsidRPr="000F7EA6">
              <w:rPr>
                <w:rFonts w:ascii="Arial" w:hAnsi="Arial" w:cs="Arial"/>
                <w:b/>
                <w:bCs/>
                <w:color w:val="000000" w:themeColor="text1"/>
                <w:sz w:val="18"/>
                <w:szCs w:val="18"/>
                <w:u w:val="single"/>
              </w:rPr>
              <w:t xml:space="preserve">Çökelme Davranışı </w:t>
            </w:r>
            <w:r w:rsidRPr="000F7EA6">
              <w:rPr>
                <w:rFonts w:ascii="Arial" w:hAnsi="Arial" w:cs="Arial"/>
                <w:b/>
                <w:bCs/>
                <w:color w:val="000000" w:themeColor="text1"/>
                <w:sz w:val="18"/>
                <w:szCs w:val="18"/>
                <w:u w:val="single"/>
              </w:rPr>
              <w:t xml:space="preserve">için </w:t>
            </w:r>
            <w:r w:rsidR="002F66EA" w:rsidRPr="000F7EA6">
              <w:rPr>
                <w:rFonts w:ascii="Arial" w:hAnsi="Arial" w:cs="Arial"/>
                <w:b/>
                <w:bCs/>
                <w:color w:val="000000" w:themeColor="text1"/>
                <w:sz w:val="18"/>
                <w:szCs w:val="18"/>
                <w:u w:val="single"/>
              </w:rPr>
              <w:t xml:space="preserve">Analizi ve Şekil Faktörü Geliştirilmesi (İP-4) </w:t>
            </w:r>
          </w:p>
          <w:p w14:paraId="70FB3D0E" w14:textId="6368B8CA" w:rsidR="005C3DDD" w:rsidRDefault="00D95DA5" w:rsidP="00D95DA5">
            <w:pPr>
              <w:pStyle w:val="Caption"/>
              <w:jc w:val="both"/>
              <w:rPr>
                <w:rFonts w:ascii="Arial" w:hAnsi="Arial" w:cs="Arial"/>
                <w:i w:val="0"/>
                <w:iCs w:val="0"/>
                <w:color w:val="000000" w:themeColor="text1"/>
                <w:sz w:val="18"/>
                <w:szCs w:val="18"/>
                <w:lang w:val="tr-TR"/>
              </w:rPr>
            </w:pPr>
            <w:r>
              <w:rPr>
                <w:rFonts w:ascii="Arial" w:hAnsi="Arial" w:cs="Arial"/>
                <w:i w:val="0"/>
                <w:iCs w:val="0"/>
                <w:color w:val="000000" w:themeColor="text1"/>
                <w:sz w:val="18"/>
                <w:szCs w:val="18"/>
              </w:rPr>
              <w:t xml:space="preserve">Bu </w:t>
            </w:r>
            <w:proofErr w:type="spellStart"/>
            <w:r>
              <w:rPr>
                <w:rFonts w:ascii="Arial" w:hAnsi="Arial" w:cs="Arial"/>
                <w:i w:val="0"/>
                <w:iCs w:val="0"/>
                <w:color w:val="000000" w:themeColor="text1"/>
                <w:sz w:val="18"/>
                <w:szCs w:val="18"/>
              </w:rPr>
              <w:t>iş</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paketi</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kapsamında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derin</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öğrenme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a</w:t>
            </w:r>
            <w:r w:rsidR="00C672E5">
              <w:rPr>
                <w:rFonts w:ascii="Arial" w:hAnsi="Arial" w:cs="Arial"/>
                <w:i w:val="0"/>
                <w:iCs w:val="0"/>
                <w:color w:val="000000" w:themeColor="text1"/>
                <w:sz w:val="18"/>
                <w:szCs w:val="18"/>
              </w:rPr>
              <w:t>l</w:t>
            </w:r>
            <w:r>
              <w:rPr>
                <w:rFonts w:ascii="Arial" w:hAnsi="Arial" w:cs="Arial"/>
                <w:i w:val="0"/>
                <w:iCs w:val="0"/>
                <w:color w:val="000000" w:themeColor="text1"/>
                <w:sz w:val="18"/>
                <w:szCs w:val="18"/>
              </w:rPr>
              <w:t>goritması</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kullanılarak</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deney</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sonuçları</w:t>
            </w:r>
            <w:proofErr w:type="spellEnd"/>
            <w:r>
              <w:rPr>
                <w:rFonts w:ascii="Arial" w:hAnsi="Arial" w:cs="Arial"/>
                <w:i w:val="0"/>
                <w:iCs w:val="0"/>
                <w:color w:val="000000" w:themeColor="text1"/>
                <w:sz w:val="18"/>
                <w:szCs w:val="18"/>
              </w:rPr>
              <w:t xml:space="preserve"> </w:t>
            </w:r>
            <w:proofErr w:type="spellStart"/>
            <w:r w:rsidR="00BB6EAC">
              <w:rPr>
                <w:rFonts w:ascii="Arial" w:hAnsi="Arial" w:cs="Arial"/>
                <w:i w:val="0"/>
                <w:iCs w:val="0"/>
                <w:color w:val="000000" w:themeColor="text1"/>
                <w:sz w:val="18"/>
                <w:szCs w:val="18"/>
              </w:rPr>
              <w:t>ile</w:t>
            </w:r>
            <w:proofErr w:type="spellEnd"/>
            <w:r w:rsidR="00BB6EAC">
              <w:rPr>
                <w:rFonts w:ascii="Arial" w:hAnsi="Arial" w:cs="Arial"/>
                <w:i w:val="0"/>
                <w:iCs w:val="0"/>
                <w:color w:val="000000" w:themeColor="text1"/>
                <w:sz w:val="18"/>
                <w:szCs w:val="18"/>
              </w:rPr>
              <w:t xml:space="preserve"> </w:t>
            </w:r>
            <w:proofErr w:type="spellStart"/>
            <w:r w:rsidR="00BB6EAC">
              <w:rPr>
                <w:rFonts w:ascii="Arial" w:hAnsi="Arial" w:cs="Arial"/>
                <w:i w:val="0"/>
                <w:iCs w:val="0"/>
                <w:color w:val="000000" w:themeColor="text1"/>
                <w:sz w:val="18"/>
                <w:szCs w:val="18"/>
              </w:rPr>
              <w:t>çökelme</w:t>
            </w:r>
            <w:proofErr w:type="spellEnd"/>
            <w:r w:rsidR="00BB6EAC">
              <w:rPr>
                <w:rFonts w:ascii="Arial" w:hAnsi="Arial" w:cs="Arial"/>
                <w:i w:val="0"/>
                <w:iCs w:val="0"/>
                <w:color w:val="000000" w:themeColor="text1"/>
                <w:sz w:val="18"/>
                <w:szCs w:val="18"/>
              </w:rPr>
              <w:t xml:space="preserve"> </w:t>
            </w:r>
            <w:proofErr w:type="spellStart"/>
            <w:r w:rsidR="00BB6EAC">
              <w:rPr>
                <w:rFonts w:ascii="Arial" w:hAnsi="Arial" w:cs="Arial"/>
                <w:i w:val="0"/>
                <w:iCs w:val="0"/>
                <w:color w:val="000000" w:themeColor="text1"/>
                <w:sz w:val="18"/>
                <w:szCs w:val="18"/>
              </w:rPr>
              <w:t>davranışı</w:t>
            </w:r>
            <w:proofErr w:type="spellEnd"/>
            <w:r w:rsidR="00BB6EAC">
              <w:rPr>
                <w:rFonts w:ascii="Arial" w:hAnsi="Arial" w:cs="Arial"/>
                <w:i w:val="0"/>
                <w:iCs w:val="0"/>
                <w:color w:val="000000" w:themeColor="text1"/>
                <w:sz w:val="18"/>
                <w:szCs w:val="18"/>
              </w:rPr>
              <w:t xml:space="preserve"> </w:t>
            </w:r>
            <w:proofErr w:type="spellStart"/>
            <w:r w:rsidR="00BB6EAC">
              <w:rPr>
                <w:rFonts w:ascii="Arial" w:hAnsi="Arial" w:cs="Arial"/>
                <w:i w:val="0"/>
                <w:iCs w:val="0"/>
                <w:color w:val="000000" w:themeColor="text1"/>
                <w:sz w:val="18"/>
                <w:szCs w:val="18"/>
              </w:rPr>
              <w:t>a</w:t>
            </w:r>
            <w:r w:rsidR="002D7890">
              <w:rPr>
                <w:rFonts w:ascii="Arial" w:hAnsi="Arial" w:cs="Arial"/>
                <w:i w:val="0"/>
                <w:iCs w:val="0"/>
                <w:color w:val="000000" w:themeColor="text1"/>
                <w:sz w:val="18"/>
                <w:szCs w:val="18"/>
              </w:rPr>
              <w:t>n</w:t>
            </w:r>
            <w:r w:rsidR="00BB6EAC">
              <w:rPr>
                <w:rFonts w:ascii="Arial" w:hAnsi="Arial" w:cs="Arial"/>
                <w:i w:val="0"/>
                <w:iCs w:val="0"/>
                <w:color w:val="000000" w:themeColor="text1"/>
                <w:sz w:val="18"/>
                <w:szCs w:val="18"/>
              </w:rPr>
              <w:t>aliz</w:t>
            </w:r>
            <w:proofErr w:type="spellEnd"/>
            <w:r w:rsidR="00BB6EAC">
              <w:rPr>
                <w:rFonts w:ascii="Arial" w:hAnsi="Arial" w:cs="Arial"/>
                <w:i w:val="0"/>
                <w:iCs w:val="0"/>
                <w:color w:val="000000" w:themeColor="text1"/>
                <w:sz w:val="18"/>
                <w:szCs w:val="18"/>
              </w:rPr>
              <w:t xml:space="preserve"> </w:t>
            </w:r>
            <w:proofErr w:type="spellStart"/>
            <w:r w:rsidR="00BB6EAC">
              <w:rPr>
                <w:rFonts w:ascii="Arial" w:hAnsi="Arial" w:cs="Arial"/>
                <w:i w:val="0"/>
                <w:iCs w:val="0"/>
                <w:color w:val="000000" w:themeColor="text1"/>
                <w:sz w:val="18"/>
                <w:szCs w:val="18"/>
              </w:rPr>
              <w:t>ed</w:t>
            </w:r>
            <w:r w:rsidR="002D7890">
              <w:rPr>
                <w:rFonts w:ascii="Arial" w:hAnsi="Arial" w:cs="Arial"/>
                <w:i w:val="0"/>
                <w:iCs w:val="0"/>
                <w:color w:val="000000" w:themeColor="text1"/>
                <w:sz w:val="18"/>
                <w:szCs w:val="18"/>
              </w:rPr>
              <w:t>i</w:t>
            </w:r>
            <w:r w:rsidR="00BB6EAC">
              <w:rPr>
                <w:rFonts w:ascii="Arial" w:hAnsi="Arial" w:cs="Arial"/>
                <w:i w:val="0"/>
                <w:iCs w:val="0"/>
                <w:color w:val="000000" w:themeColor="text1"/>
                <w:sz w:val="18"/>
                <w:szCs w:val="18"/>
              </w:rPr>
              <w:t>lecek</w:t>
            </w:r>
            <w:proofErr w:type="spellEnd"/>
            <w:r w:rsidR="00BB6EAC">
              <w:rPr>
                <w:rFonts w:ascii="Arial" w:hAnsi="Arial" w:cs="Arial"/>
                <w:i w:val="0"/>
                <w:iCs w:val="0"/>
                <w:color w:val="000000" w:themeColor="text1"/>
                <w:sz w:val="18"/>
                <w:szCs w:val="18"/>
              </w:rPr>
              <w:t xml:space="preserve"> </w:t>
            </w:r>
            <w:proofErr w:type="spellStart"/>
            <w:r w:rsidR="002D7890">
              <w:rPr>
                <w:rFonts w:ascii="Arial" w:hAnsi="Arial" w:cs="Arial"/>
                <w:i w:val="0"/>
                <w:iCs w:val="0"/>
                <w:color w:val="000000" w:themeColor="text1"/>
                <w:sz w:val="18"/>
                <w:szCs w:val="18"/>
              </w:rPr>
              <w:t>ve</w:t>
            </w:r>
            <w:proofErr w:type="spellEnd"/>
            <w:r w:rsidR="002D7890">
              <w:rPr>
                <w:rFonts w:ascii="Arial" w:hAnsi="Arial" w:cs="Arial"/>
                <w:i w:val="0"/>
                <w:iCs w:val="0"/>
                <w:color w:val="000000" w:themeColor="text1"/>
                <w:sz w:val="18"/>
                <w:szCs w:val="18"/>
              </w:rPr>
              <w:t xml:space="preserve"> </w:t>
            </w:r>
            <w:r w:rsidR="00AA0A5F">
              <w:rPr>
                <w:rFonts w:ascii="Arial" w:hAnsi="Arial" w:cs="Arial"/>
                <w:i w:val="0"/>
                <w:iCs w:val="0"/>
                <w:color w:val="000000" w:themeColor="text1"/>
                <w:sz w:val="18"/>
                <w:szCs w:val="18"/>
              </w:rPr>
              <w:t>C</w:t>
            </w:r>
            <w:r w:rsidR="00AA0A5F">
              <w:rPr>
                <w:rFonts w:ascii="Arial" w:hAnsi="Arial" w:cs="Arial"/>
                <w:i w:val="0"/>
                <w:iCs w:val="0"/>
                <w:color w:val="000000" w:themeColor="text1"/>
                <w:sz w:val="18"/>
                <w:szCs w:val="18"/>
                <w:vertAlign w:val="subscript"/>
              </w:rPr>
              <w:t>D</w:t>
            </w:r>
            <w:r w:rsidR="00AA0A5F">
              <w:rPr>
                <w:rFonts w:ascii="Arial" w:hAnsi="Arial" w:cs="Arial"/>
                <w:i w:val="0"/>
                <w:iCs w:val="0"/>
                <w:color w:val="000000" w:themeColor="text1"/>
                <w:sz w:val="18"/>
                <w:szCs w:val="18"/>
              </w:rPr>
              <w:t xml:space="preserve">-Re </w:t>
            </w:r>
            <w:proofErr w:type="spellStart"/>
            <w:r w:rsidR="00AF69A9">
              <w:rPr>
                <w:rFonts w:ascii="Arial" w:hAnsi="Arial" w:cs="Arial"/>
                <w:i w:val="0"/>
                <w:iCs w:val="0"/>
                <w:color w:val="000000" w:themeColor="text1"/>
                <w:sz w:val="18"/>
                <w:szCs w:val="18"/>
              </w:rPr>
              <w:t>denklemin</w:t>
            </w:r>
            <w:r w:rsidR="00AA0A5F">
              <w:rPr>
                <w:rFonts w:ascii="Arial" w:hAnsi="Arial" w:cs="Arial"/>
                <w:i w:val="0"/>
                <w:iCs w:val="0"/>
                <w:color w:val="000000" w:themeColor="text1"/>
                <w:sz w:val="18"/>
                <w:szCs w:val="18"/>
              </w:rPr>
              <w:t>in</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değişkenleri</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olan</w:t>
            </w:r>
            <w:proofErr w:type="spellEnd"/>
            <w:r w:rsidR="00AF69A9">
              <w:rPr>
                <w:rFonts w:ascii="Arial" w:hAnsi="Arial" w:cs="Arial"/>
                <w:i w:val="0"/>
                <w:iCs w:val="0"/>
                <w:color w:val="000000" w:themeColor="text1"/>
                <w:sz w:val="18"/>
                <w:szCs w:val="18"/>
              </w:rPr>
              <w:t xml:space="preserve"> </w:t>
            </w:r>
            <w:r w:rsidR="00AF69A9" w:rsidRPr="00AF69A9">
              <w:rPr>
                <w:rFonts w:ascii="Arial" w:hAnsi="Arial" w:cs="Arial"/>
                <w:i w:val="0"/>
                <w:iCs w:val="0"/>
                <w:color w:val="000000" w:themeColor="text1"/>
                <w:sz w:val="18"/>
                <w:szCs w:val="18"/>
              </w:rPr>
              <w:t>W (</w:t>
            </w:r>
            <w:proofErr w:type="spellStart"/>
            <w:r w:rsidR="00AF69A9" w:rsidRPr="00AF69A9">
              <w:rPr>
                <w:rFonts w:ascii="Arial" w:hAnsi="Arial" w:cs="Arial"/>
                <w:i w:val="0"/>
                <w:iCs w:val="0"/>
                <w:color w:val="000000" w:themeColor="text1"/>
                <w:sz w:val="18"/>
                <w:szCs w:val="18"/>
              </w:rPr>
              <w:t>parçacığın</w:t>
            </w:r>
            <w:proofErr w:type="spellEnd"/>
            <w:r w:rsidR="00AF69A9" w:rsidRPr="00AF69A9">
              <w:rPr>
                <w:rFonts w:ascii="Arial" w:hAnsi="Arial" w:cs="Arial"/>
                <w:i w:val="0"/>
                <w:iCs w:val="0"/>
                <w:color w:val="000000" w:themeColor="text1"/>
                <w:sz w:val="18"/>
                <w:szCs w:val="18"/>
              </w:rPr>
              <w:t xml:space="preserve"> </w:t>
            </w:r>
            <w:proofErr w:type="spellStart"/>
            <w:r w:rsidR="00AF69A9" w:rsidRPr="00AF69A9">
              <w:rPr>
                <w:rFonts w:ascii="Arial" w:hAnsi="Arial" w:cs="Arial"/>
                <w:i w:val="0"/>
                <w:iCs w:val="0"/>
                <w:color w:val="000000" w:themeColor="text1"/>
                <w:sz w:val="18"/>
                <w:szCs w:val="18"/>
              </w:rPr>
              <w:t>batık</w:t>
            </w:r>
            <w:proofErr w:type="spellEnd"/>
            <w:r w:rsidR="00AF69A9" w:rsidRPr="00AF69A9">
              <w:rPr>
                <w:rFonts w:ascii="Arial" w:hAnsi="Arial" w:cs="Arial"/>
                <w:i w:val="0"/>
                <w:iCs w:val="0"/>
                <w:color w:val="000000" w:themeColor="text1"/>
                <w:sz w:val="18"/>
                <w:szCs w:val="18"/>
              </w:rPr>
              <w:t xml:space="preserve"> </w:t>
            </w:r>
            <w:proofErr w:type="spellStart"/>
            <w:r w:rsidR="00AF69A9" w:rsidRPr="00AF69A9">
              <w:rPr>
                <w:rFonts w:ascii="Arial" w:hAnsi="Arial" w:cs="Arial"/>
                <w:i w:val="0"/>
                <w:iCs w:val="0"/>
                <w:color w:val="000000" w:themeColor="text1"/>
                <w:sz w:val="18"/>
                <w:szCs w:val="18"/>
              </w:rPr>
              <w:t>ağırlığı</w:t>
            </w:r>
            <w:proofErr w:type="spellEnd"/>
            <w:r w:rsidR="00AF69A9" w:rsidRPr="00AF69A9">
              <w:rPr>
                <w:rFonts w:ascii="Arial" w:hAnsi="Arial" w:cs="Arial"/>
                <w:i w:val="0"/>
                <w:iCs w:val="0"/>
                <w:color w:val="000000" w:themeColor="text1"/>
                <w:sz w:val="18"/>
                <w:szCs w:val="18"/>
              </w:rPr>
              <w:t>), L (</w:t>
            </w:r>
            <w:proofErr w:type="spellStart"/>
            <w:r w:rsidR="00AF69A9" w:rsidRPr="00AF69A9">
              <w:rPr>
                <w:rFonts w:ascii="Arial" w:hAnsi="Arial" w:cs="Arial"/>
                <w:i w:val="0"/>
                <w:iCs w:val="0"/>
                <w:color w:val="000000" w:themeColor="text1"/>
                <w:sz w:val="18"/>
                <w:szCs w:val="18"/>
              </w:rPr>
              <w:t>parçacığın</w:t>
            </w:r>
            <w:proofErr w:type="spellEnd"/>
            <w:r w:rsidR="00AF69A9" w:rsidRPr="00AF69A9">
              <w:rPr>
                <w:rFonts w:ascii="Arial" w:hAnsi="Arial" w:cs="Arial"/>
                <w:i w:val="0"/>
                <w:iCs w:val="0"/>
                <w:color w:val="000000" w:themeColor="text1"/>
                <w:sz w:val="18"/>
                <w:szCs w:val="18"/>
              </w:rPr>
              <w:t xml:space="preserve"> </w:t>
            </w:r>
            <w:proofErr w:type="spellStart"/>
            <w:r w:rsidR="00AF69A9" w:rsidRPr="00AF69A9">
              <w:rPr>
                <w:rFonts w:ascii="Arial" w:hAnsi="Arial" w:cs="Arial"/>
                <w:i w:val="0"/>
                <w:iCs w:val="0"/>
                <w:color w:val="000000" w:themeColor="text1"/>
                <w:sz w:val="18"/>
                <w:szCs w:val="18"/>
              </w:rPr>
              <w:t>karakteristik</w:t>
            </w:r>
            <w:proofErr w:type="spellEnd"/>
            <w:r w:rsidR="00AF69A9" w:rsidRPr="00AF69A9">
              <w:rPr>
                <w:rFonts w:ascii="Arial" w:hAnsi="Arial" w:cs="Arial"/>
                <w:i w:val="0"/>
                <w:iCs w:val="0"/>
                <w:color w:val="000000" w:themeColor="text1"/>
                <w:sz w:val="18"/>
                <w:szCs w:val="18"/>
              </w:rPr>
              <w:t xml:space="preserve"> </w:t>
            </w:r>
            <w:proofErr w:type="spellStart"/>
            <w:r w:rsidR="00AF69A9" w:rsidRPr="00AF69A9">
              <w:rPr>
                <w:rFonts w:ascii="Arial" w:hAnsi="Arial" w:cs="Arial"/>
                <w:i w:val="0"/>
                <w:iCs w:val="0"/>
                <w:color w:val="000000" w:themeColor="text1"/>
                <w:sz w:val="18"/>
                <w:szCs w:val="18"/>
              </w:rPr>
              <w:t>uzunluğu</w:t>
            </w:r>
            <w:proofErr w:type="spellEnd"/>
            <w:r w:rsidR="00AF69A9" w:rsidRPr="00AF69A9">
              <w:rPr>
                <w:rFonts w:ascii="Arial" w:hAnsi="Arial" w:cs="Arial"/>
                <w:i w:val="0"/>
                <w:iCs w:val="0"/>
                <w:color w:val="000000" w:themeColor="text1"/>
                <w:sz w:val="18"/>
                <w:szCs w:val="18"/>
              </w:rPr>
              <w:t xml:space="preserve">), </w:t>
            </w:r>
            <w:proofErr w:type="spellStart"/>
            <w:r w:rsidR="00AF69A9" w:rsidRPr="00AF69A9">
              <w:rPr>
                <w:rFonts w:ascii="Arial" w:hAnsi="Arial" w:cs="Arial"/>
                <w:i w:val="0"/>
                <w:iCs w:val="0"/>
                <w:color w:val="000000" w:themeColor="text1"/>
                <w:sz w:val="18"/>
                <w:szCs w:val="18"/>
              </w:rPr>
              <w:t>ve</w:t>
            </w:r>
            <w:proofErr w:type="spellEnd"/>
            <w:r w:rsidR="00AF69A9" w:rsidRPr="00AF69A9">
              <w:rPr>
                <w:rFonts w:ascii="Arial" w:hAnsi="Arial" w:cs="Arial"/>
                <w:i w:val="0"/>
                <w:iCs w:val="0"/>
                <w:color w:val="000000" w:themeColor="text1"/>
                <w:sz w:val="18"/>
                <w:szCs w:val="18"/>
              </w:rPr>
              <w:t xml:space="preserve"> </w:t>
            </w:r>
            <w:r w:rsidR="00AF69A9" w:rsidRPr="00AF69A9">
              <w:rPr>
                <w:rFonts w:ascii="Arial" w:hAnsi="Arial" w:cs="Arial"/>
                <w:i w:val="0"/>
                <w:iCs w:val="0"/>
                <w:color w:val="000000" w:themeColor="text1"/>
                <w:sz w:val="18"/>
                <w:szCs w:val="18"/>
              </w:rPr>
              <w:sym w:font="Symbol" w:char="F059"/>
            </w:r>
            <w:r w:rsidR="00AF69A9" w:rsidRPr="00AF69A9">
              <w:rPr>
                <w:rFonts w:ascii="Arial" w:hAnsi="Arial" w:cs="Arial"/>
                <w:i w:val="0"/>
                <w:iCs w:val="0"/>
                <w:color w:val="000000" w:themeColor="text1"/>
                <w:sz w:val="18"/>
                <w:szCs w:val="18"/>
              </w:rPr>
              <w:t xml:space="preserve"> (</w:t>
            </w:r>
            <w:proofErr w:type="spellStart"/>
            <w:r w:rsidR="00AF69A9" w:rsidRPr="00AF69A9">
              <w:rPr>
                <w:rFonts w:ascii="Arial" w:hAnsi="Arial" w:cs="Arial"/>
                <w:i w:val="0"/>
                <w:iCs w:val="0"/>
                <w:color w:val="000000" w:themeColor="text1"/>
                <w:sz w:val="18"/>
                <w:szCs w:val="18"/>
              </w:rPr>
              <w:t>şekil</w:t>
            </w:r>
            <w:proofErr w:type="spellEnd"/>
            <w:r w:rsidR="00AF69A9" w:rsidRPr="00AF69A9">
              <w:rPr>
                <w:rFonts w:ascii="Arial" w:hAnsi="Arial" w:cs="Arial"/>
                <w:i w:val="0"/>
                <w:iCs w:val="0"/>
                <w:color w:val="000000" w:themeColor="text1"/>
                <w:sz w:val="18"/>
                <w:szCs w:val="18"/>
              </w:rPr>
              <w:t xml:space="preserve"> </w:t>
            </w:r>
            <w:proofErr w:type="spellStart"/>
            <w:r w:rsidR="00AF69A9" w:rsidRPr="00AF69A9">
              <w:rPr>
                <w:rFonts w:ascii="Arial" w:hAnsi="Arial" w:cs="Arial"/>
                <w:i w:val="0"/>
                <w:iCs w:val="0"/>
                <w:color w:val="000000" w:themeColor="text1"/>
                <w:sz w:val="18"/>
                <w:szCs w:val="18"/>
              </w:rPr>
              <w:t>faktörü</w:t>
            </w:r>
            <w:proofErr w:type="spellEnd"/>
            <w:r w:rsidR="00AF69A9" w:rsidRPr="00AF69A9">
              <w:rPr>
                <w:rFonts w:ascii="Arial" w:hAnsi="Arial" w:cs="Arial"/>
                <w:i w:val="0"/>
                <w:iCs w:val="0"/>
                <w:color w:val="000000" w:themeColor="text1"/>
                <w:sz w:val="18"/>
                <w:szCs w:val="18"/>
              </w:rPr>
              <w:t xml:space="preserve">) </w:t>
            </w:r>
            <w:proofErr w:type="spellStart"/>
            <w:r w:rsidR="002D7890">
              <w:rPr>
                <w:rFonts w:ascii="Arial" w:hAnsi="Arial" w:cs="Arial"/>
                <w:i w:val="0"/>
                <w:iCs w:val="0"/>
                <w:color w:val="000000" w:themeColor="text1"/>
                <w:sz w:val="18"/>
                <w:szCs w:val="18"/>
              </w:rPr>
              <w:t>derin</w:t>
            </w:r>
            <w:proofErr w:type="spellEnd"/>
            <w:r w:rsidR="002D7890">
              <w:rPr>
                <w:rFonts w:ascii="Arial" w:hAnsi="Arial" w:cs="Arial"/>
                <w:i w:val="0"/>
                <w:iCs w:val="0"/>
                <w:color w:val="000000" w:themeColor="text1"/>
                <w:sz w:val="18"/>
                <w:szCs w:val="18"/>
              </w:rPr>
              <w:t xml:space="preserve"> </w:t>
            </w:r>
            <w:proofErr w:type="spellStart"/>
            <w:r w:rsidR="002D7890">
              <w:rPr>
                <w:rFonts w:ascii="Arial" w:hAnsi="Arial" w:cs="Arial"/>
                <w:i w:val="0"/>
                <w:iCs w:val="0"/>
                <w:color w:val="000000" w:themeColor="text1"/>
                <w:sz w:val="18"/>
                <w:szCs w:val="18"/>
              </w:rPr>
              <w:t>öğrenme</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algoritmasının</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girdileri</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olarak</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kullanılacaktır</w:t>
            </w:r>
            <w:proofErr w:type="spellEnd"/>
            <w:r w:rsidR="00AF69A9">
              <w:rPr>
                <w:rFonts w:ascii="Arial" w:hAnsi="Arial" w:cs="Arial"/>
                <w:i w:val="0"/>
                <w:iCs w:val="0"/>
                <w:color w:val="000000" w:themeColor="text1"/>
                <w:sz w:val="18"/>
                <w:szCs w:val="18"/>
              </w:rPr>
              <w:t xml:space="preserve">. </w:t>
            </w:r>
            <w:proofErr w:type="spellStart"/>
            <w:r w:rsidR="002D7890">
              <w:rPr>
                <w:rFonts w:ascii="Arial" w:hAnsi="Arial" w:cs="Arial"/>
                <w:i w:val="0"/>
                <w:iCs w:val="0"/>
                <w:color w:val="000000" w:themeColor="text1"/>
                <w:sz w:val="18"/>
                <w:szCs w:val="18"/>
              </w:rPr>
              <w:t>Derin</w:t>
            </w:r>
            <w:proofErr w:type="spellEnd"/>
            <w:r w:rsidR="002D7890">
              <w:rPr>
                <w:rFonts w:ascii="Arial" w:hAnsi="Arial" w:cs="Arial"/>
                <w:i w:val="0"/>
                <w:iCs w:val="0"/>
                <w:color w:val="000000" w:themeColor="text1"/>
                <w:sz w:val="18"/>
                <w:szCs w:val="18"/>
              </w:rPr>
              <w:t xml:space="preserve"> </w:t>
            </w:r>
            <w:proofErr w:type="spellStart"/>
            <w:r w:rsidR="002D7890">
              <w:rPr>
                <w:rFonts w:ascii="Arial" w:hAnsi="Arial" w:cs="Arial"/>
                <w:i w:val="0"/>
                <w:iCs w:val="0"/>
                <w:color w:val="000000" w:themeColor="text1"/>
                <w:sz w:val="18"/>
                <w:szCs w:val="18"/>
              </w:rPr>
              <w:t>öğrenme</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veri</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temelli</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yaklaşımdır</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Küresel</w:t>
            </w:r>
            <w:proofErr w:type="spellEnd"/>
            <w:r w:rsidR="00AF69A9">
              <w:rPr>
                <w:rFonts w:ascii="Arial" w:hAnsi="Arial" w:cs="Arial"/>
                <w:i w:val="0"/>
                <w:iCs w:val="0"/>
                <w:color w:val="000000" w:themeColor="text1"/>
                <w:sz w:val="18"/>
                <w:szCs w:val="18"/>
              </w:rPr>
              <w:t xml:space="preserve"> ve </w:t>
            </w:r>
            <w:proofErr w:type="spellStart"/>
            <w:r w:rsidR="00AF69A9">
              <w:rPr>
                <w:rFonts w:ascii="Arial" w:hAnsi="Arial" w:cs="Arial"/>
                <w:i w:val="0"/>
                <w:iCs w:val="0"/>
                <w:color w:val="000000" w:themeColor="text1"/>
                <w:sz w:val="18"/>
                <w:szCs w:val="18"/>
              </w:rPr>
              <w:t>büyük</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ölçekte</w:t>
            </w:r>
            <w:proofErr w:type="spellEnd"/>
            <w:r w:rsidR="00AF69A9">
              <w:rPr>
                <w:rFonts w:ascii="Arial" w:hAnsi="Arial" w:cs="Arial"/>
                <w:i w:val="0"/>
                <w:iCs w:val="0"/>
                <w:color w:val="000000" w:themeColor="text1"/>
                <w:sz w:val="18"/>
                <w:szCs w:val="18"/>
              </w:rPr>
              <w:t xml:space="preserve"> </w:t>
            </w:r>
            <w:r w:rsidR="00B311AD">
              <w:rPr>
                <w:rFonts w:ascii="Arial" w:hAnsi="Arial" w:cs="Arial"/>
                <w:i w:val="0"/>
                <w:iCs w:val="0"/>
                <w:color w:val="000000" w:themeColor="text1"/>
                <w:sz w:val="18"/>
                <w:szCs w:val="18"/>
              </w:rPr>
              <w:t>MP</w:t>
            </w:r>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araştırmaları</w:t>
            </w:r>
            <w:r w:rsidR="00C672E5">
              <w:rPr>
                <w:rFonts w:ascii="Arial" w:hAnsi="Arial" w:cs="Arial"/>
                <w:i w:val="0"/>
                <w:iCs w:val="0"/>
                <w:color w:val="000000" w:themeColor="text1"/>
                <w:sz w:val="18"/>
                <w:szCs w:val="18"/>
              </w:rPr>
              <w:t>nın</w:t>
            </w:r>
            <w:proofErr w:type="spellEnd"/>
            <w:r w:rsidR="00C672E5">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makina</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öğrenmesi</w:t>
            </w:r>
            <w:proofErr w:type="spellEnd"/>
            <w:r w:rsidR="00AF69A9">
              <w:rPr>
                <w:rFonts w:ascii="Arial" w:hAnsi="Arial" w:cs="Arial"/>
                <w:i w:val="0"/>
                <w:iCs w:val="0"/>
                <w:color w:val="000000" w:themeColor="text1"/>
                <w:sz w:val="18"/>
                <w:szCs w:val="18"/>
              </w:rPr>
              <w:t xml:space="preserve"> </w:t>
            </w:r>
            <w:proofErr w:type="spellStart"/>
            <w:r w:rsidR="002D7890">
              <w:rPr>
                <w:rFonts w:ascii="Arial" w:hAnsi="Arial" w:cs="Arial"/>
                <w:i w:val="0"/>
                <w:iCs w:val="0"/>
                <w:color w:val="000000" w:themeColor="text1"/>
                <w:sz w:val="18"/>
                <w:szCs w:val="18"/>
              </w:rPr>
              <w:t>ve</w:t>
            </w:r>
            <w:proofErr w:type="spellEnd"/>
            <w:r w:rsidR="002D7890">
              <w:rPr>
                <w:rFonts w:ascii="Arial" w:hAnsi="Arial" w:cs="Arial"/>
                <w:i w:val="0"/>
                <w:iCs w:val="0"/>
                <w:color w:val="000000" w:themeColor="text1"/>
                <w:sz w:val="18"/>
                <w:szCs w:val="18"/>
              </w:rPr>
              <w:t xml:space="preserve"> </w:t>
            </w:r>
            <w:proofErr w:type="spellStart"/>
            <w:r w:rsidR="009040DA">
              <w:rPr>
                <w:rFonts w:ascii="Arial" w:hAnsi="Arial" w:cs="Arial"/>
                <w:i w:val="0"/>
                <w:iCs w:val="0"/>
                <w:color w:val="000000" w:themeColor="text1"/>
                <w:sz w:val="18"/>
                <w:szCs w:val="18"/>
              </w:rPr>
              <w:t>derin</w:t>
            </w:r>
            <w:proofErr w:type="spellEnd"/>
            <w:r w:rsidR="009040DA">
              <w:rPr>
                <w:rFonts w:ascii="Arial" w:hAnsi="Arial" w:cs="Arial"/>
                <w:i w:val="0"/>
                <w:iCs w:val="0"/>
                <w:color w:val="000000" w:themeColor="text1"/>
                <w:sz w:val="18"/>
                <w:szCs w:val="18"/>
              </w:rPr>
              <w:t xml:space="preserve"> </w:t>
            </w:r>
            <w:proofErr w:type="spellStart"/>
            <w:r w:rsidR="009040DA">
              <w:rPr>
                <w:rFonts w:ascii="Arial" w:hAnsi="Arial" w:cs="Arial"/>
                <w:i w:val="0"/>
                <w:iCs w:val="0"/>
                <w:color w:val="000000" w:themeColor="text1"/>
                <w:sz w:val="18"/>
                <w:szCs w:val="18"/>
              </w:rPr>
              <w:t>öğrenme</w:t>
            </w:r>
            <w:proofErr w:type="spellEnd"/>
            <w:r w:rsidR="002D7890">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algoritmalarına</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dayan</w:t>
            </w:r>
            <w:r w:rsidR="00C672E5">
              <w:rPr>
                <w:rFonts w:ascii="Arial" w:hAnsi="Arial" w:cs="Arial"/>
                <w:i w:val="0"/>
                <w:iCs w:val="0"/>
                <w:color w:val="000000" w:themeColor="text1"/>
                <w:sz w:val="18"/>
                <w:szCs w:val="18"/>
              </w:rPr>
              <w:t>dırılarak</w:t>
            </w:r>
            <w:proofErr w:type="spellEnd"/>
            <w:r w:rsidR="00C672E5">
              <w:rPr>
                <w:rFonts w:ascii="Arial" w:hAnsi="Arial" w:cs="Arial"/>
                <w:i w:val="0"/>
                <w:iCs w:val="0"/>
                <w:color w:val="000000" w:themeColor="text1"/>
                <w:sz w:val="18"/>
                <w:szCs w:val="18"/>
              </w:rPr>
              <w:t xml:space="preserve"> </w:t>
            </w:r>
            <w:proofErr w:type="spellStart"/>
            <w:r w:rsidR="00C672E5">
              <w:rPr>
                <w:rFonts w:ascii="Arial" w:hAnsi="Arial" w:cs="Arial"/>
                <w:i w:val="0"/>
                <w:iCs w:val="0"/>
                <w:color w:val="000000" w:themeColor="text1"/>
                <w:sz w:val="18"/>
                <w:szCs w:val="18"/>
              </w:rPr>
              <w:t>çalışılması</w:t>
            </w:r>
            <w:proofErr w:type="spellEnd"/>
            <w:r w:rsidR="00C672E5">
              <w:rPr>
                <w:rFonts w:ascii="Arial" w:hAnsi="Arial" w:cs="Arial"/>
                <w:i w:val="0"/>
                <w:iCs w:val="0"/>
                <w:color w:val="000000" w:themeColor="text1"/>
                <w:sz w:val="18"/>
                <w:szCs w:val="18"/>
              </w:rPr>
              <w:t xml:space="preserve"> </w:t>
            </w:r>
            <w:proofErr w:type="spellStart"/>
            <w:r w:rsidR="00C672E5">
              <w:rPr>
                <w:rFonts w:ascii="Arial" w:hAnsi="Arial" w:cs="Arial"/>
                <w:i w:val="0"/>
                <w:iCs w:val="0"/>
                <w:color w:val="000000" w:themeColor="text1"/>
                <w:sz w:val="18"/>
                <w:szCs w:val="18"/>
              </w:rPr>
              <w:t>çok</w:t>
            </w:r>
            <w:proofErr w:type="spellEnd"/>
            <w:r w:rsidR="00C672E5">
              <w:rPr>
                <w:rFonts w:ascii="Arial" w:hAnsi="Arial" w:cs="Arial"/>
                <w:i w:val="0"/>
                <w:iCs w:val="0"/>
                <w:color w:val="000000" w:themeColor="text1"/>
                <w:sz w:val="18"/>
                <w:szCs w:val="18"/>
              </w:rPr>
              <w:t xml:space="preserve"> yeni </w:t>
            </w:r>
            <w:proofErr w:type="spellStart"/>
            <w:r w:rsidR="00C672E5">
              <w:rPr>
                <w:rFonts w:ascii="Arial" w:hAnsi="Arial" w:cs="Arial"/>
                <w:i w:val="0"/>
                <w:iCs w:val="0"/>
                <w:color w:val="000000" w:themeColor="text1"/>
                <w:sz w:val="18"/>
                <w:szCs w:val="18"/>
              </w:rPr>
              <w:t>bir</w:t>
            </w:r>
            <w:proofErr w:type="spellEnd"/>
            <w:r w:rsidR="00C672E5">
              <w:rPr>
                <w:rFonts w:ascii="Arial" w:hAnsi="Arial" w:cs="Arial"/>
                <w:i w:val="0"/>
                <w:iCs w:val="0"/>
                <w:color w:val="000000" w:themeColor="text1"/>
                <w:sz w:val="18"/>
                <w:szCs w:val="18"/>
              </w:rPr>
              <w:t xml:space="preserve"> </w:t>
            </w:r>
            <w:proofErr w:type="spellStart"/>
            <w:r w:rsidR="00C672E5">
              <w:rPr>
                <w:rFonts w:ascii="Arial" w:hAnsi="Arial" w:cs="Arial"/>
                <w:i w:val="0"/>
                <w:iCs w:val="0"/>
                <w:color w:val="000000" w:themeColor="text1"/>
                <w:sz w:val="18"/>
                <w:szCs w:val="18"/>
              </w:rPr>
              <w:t>yaklaşımdır</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M</w:t>
            </w:r>
            <w:r w:rsidR="00AF69A9">
              <w:rPr>
                <w:rFonts w:ascii="Arial" w:hAnsi="Arial" w:cs="Arial"/>
                <w:i w:val="0"/>
                <w:iCs w:val="0"/>
                <w:color w:val="000000" w:themeColor="text1"/>
                <w:sz w:val="18"/>
                <w:szCs w:val="18"/>
              </w:rPr>
              <w:t>akina</w:t>
            </w:r>
            <w:proofErr w:type="spellEnd"/>
            <w:r w:rsidR="00AF69A9">
              <w:rPr>
                <w:rFonts w:ascii="Arial" w:hAnsi="Arial" w:cs="Arial"/>
                <w:i w:val="0"/>
                <w:iCs w:val="0"/>
                <w:color w:val="000000" w:themeColor="text1"/>
                <w:sz w:val="18"/>
                <w:szCs w:val="18"/>
              </w:rPr>
              <w:t xml:space="preserve"> </w:t>
            </w:r>
            <w:proofErr w:type="spellStart"/>
            <w:r w:rsidR="00AF69A9">
              <w:rPr>
                <w:rFonts w:ascii="Arial" w:hAnsi="Arial" w:cs="Arial"/>
                <w:i w:val="0"/>
                <w:iCs w:val="0"/>
                <w:color w:val="000000" w:themeColor="text1"/>
                <w:sz w:val="18"/>
                <w:szCs w:val="18"/>
              </w:rPr>
              <w:t>öğrenmesi</w:t>
            </w:r>
            <w:r w:rsidR="003709D3">
              <w:rPr>
                <w:rFonts w:ascii="Arial" w:hAnsi="Arial" w:cs="Arial"/>
                <w:i w:val="0"/>
                <w:iCs w:val="0"/>
                <w:color w:val="000000" w:themeColor="text1"/>
                <w:sz w:val="18"/>
                <w:szCs w:val="18"/>
              </w:rPr>
              <w:t>nin</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özellikle</w:t>
            </w:r>
            <w:proofErr w:type="spellEnd"/>
            <w:r w:rsidR="003709D3">
              <w:rPr>
                <w:rFonts w:ascii="Arial" w:hAnsi="Arial" w:cs="Arial"/>
                <w:i w:val="0"/>
                <w:iCs w:val="0"/>
                <w:color w:val="000000" w:themeColor="text1"/>
                <w:sz w:val="18"/>
                <w:szCs w:val="18"/>
              </w:rPr>
              <w:t xml:space="preserve"> </w:t>
            </w:r>
            <w:r w:rsidR="00B311AD">
              <w:rPr>
                <w:rFonts w:ascii="Arial" w:hAnsi="Arial" w:cs="Arial"/>
                <w:i w:val="0"/>
                <w:iCs w:val="0"/>
                <w:color w:val="000000" w:themeColor="text1"/>
                <w:sz w:val="18"/>
                <w:szCs w:val="18"/>
              </w:rPr>
              <w:t>MP</w:t>
            </w:r>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dağılım</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ve</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yayılımını</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tahmin</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etmekte</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kullanılan</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sayısal</w:t>
            </w:r>
            <w:proofErr w:type="spellEnd"/>
            <w:r w:rsidR="003709D3">
              <w:rPr>
                <w:rFonts w:ascii="Arial" w:hAnsi="Arial" w:cs="Arial"/>
                <w:i w:val="0"/>
                <w:iCs w:val="0"/>
                <w:color w:val="000000" w:themeColor="text1"/>
                <w:sz w:val="18"/>
                <w:szCs w:val="18"/>
              </w:rPr>
              <w:t xml:space="preserve"> model </w:t>
            </w:r>
            <w:proofErr w:type="spellStart"/>
            <w:r w:rsidR="003709D3">
              <w:rPr>
                <w:rFonts w:ascii="Arial" w:hAnsi="Arial" w:cs="Arial"/>
                <w:i w:val="0"/>
                <w:iCs w:val="0"/>
                <w:color w:val="000000" w:themeColor="text1"/>
                <w:sz w:val="18"/>
                <w:szCs w:val="18"/>
              </w:rPr>
              <w:t>sonuçlarında</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faydalı</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olacağı</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literatürde</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belirtilmiştir</w:t>
            </w:r>
            <w:proofErr w:type="spellEnd"/>
            <w:r w:rsidR="003709D3">
              <w:rPr>
                <w:rFonts w:ascii="Arial" w:hAnsi="Arial" w:cs="Arial"/>
                <w:i w:val="0"/>
                <w:iCs w:val="0"/>
                <w:color w:val="000000" w:themeColor="text1"/>
                <w:sz w:val="18"/>
                <w:szCs w:val="18"/>
              </w:rPr>
              <w:t xml:space="preserve"> </w:t>
            </w:r>
            <w:r w:rsidR="00AF69A9">
              <w:rPr>
                <w:rFonts w:ascii="Arial" w:hAnsi="Arial" w:cs="Arial"/>
                <w:i w:val="0"/>
                <w:iCs w:val="0"/>
                <w:color w:val="000000" w:themeColor="text1"/>
                <w:sz w:val="18"/>
                <w:szCs w:val="18"/>
              </w:rPr>
              <w:t xml:space="preserve">(Yu </w:t>
            </w:r>
            <w:proofErr w:type="spellStart"/>
            <w:r w:rsidR="00AF69A9">
              <w:rPr>
                <w:rFonts w:ascii="Arial" w:hAnsi="Arial" w:cs="Arial"/>
                <w:i w:val="0"/>
                <w:iCs w:val="0"/>
                <w:color w:val="000000" w:themeColor="text1"/>
                <w:sz w:val="18"/>
                <w:szCs w:val="18"/>
              </w:rPr>
              <w:t>ve</w:t>
            </w:r>
            <w:proofErr w:type="spellEnd"/>
            <w:r w:rsidR="00AF69A9">
              <w:rPr>
                <w:rFonts w:ascii="Arial" w:hAnsi="Arial" w:cs="Arial"/>
                <w:i w:val="0"/>
                <w:iCs w:val="0"/>
                <w:color w:val="000000" w:themeColor="text1"/>
                <w:sz w:val="18"/>
                <w:szCs w:val="18"/>
              </w:rPr>
              <w:t xml:space="preserve"> Hu, 2022)</w:t>
            </w:r>
            <w:r w:rsidR="003709D3">
              <w:rPr>
                <w:rFonts w:ascii="Arial" w:hAnsi="Arial" w:cs="Arial"/>
                <w:i w:val="0"/>
                <w:iCs w:val="0"/>
                <w:color w:val="000000" w:themeColor="text1"/>
                <w:sz w:val="18"/>
                <w:szCs w:val="18"/>
              </w:rPr>
              <w:t xml:space="preserve">.  </w:t>
            </w:r>
            <w:proofErr w:type="spellStart"/>
            <w:r w:rsidR="00EF540D">
              <w:rPr>
                <w:rFonts w:ascii="Arial" w:hAnsi="Arial" w:cs="Arial"/>
                <w:i w:val="0"/>
                <w:iCs w:val="0"/>
                <w:color w:val="000000" w:themeColor="text1"/>
                <w:sz w:val="18"/>
                <w:szCs w:val="18"/>
              </w:rPr>
              <w:t>A</w:t>
            </w:r>
            <w:r w:rsidR="003709D3">
              <w:rPr>
                <w:rFonts w:ascii="Arial" w:hAnsi="Arial" w:cs="Arial"/>
                <w:i w:val="0"/>
                <w:iCs w:val="0"/>
                <w:color w:val="000000" w:themeColor="text1"/>
                <w:sz w:val="18"/>
                <w:szCs w:val="18"/>
              </w:rPr>
              <w:t>tmosferdeki</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toz</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ve</w:t>
            </w:r>
            <w:proofErr w:type="spellEnd"/>
            <w:r w:rsidR="003709D3">
              <w:rPr>
                <w:rFonts w:ascii="Arial" w:hAnsi="Arial" w:cs="Arial"/>
                <w:i w:val="0"/>
                <w:iCs w:val="0"/>
                <w:color w:val="000000" w:themeColor="text1"/>
                <w:sz w:val="18"/>
                <w:szCs w:val="18"/>
              </w:rPr>
              <w:t xml:space="preserve"> aerosol </w:t>
            </w:r>
            <w:proofErr w:type="spellStart"/>
            <w:r w:rsidR="003709D3">
              <w:rPr>
                <w:rFonts w:ascii="Arial" w:hAnsi="Arial" w:cs="Arial"/>
                <w:i w:val="0"/>
                <w:iCs w:val="0"/>
                <w:color w:val="000000" w:themeColor="text1"/>
                <w:sz w:val="18"/>
                <w:szCs w:val="18"/>
              </w:rPr>
              <w:t>parçacıkların</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taşınım</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modellemesi</w:t>
            </w:r>
            <w:proofErr w:type="spellEnd"/>
            <w:r w:rsidR="003709D3">
              <w:rPr>
                <w:rFonts w:ascii="Arial" w:hAnsi="Arial" w:cs="Arial"/>
                <w:i w:val="0"/>
                <w:iCs w:val="0"/>
                <w:color w:val="000000" w:themeColor="text1"/>
                <w:sz w:val="18"/>
                <w:szCs w:val="18"/>
              </w:rPr>
              <w:t xml:space="preserve"> </w:t>
            </w:r>
            <w:proofErr w:type="spellStart"/>
            <w:r w:rsidR="003709D3">
              <w:rPr>
                <w:rFonts w:ascii="Arial" w:hAnsi="Arial" w:cs="Arial"/>
                <w:i w:val="0"/>
                <w:iCs w:val="0"/>
                <w:color w:val="000000" w:themeColor="text1"/>
                <w:sz w:val="18"/>
                <w:szCs w:val="18"/>
              </w:rPr>
              <w:t>için</w:t>
            </w:r>
            <w:proofErr w:type="spellEnd"/>
            <w:r w:rsidR="003709D3">
              <w:rPr>
                <w:rFonts w:ascii="Arial" w:hAnsi="Arial" w:cs="Arial"/>
                <w:i w:val="0"/>
                <w:iCs w:val="0"/>
                <w:color w:val="000000" w:themeColor="text1"/>
                <w:sz w:val="18"/>
                <w:szCs w:val="18"/>
              </w:rPr>
              <w:t xml:space="preserve"> </w:t>
            </w:r>
            <w:proofErr w:type="spellStart"/>
            <w:r w:rsidR="00EF540D">
              <w:rPr>
                <w:rFonts w:ascii="Arial" w:hAnsi="Arial" w:cs="Arial"/>
                <w:i w:val="0"/>
                <w:iCs w:val="0"/>
                <w:color w:val="000000" w:themeColor="text1"/>
                <w:sz w:val="18"/>
                <w:szCs w:val="18"/>
              </w:rPr>
              <w:t>makina</w:t>
            </w:r>
            <w:proofErr w:type="spellEnd"/>
            <w:r w:rsidR="00EF540D">
              <w:rPr>
                <w:rFonts w:ascii="Arial" w:hAnsi="Arial" w:cs="Arial"/>
                <w:i w:val="0"/>
                <w:iCs w:val="0"/>
                <w:color w:val="000000" w:themeColor="text1"/>
                <w:sz w:val="18"/>
                <w:szCs w:val="18"/>
              </w:rPr>
              <w:t xml:space="preserve"> </w:t>
            </w:r>
            <w:proofErr w:type="spellStart"/>
            <w:r w:rsidR="00EF540D">
              <w:rPr>
                <w:rFonts w:ascii="Arial" w:hAnsi="Arial" w:cs="Arial"/>
                <w:i w:val="0"/>
                <w:iCs w:val="0"/>
                <w:color w:val="000000" w:themeColor="text1"/>
                <w:sz w:val="18"/>
                <w:szCs w:val="18"/>
              </w:rPr>
              <w:t>öğrenmesinin</w:t>
            </w:r>
            <w:proofErr w:type="spellEnd"/>
            <w:r w:rsidR="00EF540D">
              <w:rPr>
                <w:rFonts w:ascii="Arial" w:hAnsi="Arial" w:cs="Arial"/>
                <w:i w:val="0"/>
                <w:iCs w:val="0"/>
                <w:color w:val="000000" w:themeColor="text1"/>
                <w:sz w:val="18"/>
                <w:szCs w:val="18"/>
              </w:rPr>
              <w:t xml:space="preserve"> </w:t>
            </w:r>
            <w:proofErr w:type="spellStart"/>
            <w:r w:rsidR="00EF540D">
              <w:rPr>
                <w:rFonts w:ascii="Arial" w:hAnsi="Arial" w:cs="Arial"/>
                <w:i w:val="0"/>
                <w:iCs w:val="0"/>
                <w:color w:val="000000" w:themeColor="text1"/>
                <w:sz w:val="18"/>
                <w:szCs w:val="18"/>
              </w:rPr>
              <w:t>kullanıldığı</w:t>
            </w:r>
            <w:proofErr w:type="spellEnd"/>
            <w:r w:rsidR="00EF540D">
              <w:rPr>
                <w:rFonts w:ascii="Arial" w:hAnsi="Arial" w:cs="Arial"/>
                <w:i w:val="0"/>
                <w:iCs w:val="0"/>
                <w:color w:val="000000" w:themeColor="text1"/>
                <w:sz w:val="18"/>
                <w:szCs w:val="18"/>
              </w:rPr>
              <w:t xml:space="preserve"> </w:t>
            </w:r>
            <w:proofErr w:type="spellStart"/>
            <w:r w:rsidR="00EF540D">
              <w:rPr>
                <w:rFonts w:ascii="Arial" w:hAnsi="Arial" w:cs="Arial"/>
                <w:i w:val="0"/>
                <w:iCs w:val="0"/>
                <w:color w:val="000000" w:themeColor="text1"/>
                <w:sz w:val="18"/>
                <w:szCs w:val="18"/>
              </w:rPr>
              <w:t>çalışmalar</w:t>
            </w:r>
            <w:proofErr w:type="spellEnd"/>
            <w:r w:rsidR="00EF540D">
              <w:rPr>
                <w:rFonts w:ascii="Arial" w:hAnsi="Arial" w:cs="Arial"/>
                <w:i w:val="0"/>
                <w:iCs w:val="0"/>
                <w:color w:val="000000" w:themeColor="text1"/>
                <w:sz w:val="18"/>
                <w:szCs w:val="18"/>
              </w:rPr>
              <w:t xml:space="preserve"> </w:t>
            </w:r>
            <w:proofErr w:type="spellStart"/>
            <w:r w:rsidR="00EF540D">
              <w:rPr>
                <w:rFonts w:ascii="Arial" w:hAnsi="Arial" w:cs="Arial"/>
                <w:i w:val="0"/>
                <w:iCs w:val="0"/>
                <w:color w:val="000000" w:themeColor="text1"/>
                <w:sz w:val="18"/>
                <w:szCs w:val="18"/>
              </w:rPr>
              <w:t>literatürde</w:t>
            </w:r>
            <w:proofErr w:type="spellEnd"/>
            <w:r w:rsidR="00EF540D">
              <w:rPr>
                <w:rFonts w:ascii="Arial" w:hAnsi="Arial" w:cs="Arial"/>
                <w:i w:val="0"/>
                <w:iCs w:val="0"/>
                <w:color w:val="000000" w:themeColor="text1"/>
                <w:sz w:val="18"/>
                <w:szCs w:val="18"/>
              </w:rPr>
              <w:t xml:space="preserve"> </w:t>
            </w:r>
            <w:proofErr w:type="spellStart"/>
            <w:r w:rsidR="00EF540D">
              <w:rPr>
                <w:rFonts w:ascii="Arial" w:hAnsi="Arial" w:cs="Arial"/>
                <w:i w:val="0"/>
                <w:iCs w:val="0"/>
                <w:color w:val="000000" w:themeColor="text1"/>
                <w:sz w:val="18"/>
                <w:szCs w:val="18"/>
              </w:rPr>
              <w:t>mevcuttur</w:t>
            </w:r>
            <w:proofErr w:type="spellEnd"/>
            <w:r w:rsidR="003709D3">
              <w:rPr>
                <w:rFonts w:ascii="Arial" w:hAnsi="Arial" w:cs="Arial"/>
                <w:i w:val="0"/>
                <w:iCs w:val="0"/>
                <w:color w:val="000000" w:themeColor="text1"/>
                <w:sz w:val="18"/>
                <w:szCs w:val="18"/>
              </w:rPr>
              <w:t xml:space="preserve"> (</w:t>
            </w:r>
            <w:proofErr w:type="spellStart"/>
            <w:r w:rsidR="003709D3" w:rsidRPr="003709D3">
              <w:rPr>
                <w:rFonts w:ascii="Arial" w:hAnsi="Arial" w:cs="Arial"/>
                <w:i w:val="0"/>
                <w:iCs w:val="0"/>
                <w:color w:val="000000" w:themeColor="text1"/>
                <w:sz w:val="18"/>
                <w:szCs w:val="18"/>
                <w:lang w:val="tr-TR"/>
              </w:rPr>
              <w:t>Vidal</w:t>
            </w:r>
            <w:proofErr w:type="spellEnd"/>
            <w:r w:rsidR="003709D3" w:rsidRPr="003709D3">
              <w:rPr>
                <w:rFonts w:ascii="Arial" w:hAnsi="Arial" w:cs="Arial"/>
                <w:i w:val="0"/>
                <w:iCs w:val="0"/>
                <w:color w:val="000000" w:themeColor="text1"/>
                <w:sz w:val="18"/>
                <w:szCs w:val="18"/>
                <w:lang w:val="tr-TR"/>
              </w:rPr>
              <w:t xml:space="preserve"> </w:t>
            </w:r>
            <w:proofErr w:type="spellStart"/>
            <w:r w:rsidR="003709D3" w:rsidRPr="003709D3">
              <w:rPr>
                <w:rFonts w:ascii="Arial" w:hAnsi="Arial" w:cs="Arial"/>
                <w:i w:val="0"/>
                <w:iCs w:val="0"/>
                <w:color w:val="000000" w:themeColor="text1"/>
                <w:sz w:val="18"/>
                <w:szCs w:val="18"/>
                <w:lang w:val="tr-TR"/>
              </w:rPr>
              <w:t>and</w:t>
            </w:r>
            <w:proofErr w:type="spellEnd"/>
            <w:r w:rsidR="003709D3" w:rsidRPr="003709D3">
              <w:rPr>
                <w:rFonts w:ascii="Arial" w:hAnsi="Arial" w:cs="Arial"/>
                <w:i w:val="0"/>
                <w:iCs w:val="0"/>
                <w:color w:val="000000" w:themeColor="text1"/>
                <w:sz w:val="18"/>
                <w:szCs w:val="18"/>
                <w:lang w:val="tr-TR"/>
              </w:rPr>
              <w:t xml:space="preserve"> </w:t>
            </w:r>
            <w:proofErr w:type="spellStart"/>
            <w:r w:rsidR="003709D3" w:rsidRPr="003709D3">
              <w:rPr>
                <w:rFonts w:ascii="Arial" w:hAnsi="Arial" w:cs="Arial"/>
                <w:i w:val="0"/>
                <w:iCs w:val="0"/>
                <w:color w:val="000000" w:themeColor="text1"/>
                <w:sz w:val="18"/>
                <w:szCs w:val="18"/>
                <w:lang w:val="tr-TR"/>
              </w:rPr>
              <w:t>Pasquini</w:t>
            </w:r>
            <w:proofErr w:type="spellEnd"/>
            <w:r w:rsidR="003709D3" w:rsidRPr="003709D3">
              <w:rPr>
                <w:rFonts w:ascii="Arial" w:hAnsi="Arial" w:cs="Arial"/>
                <w:i w:val="0"/>
                <w:iCs w:val="0"/>
                <w:color w:val="000000" w:themeColor="text1"/>
                <w:sz w:val="18"/>
                <w:szCs w:val="18"/>
                <w:lang w:val="tr-TR"/>
              </w:rPr>
              <w:t xml:space="preserve">, 2021; </w:t>
            </w:r>
            <w:proofErr w:type="spellStart"/>
            <w:r w:rsidR="003709D3" w:rsidRPr="003709D3">
              <w:rPr>
                <w:rFonts w:ascii="Arial" w:hAnsi="Arial" w:cs="Arial"/>
                <w:i w:val="0"/>
                <w:iCs w:val="0"/>
                <w:color w:val="000000" w:themeColor="text1"/>
                <w:sz w:val="18"/>
                <w:szCs w:val="18"/>
                <w:lang w:val="tr-TR"/>
              </w:rPr>
              <w:t>Rahmati</w:t>
            </w:r>
            <w:proofErr w:type="spellEnd"/>
            <w:r w:rsidR="003709D3" w:rsidRPr="003709D3">
              <w:rPr>
                <w:rFonts w:ascii="Arial" w:hAnsi="Arial" w:cs="Arial"/>
                <w:i w:val="0"/>
                <w:iCs w:val="0"/>
                <w:color w:val="000000" w:themeColor="text1"/>
                <w:sz w:val="18"/>
                <w:szCs w:val="18"/>
                <w:lang w:val="tr-TR"/>
              </w:rPr>
              <w:t xml:space="preserve"> et al., 2020; Zheng et al., 2021)</w:t>
            </w:r>
            <w:r w:rsidR="003709D3">
              <w:rPr>
                <w:rFonts w:ascii="Arial" w:hAnsi="Arial" w:cs="Arial"/>
                <w:i w:val="0"/>
                <w:iCs w:val="0"/>
                <w:color w:val="000000" w:themeColor="text1"/>
                <w:sz w:val="18"/>
                <w:szCs w:val="18"/>
                <w:lang w:val="tr-TR"/>
              </w:rPr>
              <w:t xml:space="preserve">. Önerilen </w:t>
            </w:r>
            <w:r w:rsidR="00EF540D">
              <w:rPr>
                <w:rFonts w:ascii="Arial" w:hAnsi="Arial" w:cs="Arial"/>
                <w:i w:val="0"/>
                <w:iCs w:val="0"/>
                <w:color w:val="000000" w:themeColor="text1"/>
                <w:sz w:val="18"/>
                <w:szCs w:val="18"/>
                <w:lang w:val="tr-TR"/>
              </w:rPr>
              <w:t>proje kapsamında ise</w:t>
            </w:r>
            <w:r w:rsidR="003709D3">
              <w:rPr>
                <w:rFonts w:ascii="Arial" w:hAnsi="Arial" w:cs="Arial"/>
                <w:i w:val="0"/>
                <w:iCs w:val="0"/>
                <w:color w:val="000000" w:themeColor="text1"/>
                <w:sz w:val="18"/>
                <w:szCs w:val="18"/>
                <w:lang w:val="tr-TR"/>
              </w:rPr>
              <w:t xml:space="preserve"> </w:t>
            </w:r>
            <w:r w:rsidR="00E21792">
              <w:rPr>
                <w:rFonts w:ascii="Arial" w:hAnsi="Arial" w:cs="Arial"/>
                <w:i w:val="0"/>
                <w:iCs w:val="0"/>
                <w:color w:val="000000" w:themeColor="text1"/>
                <w:sz w:val="18"/>
                <w:szCs w:val="18"/>
                <w:lang w:val="tr-TR"/>
              </w:rPr>
              <w:t>taşınım modeli denkleminde önemli bir değişken olan çökelme hızı çalışılacaktır. Bu bağlamda</w:t>
            </w:r>
            <w:r w:rsidR="00214A80">
              <w:rPr>
                <w:rFonts w:ascii="Arial" w:hAnsi="Arial" w:cs="Arial"/>
                <w:i w:val="0"/>
                <w:iCs w:val="0"/>
                <w:color w:val="000000" w:themeColor="text1"/>
                <w:sz w:val="18"/>
                <w:szCs w:val="18"/>
                <w:lang w:val="tr-TR"/>
              </w:rPr>
              <w:t>,</w:t>
            </w:r>
            <w:r w:rsidR="00E21792">
              <w:rPr>
                <w:rFonts w:ascii="Arial" w:hAnsi="Arial" w:cs="Arial"/>
                <w:i w:val="0"/>
                <w:iCs w:val="0"/>
                <w:color w:val="000000" w:themeColor="text1"/>
                <w:sz w:val="18"/>
                <w:szCs w:val="18"/>
                <w:lang w:val="tr-TR"/>
              </w:rPr>
              <w:t xml:space="preserve"> </w:t>
            </w:r>
            <w:r w:rsidR="00214A80">
              <w:rPr>
                <w:rFonts w:ascii="Arial" w:hAnsi="Arial" w:cs="Arial"/>
                <w:i w:val="0"/>
                <w:iCs w:val="0"/>
                <w:color w:val="000000" w:themeColor="text1"/>
                <w:sz w:val="18"/>
                <w:szCs w:val="18"/>
                <w:lang w:val="tr-TR"/>
              </w:rPr>
              <w:t xml:space="preserve">önerilen projede </w:t>
            </w:r>
            <w:r w:rsidR="005C3DDD">
              <w:rPr>
                <w:rFonts w:ascii="Arial" w:hAnsi="Arial" w:cs="Arial"/>
                <w:i w:val="0"/>
                <w:iCs w:val="0"/>
                <w:color w:val="000000" w:themeColor="text1"/>
                <w:sz w:val="18"/>
                <w:szCs w:val="18"/>
                <w:lang w:val="tr-TR"/>
              </w:rPr>
              <w:t>makine öğrenmesinin bir alt kümesi ve derin öğrenme algoritmalarının</w:t>
            </w:r>
            <w:r w:rsidR="009040DA">
              <w:rPr>
                <w:rFonts w:ascii="Arial" w:hAnsi="Arial" w:cs="Arial"/>
                <w:i w:val="0"/>
                <w:iCs w:val="0"/>
                <w:color w:val="000000" w:themeColor="text1"/>
                <w:sz w:val="18"/>
                <w:szCs w:val="18"/>
                <w:lang w:val="tr-TR"/>
              </w:rPr>
              <w:t xml:space="preserve"> </w:t>
            </w:r>
            <w:r w:rsidR="005C3DDD">
              <w:rPr>
                <w:rFonts w:ascii="Arial" w:hAnsi="Arial" w:cs="Arial"/>
                <w:i w:val="0"/>
                <w:iCs w:val="0"/>
                <w:color w:val="000000" w:themeColor="text1"/>
                <w:sz w:val="18"/>
                <w:szCs w:val="18"/>
                <w:lang w:val="tr-TR"/>
              </w:rPr>
              <w:t>merkezinde</w:t>
            </w:r>
            <w:r w:rsidR="009040DA">
              <w:rPr>
                <w:rFonts w:ascii="Arial" w:hAnsi="Arial" w:cs="Arial"/>
                <w:i w:val="0"/>
                <w:iCs w:val="0"/>
                <w:color w:val="000000" w:themeColor="text1"/>
                <w:sz w:val="18"/>
                <w:szCs w:val="18"/>
                <w:lang w:val="tr-TR"/>
              </w:rPr>
              <w:t xml:space="preserve"> olan </w:t>
            </w:r>
            <w:proofErr w:type="spellStart"/>
            <w:r w:rsidR="00214A80">
              <w:rPr>
                <w:rFonts w:ascii="Arial" w:hAnsi="Arial" w:cs="Arial"/>
                <w:i w:val="0"/>
                <w:iCs w:val="0"/>
                <w:color w:val="000000" w:themeColor="text1"/>
                <w:sz w:val="18"/>
                <w:szCs w:val="18"/>
              </w:rPr>
              <w:t>yapay</w:t>
            </w:r>
            <w:proofErr w:type="spellEnd"/>
            <w:r w:rsidR="00214A80">
              <w:rPr>
                <w:rFonts w:ascii="Arial" w:hAnsi="Arial" w:cs="Arial"/>
                <w:i w:val="0"/>
                <w:iCs w:val="0"/>
                <w:color w:val="000000" w:themeColor="text1"/>
                <w:sz w:val="18"/>
                <w:szCs w:val="18"/>
              </w:rPr>
              <w:t xml:space="preserve"> </w:t>
            </w:r>
            <w:proofErr w:type="spellStart"/>
            <w:r w:rsidR="00214A80">
              <w:rPr>
                <w:rFonts w:ascii="Arial" w:hAnsi="Arial" w:cs="Arial"/>
                <w:i w:val="0"/>
                <w:iCs w:val="0"/>
                <w:color w:val="000000" w:themeColor="text1"/>
                <w:sz w:val="18"/>
                <w:szCs w:val="18"/>
              </w:rPr>
              <w:t>sinir</w:t>
            </w:r>
            <w:proofErr w:type="spellEnd"/>
            <w:r w:rsidR="00214A80">
              <w:rPr>
                <w:rFonts w:ascii="Arial" w:hAnsi="Arial" w:cs="Arial"/>
                <w:i w:val="0"/>
                <w:iCs w:val="0"/>
                <w:color w:val="000000" w:themeColor="text1"/>
                <w:sz w:val="18"/>
                <w:szCs w:val="18"/>
              </w:rPr>
              <w:t xml:space="preserve"> </w:t>
            </w:r>
            <w:proofErr w:type="spellStart"/>
            <w:r w:rsidR="00214A80">
              <w:rPr>
                <w:rFonts w:ascii="Arial" w:hAnsi="Arial" w:cs="Arial"/>
                <w:i w:val="0"/>
                <w:iCs w:val="0"/>
                <w:color w:val="000000" w:themeColor="text1"/>
                <w:sz w:val="18"/>
                <w:szCs w:val="18"/>
              </w:rPr>
              <w:t>ağları</w:t>
            </w:r>
            <w:proofErr w:type="spellEnd"/>
            <w:r w:rsidR="00214A80">
              <w:rPr>
                <w:rFonts w:ascii="Arial" w:hAnsi="Arial" w:cs="Arial"/>
                <w:i w:val="0"/>
                <w:iCs w:val="0"/>
                <w:color w:val="000000" w:themeColor="text1"/>
                <w:sz w:val="18"/>
                <w:szCs w:val="18"/>
              </w:rPr>
              <w:t xml:space="preserve"> (Artificial Neural Network, ANN) </w:t>
            </w:r>
            <w:r w:rsidR="00E21792">
              <w:rPr>
                <w:rFonts w:ascii="Arial" w:hAnsi="Arial" w:cs="Arial"/>
                <w:i w:val="0"/>
                <w:iCs w:val="0"/>
                <w:color w:val="000000" w:themeColor="text1"/>
                <w:sz w:val="18"/>
                <w:szCs w:val="18"/>
                <w:lang w:val="tr-TR"/>
              </w:rPr>
              <w:t>çökelme hızı ve hızı etkileyen değişkenlerin arasındaki il</w:t>
            </w:r>
            <w:r w:rsidR="00214A80">
              <w:rPr>
                <w:rFonts w:ascii="Arial" w:hAnsi="Arial" w:cs="Arial"/>
                <w:i w:val="0"/>
                <w:iCs w:val="0"/>
                <w:color w:val="000000" w:themeColor="text1"/>
                <w:sz w:val="18"/>
                <w:szCs w:val="18"/>
                <w:lang w:val="tr-TR"/>
              </w:rPr>
              <w:t>i</w:t>
            </w:r>
            <w:r w:rsidR="00E21792">
              <w:rPr>
                <w:rFonts w:ascii="Arial" w:hAnsi="Arial" w:cs="Arial"/>
                <w:i w:val="0"/>
                <w:iCs w:val="0"/>
                <w:color w:val="000000" w:themeColor="text1"/>
                <w:sz w:val="18"/>
                <w:szCs w:val="18"/>
                <w:lang w:val="tr-TR"/>
              </w:rPr>
              <w:t>şkinin analiz edilmesinde den</w:t>
            </w:r>
            <w:r w:rsidR="002D7890">
              <w:rPr>
                <w:rFonts w:ascii="Arial" w:hAnsi="Arial" w:cs="Arial"/>
                <w:i w:val="0"/>
                <w:iCs w:val="0"/>
                <w:color w:val="000000" w:themeColor="text1"/>
                <w:sz w:val="18"/>
                <w:szCs w:val="18"/>
                <w:lang w:val="tr-TR"/>
              </w:rPr>
              <w:t>ey</w:t>
            </w:r>
            <w:r w:rsidR="00E21792">
              <w:rPr>
                <w:rFonts w:ascii="Arial" w:hAnsi="Arial" w:cs="Arial"/>
                <w:i w:val="0"/>
                <w:iCs w:val="0"/>
                <w:color w:val="000000" w:themeColor="text1"/>
                <w:sz w:val="18"/>
                <w:szCs w:val="18"/>
                <w:lang w:val="tr-TR"/>
              </w:rPr>
              <w:t xml:space="preserve"> ve sayısal modelin yanında etkin bir üçüncü bir yöntem olarak kullanılacaktır. </w:t>
            </w:r>
            <w:r w:rsidR="005C3DDD">
              <w:rPr>
                <w:rFonts w:ascii="Arial" w:hAnsi="Arial" w:cs="Arial"/>
                <w:i w:val="0"/>
                <w:iCs w:val="0"/>
                <w:color w:val="000000" w:themeColor="text1"/>
                <w:sz w:val="18"/>
                <w:szCs w:val="18"/>
                <w:lang w:val="tr-TR"/>
              </w:rPr>
              <w:t xml:space="preserve">ANN biyolojik </w:t>
            </w:r>
            <w:proofErr w:type="spellStart"/>
            <w:r w:rsidR="005C3DDD">
              <w:rPr>
                <w:rFonts w:ascii="Arial" w:hAnsi="Arial" w:cs="Arial"/>
                <w:i w:val="0"/>
                <w:iCs w:val="0"/>
                <w:color w:val="000000" w:themeColor="text1"/>
                <w:sz w:val="18"/>
                <w:szCs w:val="18"/>
                <w:lang w:val="tr-TR"/>
              </w:rPr>
              <w:t>nerönların</w:t>
            </w:r>
            <w:proofErr w:type="spellEnd"/>
            <w:r w:rsidR="005C3DDD">
              <w:rPr>
                <w:rFonts w:ascii="Arial" w:hAnsi="Arial" w:cs="Arial"/>
                <w:i w:val="0"/>
                <w:iCs w:val="0"/>
                <w:color w:val="000000" w:themeColor="text1"/>
                <w:sz w:val="18"/>
                <w:szCs w:val="18"/>
                <w:lang w:val="tr-TR"/>
              </w:rPr>
              <w:t xml:space="preserve"> birbirleri arasında sinyal gönderim yolunu taklit eden ve</w:t>
            </w:r>
            <w:r w:rsidR="00214A80">
              <w:rPr>
                <w:rFonts w:ascii="Arial" w:hAnsi="Arial" w:cs="Arial"/>
                <w:i w:val="0"/>
                <w:iCs w:val="0"/>
                <w:color w:val="000000" w:themeColor="text1"/>
                <w:sz w:val="18"/>
                <w:szCs w:val="18"/>
                <w:lang w:val="tr-TR"/>
              </w:rPr>
              <w:t xml:space="preserve"> insan bilişsel sisteminden etkilenen, teknolojik olarak gelişmiş matematiksel bir </w:t>
            </w:r>
            <w:r w:rsidR="005C3DDD">
              <w:rPr>
                <w:rFonts w:ascii="Arial" w:hAnsi="Arial" w:cs="Arial"/>
                <w:i w:val="0"/>
                <w:iCs w:val="0"/>
                <w:color w:val="000000" w:themeColor="text1"/>
                <w:sz w:val="18"/>
                <w:szCs w:val="18"/>
                <w:lang w:val="tr-TR"/>
              </w:rPr>
              <w:t xml:space="preserve">hesaplama sistemi </w:t>
            </w:r>
            <w:r w:rsidR="00214A80">
              <w:rPr>
                <w:rFonts w:ascii="Arial" w:hAnsi="Arial" w:cs="Arial"/>
                <w:i w:val="0"/>
                <w:iCs w:val="0"/>
                <w:color w:val="000000" w:themeColor="text1"/>
                <w:sz w:val="18"/>
                <w:szCs w:val="18"/>
                <w:lang w:val="tr-TR"/>
              </w:rPr>
              <w:t xml:space="preserve">olarak tanımlanabilir. </w:t>
            </w:r>
          </w:p>
          <w:p w14:paraId="5F9885DE" w14:textId="67D3B53E" w:rsidR="0083659E" w:rsidRDefault="00214A80" w:rsidP="007B3504">
            <w:pPr>
              <w:pStyle w:val="Caption"/>
              <w:jc w:val="both"/>
              <w:rPr>
                <w:rFonts w:ascii="Arial" w:hAnsi="Arial" w:cs="Arial"/>
                <w:i w:val="0"/>
                <w:iCs w:val="0"/>
                <w:color w:val="000000" w:themeColor="text1"/>
                <w:sz w:val="18"/>
                <w:szCs w:val="18"/>
                <w:lang w:val="tr-TR"/>
              </w:rPr>
            </w:pPr>
            <w:r>
              <w:rPr>
                <w:rFonts w:ascii="Arial" w:hAnsi="Arial" w:cs="Arial"/>
                <w:i w:val="0"/>
                <w:iCs w:val="0"/>
                <w:color w:val="000000" w:themeColor="text1"/>
                <w:sz w:val="18"/>
                <w:szCs w:val="18"/>
                <w:lang w:val="tr-TR"/>
              </w:rPr>
              <w:t>Derin öğrenmenin</w:t>
            </w:r>
            <w:r w:rsidR="00E21792">
              <w:rPr>
                <w:rFonts w:ascii="Arial" w:hAnsi="Arial" w:cs="Arial"/>
                <w:i w:val="0"/>
                <w:iCs w:val="0"/>
                <w:color w:val="000000" w:themeColor="text1"/>
                <w:sz w:val="18"/>
                <w:szCs w:val="18"/>
                <w:lang w:val="tr-TR"/>
              </w:rPr>
              <w:t xml:space="preserve"> avantajı büyük veri kulla</w:t>
            </w:r>
            <w:r>
              <w:rPr>
                <w:rFonts w:ascii="Arial" w:hAnsi="Arial" w:cs="Arial"/>
                <w:i w:val="0"/>
                <w:iCs w:val="0"/>
                <w:color w:val="000000" w:themeColor="text1"/>
                <w:sz w:val="18"/>
                <w:szCs w:val="18"/>
                <w:lang w:val="tr-TR"/>
              </w:rPr>
              <w:t>na</w:t>
            </w:r>
            <w:r w:rsidR="00E21792">
              <w:rPr>
                <w:rFonts w:ascii="Arial" w:hAnsi="Arial" w:cs="Arial"/>
                <w:i w:val="0"/>
                <w:iCs w:val="0"/>
                <w:color w:val="000000" w:themeColor="text1"/>
                <w:sz w:val="18"/>
                <w:szCs w:val="18"/>
                <w:lang w:val="tr-TR"/>
              </w:rPr>
              <w:t>bilmesidir</w:t>
            </w:r>
            <w:r w:rsidR="00B4328E">
              <w:rPr>
                <w:rFonts w:ascii="Arial" w:hAnsi="Arial" w:cs="Arial"/>
                <w:i w:val="0"/>
                <w:iCs w:val="0"/>
                <w:color w:val="000000" w:themeColor="text1"/>
                <w:sz w:val="18"/>
                <w:szCs w:val="18"/>
                <w:lang w:val="tr-TR"/>
              </w:rPr>
              <w:t xml:space="preserve">. </w:t>
            </w:r>
            <w:r w:rsidR="00BE0968">
              <w:rPr>
                <w:rFonts w:ascii="Arial" w:hAnsi="Arial" w:cs="Arial"/>
                <w:i w:val="0"/>
                <w:iCs w:val="0"/>
                <w:color w:val="000000" w:themeColor="text1"/>
                <w:sz w:val="18"/>
                <w:szCs w:val="18"/>
                <w:lang w:val="tr-TR"/>
              </w:rPr>
              <w:t>Öğrenilen modellerin eğitim verisini aşırı öğrenmesini (</w:t>
            </w:r>
            <w:proofErr w:type="spellStart"/>
            <w:r w:rsidR="00BE0968">
              <w:rPr>
                <w:rFonts w:ascii="Arial" w:hAnsi="Arial" w:cs="Arial"/>
                <w:i w:val="0"/>
                <w:iCs w:val="0"/>
                <w:color w:val="000000" w:themeColor="text1"/>
                <w:sz w:val="18"/>
                <w:szCs w:val="18"/>
                <w:lang w:val="tr-TR"/>
              </w:rPr>
              <w:t>overfit</w:t>
            </w:r>
            <w:proofErr w:type="spellEnd"/>
            <w:r w:rsidR="00BE0968">
              <w:rPr>
                <w:rFonts w:ascii="Arial" w:hAnsi="Arial" w:cs="Arial"/>
                <w:i w:val="0"/>
                <w:iCs w:val="0"/>
                <w:color w:val="000000" w:themeColor="text1"/>
                <w:sz w:val="18"/>
                <w:szCs w:val="18"/>
                <w:lang w:val="tr-TR"/>
              </w:rPr>
              <w:t xml:space="preserve">) engellemek için büyük bir veri kümesi kullanılması önemlidir. </w:t>
            </w:r>
            <w:r w:rsidR="00B4328E">
              <w:rPr>
                <w:rFonts w:ascii="Arial" w:hAnsi="Arial" w:cs="Arial"/>
                <w:i w:val="0"/>
                <w:iCs w:val="0"/>
                <w:color w:val="000000" w:themeColor="text1"/>
                <w:sz w:val="18"/>
                <w:szCs w:val="18"/>
                <w:lang w:val="tr-TR"/>
              </w:rPr>
              <w:t>Dolayısı ile büyük veri</w:t>
            </w:r>
            <w:r w:rsidR="00BE0968">
              <w:rPr>
                <w:rFonts w:ascii="Arial" w:hAnsi="Arial" w:cs="Arial"/>
                <w:i w:val="0"/>
                <w:iCs w:val="0"/>
                <w:color w:val="000000" w:themeColor="text1"/>
                <w:sz w:val="18"/>
                <w:szCs w:val="18"/>
                <w:lang w:val="tr-TR"/>
              </w:rPr>
              <w:t xml:space="preserve"> kümesinin</w:t>
            </w:r>
            <w:r w:rsidR="00B4328E">
              <w:rPr>
                <w:rFonts w:ascii="Arial" w:hAnsi="Arial" w:cs="Arial"/>
                <w:i w:val="0"/>
                <w:iCs w:val="0"/>
                <w:color w:val="000000" w:themeColor="text1"/>
                <w:sz w:val="18"/>
                <w:szCs w:val="18"/>
                <w:lang w:val="tr-TR"/>
              </w:rPr>
              <w:t xml:space="preserve"> </w:t>
            </w:r>
            <w:r w:rsidR="00B311AD">
              <w:rPr>
                <w:rFonts w:ascii="Arial" w:hAnsi="Arial" w:cs="Arial"/>
                <w:i w:val="0"/>
                <w:iCs w:val="0"/>
                <w:color w:val="000000" w:themeColor="text1"/>
                <w:sz w:val="18"/>
                <w:szCs w:val="18"/>
                <w:lang w:val="tr-TR"/>
              </w:rPr>
              <w:t>MP</w:t>
            </w:r>
            <w:r w:rsidR="00B4328E">
              <w:rPr>
                <w:rFonts w:ascii="Arial" w:hAnsi="Arial" w:cs="Arial"/>
                <w:i w:val="0"/>
                <w:iCs w:val="0"/>
                <w:color w:val="000000" w:themeColor="text1"/>
                <w:sz w:val="18"/>
                <w:szCs w:val="18"/>
                <w:lang w:val="tr-TR"/>
              </w:rPr>
              <w:t xml:space="preserve"> araştırmalarının hızlandırılması açısından da çok önemli olduğunu açıkça vurgulayabiliriz.</w:t>
            </w:r>
            <w:r w:rsidR="00E21792">
              <w:rPr>
                <w:rFonts w:ascii="Arial" w:hAnsi="Arial" w:cs="Arial"/>
                <w:i w:val="0"/>
                <w:iCs w:val="0"/>
                <w:color w:val="000000" w:themeColor="text1"/>
                <w:sz w:val="18"/>
                <w:szCs w:val="18"/>
                <w:lang w:val="tr-TR"/>
              </w:rPr>
              <w:t xml:space="preserve"> </w:t>
            </w:r>
            <w:r w:rsidR="00B4328E">
              <w:rPr>
                <w:rFonts w:ascii="Arial" w:hAnsi="Arial" w:cs="Arial"/>
                <w:i w:val="0"/>
                <w:iCs w:val="0"/>
                <w:color w:val="000000" w:themeColor="text1"/>
                <w:sz w:val="18"/>
                <w:szCs w:val="18"/>
                <w:lang w:val="tr-TR"/>
              </w:rPr>
              <w:t xml:space="preserve">Şu anda </w:t>
            </w:r>
            <w:r w:rsidR="00B311AD">
              <w:rPr>
                <w:rFonts w:ascii="Arial" w:hAnsi="Arial" w:cs="Arial"/>
                <w:i w:val="0"/>
                <w:iCs w:val="0"/>
                <w:color w:val="000000" w:themeColor="text1"/>
                <w:sz w:val="18"/>
                <w:szCs w:val="18"/>
                <w:lang w:val="tr-TR"/>
              </w:rPr>
              <w:t>MP</w:t>
            </w:r>
            <w:r w:rsidR="00B4328E">
              <w:rPr>
                <w:rFonts w:ascii="Arial" w:hAnsi="Arial" w:cs="Arial"/>
                <w:i w:val="0"/>
                <w:iCs w:val="0"/>
                <w:color w:val="000000" w:themeColor="text1"/>
                <w:sz w:val="18"/>
                <w:szCs w:val="18"/>
                <w:lang w:val="tr-TR"/>
              </w:rPr>
              <w:t xml:space="preserve"> veri tabanlarını</w:t>
            </w:r>
            <w:r w:rsidR="00BE0968">
              <w:rPr>
                <w:rFonts w:ascii="Arial" w:hAnsi="Arial" w:cs="Arial"/>
                <w:i w:val="0"/>
                <w:iCs w:val="0"/>
                <w:color w:val="000000" w:themeColor="text1"/>
                <w:sz w:val="18"/>
                <w:szCs w:val="18"/>
                <w:lang w:val="tr-TR"/>
              </w:rPr>
              <w:t>n</w:t>
            </w:r>
            <w:r w:rsidR="00B4328E">
              <w:rPr>
                <w:rFonts w:ascii="Arial" w:hAnsi="Arial" w:cs="Arial"/>
                <w:i w:val="0"/>
                <w:iCs w:val="0"/>
                <w:color w:val="000000" w:themeColor="text1"/>
                <w:sz w:val="18"/>
                <w:szCs w:val="18"/>
                <w:lang w:val="tr-TR"/>
              </w:rPr>
              <w:t xml:space="preserve"> azlığı ve var olan </w:t>
            </w:r>
            <w:proofErr w:type="spellStart"/>
            <w:proofErr w:type="gramStart"/>
            <w:r w:rsidR="00B4328E">
              <w:rPr>
                <w:rFonts w:ascii="Arial" w:hAnsi="Arial" w:cs="Arial"/>
                <w:i w:val="0"/>
                <w:iCs w:val="0"/>
                <w:color w:val="000000" w:themeColor="text1"/>
                <w:sz w:val="18"/>
                <w:szCs w:val="18"/>
                <w:lang w:val="tr-TR"/>
              </w:rPr>
              <w:t>veritabanlarının</w:t>
            </w:r>
            <w:proofErr w:type="spellEnd"/>
            <w:r w:rsidR="00B4328E">
              <w:rPr>
                <w:rFonts w:ascii="Arial" w:hAnsi="Arial" w:cs="Arial"/>
                <w:i w:val="0"/>
                <w:iCs w:val="0"/>
                <w:color w:val="000000" w:themeColor="text1"/>
                <w:sz w:val="18"/>
                <w:szCs w:val="18"/>
                <w:lang w:val="tr-TR"/>
              </w:rPr>
              <w:t xml:space="preserve">  birbirlerinden</w:t>
            </w:r>
            <w:proofErr w:type="gramEnd"/>
            <w:r w:rsidR="00B4328E">
              <w:rPr>
                <w:rFonts w:ascii="Arial" w:hAnsi="Arial" w:cs="Arial"/>
                <w:i w:val="0"/>
                <w:iCs w:val="0"/>
                <w:color w:val="000000" w:themeColor="text1"/>
                <w:sz w:val="18"/>
                <w:szCs w:val="18"/>
                <w:lang w:val="tr-TR"/>
              </w:rPr>
              <w:t xml:space="preserve"> bağımsız olması (yani birbirleriyle ilişkilendirilmemesi) bu yönde bir araştırmanın önüne geçen en temel etkenlerden biridir. Dolayı</w:t>
            </w:r>
            <w:r w:rsidR="00BE0968">
              <w:rPr>
                <w:rFonts w:ascii="Arial" w:hAnsi="Arial" w:cs="Arial"/>
                <w:i w:val="0"/>
                <w:iCs w:val="0"/>
                <w:color w:val="000000" w:themeColor="text1"/>
                <w:sz w:val="18"/>
                <w:szCs w:val="18"/>
                <w:lang w:val="tr-TR"/>
              </w:rPr>
              <w:t>sı</w:t>
            </w:r>
            <w:r w:rsidR="00B4328E">
              <w:rPr>
                <w:rFonts w:ascii="Arial" w:hAnsi="Arial" w:cs="Arial"/>
                <w:i w:val="0"/>
                <w:iCs w:val="0"/>
                <w:color w:val="000000" w:themeColor="text1"/>
                <w:sz w:val="18"/>
                <w:szCs w:val="18"/>
                <w:lang w:val="tr-TR"/>
              </w:rPr>
              <w:t xml:space="preserve"> ile projemiz kapsamında b</w:t>
            </w:r>
            <w:r w:rsidR="00E21792">
              <w:rPr>
                <w:rFonts w:ascii="Arial" w:hAnsi="Arial" w:cs="Arial"/>
                <w:i w:val="0"/>
                <w:iCs w:val="0"/>
                <w:color w:val="000000" w:themeColor="text1"/>
                <w:sz w:val="18"/>
                <w:szCs w:val="18"/>
                <w:lang w:val="tr-TR"/>
              </w:rPr>
              <w:t>u büyük veri</w:t>
            </w:r>
            <w:r w:rsidR="00BE0968">
              <w:rPr>
                <w:rFonts w:ascii="Arial" w:hAnsi="Arial" w:cs="Arial"/>
                <w:i w:val="0"/>
                <w:iCs w:val="0"/>
                <w:color w:val="000000" w:themeColor="text1"/>
                <w:sz w:val="18"/>
                <w:szCs w:val="18"/>
                <w:lang w:val="tr-TR"/>
              </w:rPr>
              <w:t xml:space="preserve"> kümesini</w:t>
            </w:r>
            <w:r w:rsidR="00E21792">
              <w:rPr>
                <w:rFonts w:ascii="Arial" w:hAnsi="Arial" w:cs="Arial"/>
                <w:i w:val="0"/>
                <w:iCs w:val="0"/>
                <w:color w:val="000000" w:themeColor="text1"/>
                <w:sz w:val="18"/>
                <w:szCs w:val="18"/>
                <w:lang w:val="tr-TR"/>
              </w:rPr>
              <w:t xml:space="preserve"> sağlamak amacıyla hem kendi deney sonuçları</w:t>
            </w:r>
            <w:r w:rsidR="00967705">
              <w:rPr>
                <w:rFonts w:ascii="Arial" w:hAnsi="Arial" w:cs="Arial"/>
                <w:i w:val="0"/>
                <w:iCs w:val="0"/>
                <w:color w:val="000000" w:themeColor="text1"/>
                <w:sz w:val="18"/>
                <w:szCs w:val="18"/>
                <w:lang w:val="tr-TR"/>
              </w:rPr>
              <w:t>mız</w:t>
            </w:r>
            <w:r w:rsidR="00E21792">
              <w:rPr>
                <w:rFonts w:ascii="Arial" w:hAnsi="Arial" w:cs="Arial"/>
                <w:i w:val="0"/>
                <w:iCs w:val="0"/>
                <w:color w:val="000000" w:themeColor="text1"/>
                <w:sz w:val="18"/>
                <w:szCs w:val="18"/>
                <w:lang w:val="tr-TR"/>
              </w:rPr>
              <w:t xml:space="preserve"> hem de literatür</w:t>
            </w:r>
            <w:r w:rsidR="00BE0968">
              <w:rPr>
                <w:rFonts w:ascii="Arial" w:hAnsi="Arial" w:cs="Arial"/>
                <w:i w:val="0"/>
                <w:iCs w:val="0"/>
                <w:color w:val="000000" w:themeColor="text1"/>
                <w:sz w:val="18"/>
                <w:szCs w:val="18"/>
                <w:lang w:val="tr-TR"/>
              </w:rPr>
              <w:t>den</w:t>
            </w:r>
            <w:r w:rsidR="00E21792">
              <w:rPr>
                <w:rFonts w:ascii="Arial" w:hAnsi="Arial" w:cs="Arial"/>
                <w:i w:val="0"/>
                <w:iCs w:val="0"/>
                <w:color w:val="000000" w:themeColor="text1"/>
                <w:sz w:val="18"/>
                <w:szCs w:val="18"/>
                <w:lang w:val="tr-TR"/>
              </w:rPr>
              <w:t xml:space="preserve"> elde edilecek sonuçlar bir araya getirilerek daha verimli sonuçlar sağlanacaktır. Literatürde konu ile ilgili makalelerin çoğunda (</w:t>
            </w:r>
            <w:r w:rsidR="00B61D9A" w:rsidRPr="00B61D9A">
              <w:rPr>
                <w:rFonts w:ascii="Arial" w:hAnsi="Arial" w:cs="Arial"/>
                <w:color w:val="000000" w:themeColor="text1"/>
                <w:sz w:val="18"/>
                <w:szCs w:val="18"/>
              </w:rPr>
              <w:t xml:space="preserve">Yu </w:t>
            </w:r>
            <w:proofErr w:type="spellStart"/>
            <w:r w:rsidR="00B61D9A" w:rsidRPr="00B61D9A">
              <w:rPr>
                <w:rFonts w:ascii="Arial" w:hAnsi="Arial" w:cs="Arial"/>
                <w:color w:val="000000" w:themeColor="text1"/>
                <w:sz w:val="18"/>
                <w:szCs w:val="18"/>
              </w:rPr>
              <w:t>ve</w:t>
            </w:r>
            <w:proofErr w:type="spellEnd"/>
            <w:r w:rsidR="00B61D9A" w:rsidRPr="00B61D9A">
              <w:rPr>
                <w:rFonts w:ascii="Arial" w:hAnsi="Arial" w:cs="Arial"/>
                <w:color w:val="000000" w:themeColor="text1"/>
                <w:sz w:val="18"/>
                <w:szCs w:val="18"/>
              </w:rPr>
              <w:t xml:space="preserve"> Hu, 2022; </w:t>
            </w:r>
            <w:proofErr w:type="spellStart"/>
            <w:r w:rsidR="00B61D9A" w:rsidRPr="00B61D9A">
              <w:rPr>
                <w:rFonts w:ascii="Arial" w:hAnsi="Arial" w:cs="Arial"/>
                <w:color w:val="000000" w:themeColor="text1"/>
                <w:sz w:val="18"/>
                <w:szCs w:val="18"/>
                <w:lang w:val="tr-TR"/>
              </w:rPr>
              <w:t>Vidal</w:t>
            </w:r>
            <w:proofErr w:type="spellEnd"/>
            <w:r w:rsidR="00B61D9A" w:rsidRPr="00B61D9A">
              <w:rPr>
                <w:rFonts w:ascii="Arial" w:hAnsi="Arial" w:cs="Arial"/>
                <w:color w:val="000000" w:themeColor="text1"/>
                <w:sz w:val="18"/>
                <w:szCs w:val="18"/>
                <w:lang w:val="tr-TR"/>
              </w:rPr>
              <w:t xml:space="preserve"> </w:t>
            </w:r>
            <w:proofErr w:type="spellStart"/>
            <w:r w:rsidR="00B61D9A" w:rsidRPr="00B61D9A">
              <w:rPr>
                <w:rFonts w:ascii="Arial" w:hAnsi="Arial" w:cs="Arial"/>
                <w:color w:val="000000" w:themeColor="text1"/>
                <w:sz w:val="18"/>
                <w:szCs w:val="18"/>
                <w:lang w:val="tr-TR"/>
              </w:rPr>
              <w:t>and</w:t>
            </w:r>
            <w:proofErr w:type="spellEnd"/>
            <w:r w:rsidR="00B61D9A" w:rsidRPr="00B61D9A">
              <w:rPr>
                <w:rFonts w:ascii="Arial" w:hAnsi="Arial" w:cs="Arial"/>
                <w:color w:val="000000" w:themeColor="text1"/>
                <w:sz w:val="18"/>
                <w:szCs w:val="18"/>
                <w:lang w:val="tr-TR"/>
              </w:rPr>
              <w:t xml:space="preserve"> </w:t>
            </w:r>
            <w:proofErr w:type="spellStart"/>
            <w:r w:rsidR="00B61D9A" w:rsidRPr="00B61D9A">
              <w:rPr>
                <w:rFonts w:ascii="Arial" w:hAnsi="Arial" w:cs="Arial"/>
                <w:color w:val="000000" w:themeColor="text1"/>
                <w:sz w:val="18"/>
                <w:szCs w:val="18"/>
                <w:lang w:val="tr-TR"/>
              </w:rPr>
              <w:t>Pasquini</w:t>
            </w:r>
            <w:proofErr w:type="spellEnd"/>
            <w:r w:rsidR="00B61D9A" w:rsidRPr="00B61D9A">
              <w:rPr>
                <w:rFonts w:ascii="Arial" w:hAnsi="Arial" w:cs="Arial"/>
                <w:color w:val="000000" w:themeColor="text1"/>
                <w:sz w:val="18"/>
                <w:szCs w:val="18"/>
                <w:lang w:val="tr-TR"/>
              </w:rPr>
              <w:t xml:space="preserve">, 2021; </w:t>
            </w:r>
            <w:proofErr w:type="spellStart"/>
            <w:r w:rsidR="00B61D9A" w:rsidRPr="00B61D9A">
              <w:rPr>
                <w:rFonts w:ascii="Arial" w:hAnsi="Arial" w:cs="Arial"/>
                <w:color w:val="000000" w:themeColor="text1"/>
                <w:sz w:val="18"/>
                <w:szCs w:val="18"/>
                <w:lang w:val="tr-TR"/>
              </w:rPr>
              <w:t>Rahmati</w:t>
            </w:r>
            <w:proofErr w:type="spellEnd"/>
            <w:r w:rsidR="00B61D9A" w:rsidRPr="00B61D9A">
              <w:rPr>
                <w:rFonts w:ascii="Arial" w:hAnsi="Arial" w:cs="Arial"/>
                <w:color w:val="000000" w:themeColor="text1"/>
                <w:sz w:val="18"/>
                <w:szCs w:val="18"/>
                <w:lang w:val="tr-TR"/>
              </w:rPr>
              <w:t xml:space="preserve"> et al., 2020; Zheng et al., 2021</w:t>
            </w:r>
            <w:r w:rsidR="00B61D9A">
              <w:rPr>
                <w:rFonts w:ascii="Arial" w:hAnsi="Arial" w:cs="Arial"/>
                <w:color w:val="000000" w:themeColor="text1"/>
                <w:sz w:val="18"/>
                <w:szCs w:val="18"/>
                <w:lang w:val="tr-TR"/>
              </w:rPr>
              <w:t>)</w:t>
            </w:r>
            <w:r w:rsidR="00B61D9A">
              <w:rPr>
                <w:rFonts w:ascii="Arial" w:hAnsi="Arial" w:cs="Arial"/>
                <w:color w:val="000000" w:themeColor="text1"/>
                <w:sz w:val="18"/>
                <w:szCs w:val="18"/>
              </w:rPr>
              <w:t xml:space="preserve"> </w:t>
            </w:r>
            <w:proofErr w:type="spellStart"/>
            <w:r w:rsidR="00EF540D">
              <w:rPr>
                <w:rFonts w:ascii="Arial" w:hAnsi="Arial" w:cs="Arial"/>
                <w:color w:val="000000" w:themeColor="text1"/>
                <w:sz w:val="18"/>
                <w:szCs w:val="18"/>
              </w:rPr>
              <w:t>veri</w:t>
            </w:r>
            <w:proofErr w:type="spellEnd"/>
            <w:r w:rsidR="00EF540D">
              <w:rPr>
                <w:rFonts w:ascii="Arial" w:hAnsi="Arial" w:cs="Arial"/>
                <w:color w:val="000000" w:themeColor="text1"/>
                <w:sz w:val="18"/>
                <w:szCs w:val="18"/>
              </w:rPr>
              <w:t xml:space="preserve"> </w:t>
            </w:r>
            <w:r w:rsidR="008F2E3B">
              <w:rPr>
                <w:rFonts w:ascii="Arial" w:hAnsi="Arial" w:cs="Arial"/>
                <w:i w:val="0"/>
                <w:iCs w:val="0"/>
                <w:color w:val="000000" w:themeColor="text1"/>
                <w:sz w:val="18"/>
                <w:szCs w:val="18"/>
                <w:lang w:val="tr-TR"/>
              </w:rPr>
              <w:t xml:space="preserve">paylaşılmış ve diğer araştırmacıların kullanımına açılmıştır. Ayrıca küresel ve bölgesel </w:t>
            </w:r>
            <w:r w:rsidR="00B311AD">
              <w:rPr>
                <w:rFonts w:ascii="Arial" w:hAnsi="Arial" w:cs="Arial"/>
                <w:i w:val="0"/>
                <w:iCs w:val="0"/>
                <w:color w:val="000000" w:themeColor="text1"/>
                <w:sz w:val="18"/>
                <w:szCs w:val="18"/>
                <w:lang w:val="tr-TR"/>
              </w:rPr>
              <w:t>MP</w:t>
            </w:r>
            <w:r w:rsidR="008F2E3B">
              <w:rPr>
                <w:rFonts w:ascii="Arial" w:hAnsi="Arial" w:cs="Arial"/>
                <w:i w:val="0"/>
                <w:iCs w:val="0"/>
                <w:color w:val="000000" w:themeColor="text1"/>
                <w:sz w:val="18"/>
                <w:szCs w:val="18"/>
                <w:lang w:val="tr-TR"/>
              </w:rPr>
              <w:t xml:space="preserve"> veri banka</w:t>
            </w:r>
            <w:r w:rsidR="00D95302">
              <w:rPr>
                <w:rFonts w:ascii="Arial" w:hAnsi="Arial" w:cs="Arial"/>
                <w:i w:val="0"/>
                <w:iCs w:val="0"/>
                <w:color w:val="000000" w:themeColor="text1"/>
                <w:sz w:val="18"/>
                <w:szCs w:val="18"/>
                <w:lang w:val="tr-TR"/>
              </w:rPr>
              <w:t>la</w:t>
            </w:r>
            <w:r w:rsidR="008F2E3B">
              <w:rPr>
                <w:rFonts w:ascii="Arial" w:hAnsi="Arial" w:cs="Arial"/>
                <w:i w:val="0"/>
                <w:iCs w:val="0"/>
                <w:color w:val="000000" w:themeColor="text1"/>
                <w:sz w:val="18"/>
                <w:szCs w:val="18"/>
                <w:lang w:val="tr-TR"/>
              </w:rPr>
              <w:t>rı da araştırmada kullanılacaktır (</w:t>
            </w:r>
            <w:r w:rsidR="00EF37B0">
              <w:rPr>
                <w:rFonts w:ascii="Arial" w:hAnsi="Arial" w:cs="Arial"/>
                <w:i w:val="0"/>
                <w:iCs w:val="0"/>
                <w:color w:val="000000" w:themeColor="text1"/>
                <w:sz w:val="18"/>
                <w:szCs w:val="18"/>
                <w:lang w:val="tr-TR"/>
              </w:rPr>
              <w:t xml:space="preserve">Örnek: </w:t>
            </w:r>
            <w:r w:rsidR="008F2E3B" w:rsidRPr="006A187C">
              <w:rPr>
                <w:color w:val="000000" w:themeColor="text1"/>
              </w:rPr>
              <w:t>NCEI Marine Microplastics</w:t>
            </w:r>
            <w:r w:rsidR="000F33C4" w:rsidRPr="006A187C">
              <w:rPr>
                <w:color w:val="000000" w:themeColor="text1"/>
              </w:rPr>
              <w:t xml:space="preserve">, </w:t>
            </w:r>
            <w:proofErr w:type="gramStart"/>
            <w:r w:rsidR="000F33C4" w:rsidRPr="006A187C">
              <w:rPr>
                <w:color w:val="000000" w:themeColor="text1"/>
              </w:rPr>
              <w:t xml:space="preserve">2022; </w:t>
            </w:r>
            <w:r w:rsidR="008F2E3B" w:rsidRPr="006A187C">
              <w:rPr>
                <w:color w:val="000000" w:themeColor="text1"/>
              </w:rPr>
              <w:t xml:space="preserve"> </w:t>
            </w:r>
            <w:r w:rsidR="00F86428">
              <w:rPr>
                <w:rFonts w:ascii="Arial" w:hAnsi="Arial" w:cs="Arial"/>
                <w:i w:val="0"/>
                <w:iCs w:val="0"/>
                <w:color w:val="000000" w:themeColor="text1"/>
                <w:sz w:val="18"/>
                <w:szCs w:val="18"/>
                <w:lang w:val="tr-TR"/>
              </w:rPr>
              <w:t>IUNCN</w:t>
            </w:r>
            <w:proofErr w:type="gramEnd"/>
            <w:r w:rsidR="00F86428">
              <w:rPr>
                <w:rFonts w:ascii="Arial" w:hAnsi="Arial" w:cs="Arial"/>
                <w:i w:val="0"/>
                <w:iCs w:val="0"/>
                <w:color w:val="000000" w:themeColor="text1"/>
                <w:sz w:val="18"/>
                <w:szCs w:val="18"/>
                <w:lang w:val="tr-TR"/>
              </w:rPr>
              <w:t xml:space="preserve"> </w:t>
            </w:r>
            <w:proofErr w:type="spellStart"/>
            <w:r w:rsidR="0067529F">
              <w:rPr>
                <w:rFonts w:ascii="Arial" w:hAnsi="Arial" w:cs="Arial"/>
                <w:i w:val="0"/>
                <w:iCs w:val="0"/>
                <w:color w:val="000000" w:themeColor="text1"/>
                <w:sz w:val="18"/>
                <w:szCs w:val="18"/>
                <w:lang w:val="tr-TR"/>
              </w:rPr>
              <w:t>Plastic</w:t>
            </w:r>
            <w:proofErr w:type="spellEnd"/>
            <w:r w:rsidR="0067529F">
              <w:rPr>
                <w:rFonts w:ascii="Arial" w:hAnsi="Arial" w:cs="Arial"/>
                <w:i w:val="0"/>
                <w:iCs w:val="0"/>
                <w:color w:val="000000" w:themeColor="text1"/>
                <w:sz w:val="18"/>
                <w:szCs w:val="18"/>
                <w:lang w:val="tr-TR"/>
              </w:rPr>
              <w:t xml:space="preserve"> </w:t>
            </w:r>
            <w:proofErr w:type="spellStart"/>
            <w:r w:rsidR="0067529F">
              <w:rPr>
                <w:rFonts w:ascii="Arial" w:hAnsi="Arial" w:cs="Arial"/>
                <w:i w:val="0"/>
                <w:iCs w:val="0"/>
                <w:color w:val="000000" w:themeColor="text1"/>
                <w:sz w:val="18"/>
                <w:szCs w:val="18"/>
                <w:lang w:val="tr-TR"/>
              </w:rPr>
              <w:t>Map</w:t>
            </w:r>
            <w:proofErr w:type="spellEnd"/>
            <w:r w:rsidR="0067529F">
              <w:rPr>
                <w:rFonts w:ascii="Arial" w:hAnsi="Arial" w:cs="Arial"/>
                <w:i w:val="0"/>
                <w:iCs w:val="0"/>
                <w:color w:val="000000" w:themeColor="text1"/>
                <w:sz w:val="18"/>
                <w:szCs w:val="18"/>
                <w:lang w:val="tr-TR"/>
              </w:rPr>
              <w:t>, 2022</w:t>
            </w:r>
            <w:r w:rsidR="008F2E3B">
              <w:rPr>
                <w:rFonts w:ascii="Arial" w:hAnsi="Arial" w:cs="Arial"/>
                <w:i w:val="0"/>
                <w:iCs w:val="0"/>
                <w:color w:val="000000" w:themeColor="text1"/>
                <w:sz w:val="18"/>
                <w:szCs w:val="18"/>
                <w:lang w:val="tr-TR"/>
              </w:rPr>
              <w:t>)</w:t>
            </w:r>
            <w:r w:rsidR="00BE0968">
              <w:rPr>
                <w:rFonts w:ascii="Arial" w:hAnsi="Arial" w:cs="Arial"/>
                <w:i w:val="0"/>
                <w:iCs w:val="0"/>
                <w:color w:val="000000" w:themeColor="text1"/>
                <w:sz w:val="18"/>
                <w:szCs w:val="18"/>
                <w:lang w:val="tr-TR"/>
              </w:rPr>
              <w:t xml:space="preserve">. Literatürde </w:t>
            </w:r>
            <w:proofErr w:type="spellStart"/>
            <w:r w:rsidR="00F33181">
              <w:rPr>
                <w:rFonts w:ascii="Arial" w:hAnsi="Arial" w:cs="Arial"/>
                <w:i w:val="0"/>
                <w:iCs w:val="0"/>
                <w:color w:val="000000" w:themeColor="text1"/>
                <w:sz w:val="18"/>
                <w:szCs w:val="18"/>
                <w:lang w:val="tr-TR"/>
              </w:rPr>
              <w:t>Loh</w:t>
            </w:r>
            <w:proofErr w:type="spellEnd"/>
            <w:r w:rsidR="00F33181">
              <w:rPr>
                <w:rFonts w:ascii="Arial" w:hAnsi="Arial" w:cs="Arial"/>
                <w:i w:val="0"/>
                <w:iCs w:val="0"/>
                <w:color w:val="000000" w:themeColor="text1"/>
                <w:sz w:val="18"/>
                <w:szCs w:val="18"/>
                <w:lang w:val="tr-TR"/>
              </w:rPr>
              <w:t xml:space="preserve"> vd., 2021 ve </w:t>
            </w:r>
            <w:proofErr w:type="spellStart"/>
            <w:r w:rsidR="00F33181">
              <w:rPr>
                <w:rFonts w:ascii="Arial" w:hAnsi="Arial" w:cs="Arial"/>
                <w:i w:val="0"/>
                <w:iCs w:val="0"/>
                <w:color w:val="000000" w:themeColor="text1"/>
                <w:sz w:val="18"/>
                <w:szCs w:val="18"/>
                <w:lang w:val="tr-TR"/>
              </w:rPr>
              <w:t>Rushd</w:t>
            </w:r>
            <w:proofErr w:type="spellEnd"/>
            <w:r w:rsidR="00F33181">
              <w:rPr>
                <w:rFonts w:ascii="Arial" w:hAnsi="Arial" w:cs="Arial"/>
                <w:i w:val="0"/>
                <w:iCs w:val="0"/>
                <w:color w:val="000000" w:themeColor="text1"/>
                <w:sz w:val="18"/>
                <w:szCs w:val="18"/>
                <w:lang w:val="tr-TR"/>
              </w:rPr>
              <w:t xml:space="preserve"> vd., 2021</w:t>
            </w:r>
            <w:r w:rsidR="00967705">
              <w:rPr>
                <w:rFonts w:ascii="Arial" w:hAnsi="Arial" w:cs="Arial"/>
                <w:i w:val="0"/>
                <w:iCs w:val="0"/>
                <w:color w:val="000000" w:themeColor="text1"/>
                <w:sz w:val="18"/>
                <w:szCs w:val="18"/>
                <w:lang w:val="tr-TR"/>
              </w:rPr>
              <w:t>(</w:t>
            </w:r>
            <w:proofErr w:type="spellStart"/>
            <w:r w:rsidR="00967705">
              <w:rPr>
                <w:rFonts w:ascii="Arial" w:hAnsi="Arial" w:cs="Arial"/>
                <w:i w:val="0"/>
                <w:iCs w:val="0"/>
                <w:color w:val="000000" w:themeColor="text1"/>
                <w:sz w:val="18"/>
                <w:szCs w:val="18"/>
                <w:lang w:val="tr-TR"/>
              </w:rPr>
              <w:t>a,b</w:t>
            </w:r>
            <w:proofErr w:type="spellEnd"/>
            <w:r w:rsidR="00967705">
              <w:rPr>
                <w:rFonts w:ascii="Arial" w:hAnsi="Arial" w:cs="Arial"/>
                <w:i w:val="0"/>
                <w:iCs w:val="0"/>
                <w:color w:val="000000" w:themeColor="text1"/>
                <w:sz w:val="18"/>
                <w:szCs w:val="18"/>
                <w:lang w:val="tr-TR"/>
              </w:rPr>
              <w:t>)</w:t>
            </w:r>
            <w:r w:rsidR="00F33181">
              <w:rPr>
                <w:rFonts w:ascii="Arial" w:hAnsi="Arial" w:cs="Arial"/>
                <w:i w:val="0"/>
                <w:iCs w:val="0"/>
                <w:color w:val="000000" w:themeColor="text1"/>
                <w:sz w:val="18"/>
                <w:szCs w:val="18"/>
                <w:lang w:val="tr-TR"/>
              </w:rPr>
              <w:t xml:space="preserve">’de de önerildiği gibi en az 900 veri </w:t>
            </w:r>
            <w:r w:rsidR="0083659E">
              <w:rPr>
                <w:rFonts w:ascii="Arial" w:hAnsi="Arial" w:cs="Arial"/>
                <w:i w:val="0"/>
                <w:iCs w:val="0"/>
                <w:color w:val="000000" w:themeColor="text1"/>
                <w:sz w:val="18"/>
                <w:szCs w:val="18"/>
                <w:lang w:val="tr-TR"/>
              </w:rPr>
              <w:t>(deneyler</w:t>
            </w:r>
            <w:r w:rsidR="00967705">
              <w:rPr>
                <w:rFonts w:ascii="Arial" w:hAnsi="Arial" w:cs="Arial"/>
                <w:i w:val="0"/>
                <w:iCs w:val="0"/>
                <w:color w:val="000000" w:themeColor="text1"/>
                <w:sz w:val="18"/>
                <w:szCs w:val="18"/>
                <w:lang w:val="tr-TR"/>
              </w:rPr>
              <w:t xml:space="preserve"> </w:t>
            </w:r>
            <w:r w:rsidR="0083659E">
              <w:rPr>
                <w:rFonts w:ascii="Arial" w:hAnsi="Arial" w:cs="Arial"/>
                <w:i w:val="0"/>
                <w:iCs w:val="0"/>
                <w:color w:val="000000" w:themeColor="text1"/>
                <w:sz w:val="18"/>
                <w:szCs w:val="18"/>
                <w:lang w:val="tr-TR"/>
              </w:rPr>
              <w:t xml:space="preserve">ve literatür verileri) </w:t>
            </w:r>
            <w:r w:rsidR="00F33181">
              <w:rPr>
                <w:rFonts w:ascii="Arial" w:hAnsi="Arial" w:cs="Arial"/>
                <w:i w:val="0"/>
                <w:iCs w:val="0"/>
                <w:color w:val="000000" w:themeColor="text1"/>
                <w:sz w:val="18"/>
                <w:szCs w:val="18"/>
                <w:lang w:val="tr-TR"/>
              </w:rPr>
              <w:t>ile bu çalışmada kullanılacak veri kümesi oluşturulacaktır.</w:t>
            </w:r>
            <w:r w:rsidR="004849C3">
              <w:rPr>
                <w:rFonts w:ascii="Arial" w:hAnsi="Arial" w:cs="Arial"/>
                <w:i w:val="0"/>
                <w:iCs w:val="0"/>
                <w:color w:val="000000" w:themeColor="text1"/>
                <w:sz w:val="18"/>
                <w:szCs w:val="18"/>
                <w:lang w:val="tr-TR"/>
              </w:rPr>
              <w:t xml:space="preserve"> İP-2 kapsamında da ifade edildiği gibi</w:t>
            </w:r>
            <w:r w:rsidR="004849C3">
              <w:rPr>
                <w:rFonts w:ascii="Arial" w:hAnsi="Arial" w:cs="Arial"/>
                <w:i w:val="0"/>
                <w:iCs w:val="0"/>
                <w:color w:val="000000"/>
                <w:sz w:val="18"/>
                <w:szCs w:val="18"/>
              </w:rPr>
              <w:t xml:space="preserve"> </w:t>
            </w:r>
            <w:proofErr w:type="spellStart"/>
            <w:r w:rsidR="004849C3">
              <w:rPr>
                <w:rFonts w:ascii="Arial" w:hAnsi="Arial" w:cs="Arial"/>
                <w:i w:val="0"/>
                <w:iCs w:val="0"/>
                <w:color w:val="000000"/>
                <w:sz w:val="18"/>
                <w:szCs w:val="18"/>
              </w:rPr>
              <w:t>bu</w:t>
            </w:r>
            <w:proofErr w:type="spellEnd"/>
            <w:r w:rsidR="004849C3">
              <w:rPr>
                <w:rFonts w:ascii="Arial" w:hAnsi="Arial" w:cs="Arial"/>
                <w:i w:val="0"/>
                <w:iCs w:val="0"/>
                <w:color w:val="000000"/>
                <w:sz w:val="18"/>
                <w:szCs w:val="18"/>
              </w:rPr>
              <w:t xml:space="preserve"> </w:t>
            </w:r>
            <w:proofErr w:type="spellStart"/>
            <w:r w:rsidR="004849C3">
              <w:rPr>
                <w:rFonts w:ascii="Arial" w:hAnsi="Arial" w:cs="Arial"/>
                <w:i w:val="0"/>
                <w:iCs w:val="0"/>
                <w:color w:val="000000"/>
                <w:sz w:val="18"/>
                <w:szCs w:val="18"/>
              </w:rPr>
              <w:t>veri</w:t>
            </w:r>
            <w:proofErr w:type="spellEnd"/>
            <w:r w:rsidR="004849C3">
              <w:rPr>
                <w:rFonts w:ascii="Arial" w:hAnsi="Arial" w:cs="Arial"/>
                <w:i w:val="0"/>
                <w:iCs w:val="0"/>
                <w:color w:val="000000"/>
                <w:sz w:val="18"/>
                <w:szCs w:val="18"/>
              </w:rPr>
              <w:t xml:space="preserve"> </w:t>
            </w:r>
            <w:proofErr w:type="spellStart"/>
            <w:r w:rsidR="004849C3">
              <w:rPr>
                <w:rFonts w:ascii="Arial" w:hAnsi="Arial" w:cs="Arial"/>
                <w:i w:val="0"/>
                <w:iCs w:val="0"/>
                <w:color w:val="000000"/>
                <w:sz w:val="18"/>
                <w:szCs w:val="18"/>
              </w:rPr>
              <w:t>kümesinin</w:t>
            </w:r>
            <w:proofErr w:type="spellEnd"/>
            <w:r w:rsidR="004849C3">
              <w:rPr>
                <w:rFonts w:ascii="Arial" w:hAnsi="Arial" w:cs="Arial"/>
                <w:i w:val="0"/>
                <w:iCs w:val="0"/>
                <w:color w:val="000000"/>
                <w:sz w:val="18"/>
                <w:szCs w:val="18"/>
              </w:rPr>
              <w:t xml:space="preserve"> %</w:t>
            </w:r>
            <w:ins w:id="5" w:author="Aslı Numanoğlu Genç" w:date="2024-11-13T14:03:00Z" w16du:dateUtc="2024-11-13T11:03:00Z">
              <w:r w:rsidR="002E6E6C">
                <w:rPr>
                  <w:rFonts w:ascii="Arial" w:hAnsi="Arial" w:cs="Arial"/>
                  <w:i w:val="0"/>
                  <w:iCs w:val="0"/>
                  <w:color w:val="000000"/>
                  <w:sz w:val="18"/>
                  <w:szCs w:val="18"/>
                </w:rPr>
                <w:t xml:space="preserve">20’si de </w:t>
              </w:r>
              <w:proofErr w:type="spellStart"/>
              <w:r w:rsidR="002E6E6C">
                <w:rPr>
                  <w:rFonts w:ascii="Arial" w:hAnsi="Arial" w:cs="Arial"/>
                  <w:i w:val="0"/>
                  <w:iCs w:val="0"/>
                  <w:color w:val="000000"/>
                  <w:sz w:val="18"/>
                  <w:szCs w:val="18"/>
                </w:rPr>
                <w:t>modelin</w:t>
              </w:r>
              <w:proofErr w:type="spellEnd"/>
              <w:r w:rsidR="002E6E6C">
                <w:rPr>
                  <w:rFonts w:ascii="Arial" w:hAnsi="Arial" w:cs="Arial"/>
                  <w:i w:val="0"/>
                  <w:iCs w:val="0"/>
                  <w:color w:val="000000"/>
                  <w:sz w:val="18"/>
                  <w:szCs w:val="18"/>
                </w:rPr>
                <w:t xml:space="preserve"> </w:t>
              </w:r>
            </w:ins>
            <w:r w:rsidR="004849C3">
              <w:rPr>
                <w:rFonts w:ascii="Arial" w:hAnsi="Arial" w:cs="Arial"/>
                <w:i w:val="0"/>
                <w:iCs w:val="0"/>
                <w:color w:val="000000"/>
                <w:sz w:val="18"/>
                <w:szCs w:val="18"/>
              </w:rPr>
              <w:t xml:space="preserve">80’i </w:t>
            </w:r>
            <w:proofErr w:type="spellStart"/>
            <w:r w:rsidR="004849C3">
              <w:rPr>
                <w:rFonts w:ascii="Arial" w:hAnsi="Arial" w:cs="Arial"/>
                <w:i w:val="0"/>
                <w:iCs w:val="0"/>
                <w:color w:val="000000"/>
                <w:sz w:val="18"/>
                <w:szCs w:val="18"/>
              </w:rPr>
              <w:t>eğitim</w:t>
            </w:r>
            <w:proofErr w:type="spellEnd"/>
            <w:r w:rsidR="004849C3">
              <w:rPr>
                <w:rFonts w:ascii="Arial" w:hAnsi="Arial" w:cs="Arial"/>
                <w:i w:val="0"/>
                <w:iCs w:val="0"/>
                <w:color w:val="000000"/>
                <w:sz w:val="18"/>
                <w:szCs w:val="18"/>
              </w:rPr>
              <w:t>, %</w:t>
            </w:r>
            <w:del w:id="6" w:author="Aslı Numanoğlu Genç" w:date="2024-11-13T14:03:00Z" w16du:dateUtc="2024-11-13T11:03:00Z">
              <w:r w:rsidR="004849C3" w:rsidDel="002E6E6C">
                <w:rPr>
                  <w:rFonts w:ascii="Arial" w:hAnsi="Arial" w:cs="Arial"/>
                  <w:i w:val="0"/>
                  <w:iCs w:val="0"/>
                  <w:color w:val="000000"/>
                  <w:sz w:val="18"/>
                  <w:szCs w:val="18"/>
                </w:rPr>
                <w:delText>20’si de modelin</w:delText>
              </w:r>
            </w:del>
            <w:r w:rsidR="004849C3">
              <w:rPr>
                <w:rFonts w:ascii="Arial" w:hAnsi="Arial" w:cs="Arial"/>
                <w:i w:val="0"/>
                <w:iCs w:val="0"/>
                <w:color w:val="000000"/>
                <w:sz w:val="18"/>
                <w:szCs w:val="18"/>
              </w:rPr>
              <w:t xml:space="preserve"> </w:t>
            </w:r>
            <w:proofErr w:type="spellStart"/>
            <w:r w:rsidR="004849C3">
              <w:rPr>
                <w:rFonts w:ascii="Arial" w:hAnsi="Arial" w:cs="Arial"/>
                <w:i w:val="0"/>
                <w:iCs w:val="0"/>
                <w:color w:val="000000"/>
                <w:sz w:val="18"/>
                <w:szCs w:val="18"/>
              </w:rPr>
              <w:t>testinde</w:t>
            </w:r>
            <w:proofErr w:type="spellEnd"/>
            <w:r w:rsidR="004849C3">
              <w:rPr>
                <w:rFonts w:ascii="Arial" w:hAnsi="Arial" w:cs="Arial"/>
                <w:i w:val="0"/>
                <w:iCs w:val="0"/>
                <w:color w:val="000000"/>
                <w:sz w:val="18"/>
                <w:szCs w:val="18"/>
              </w:rPr>
              <w:t xml:space="preserve"> </w:t>
            </w:r>
            <w:proofErr w:type="spellStart"/>
            <w:r w:rsidR="004849C3">
              <w:rPr>
                <w:rFonts w:ascii="Arial" w:hAnsi="Arial" w:cs="Arial"/>
                <w:i w:val="0"/>
                <w:iCs w:val="0"/>
                <w:color w:val="000000"/>
                <w:sz w:val="18"/>
                <w:szCs w:val="18"/>
              </w:rPr>
              <w:t>kullanılacaktır</w:t>
            </w:r>
            <w:proofErr w:type="spellEnd"/>
            <w:r w:rsidR="004849C3">
              <w:rPr>
                <w:rFonts w:ascii="Arial" w:hAnsi="Arial" w:cs="Arial"/>
                <w:i w:val="0"/>
                <w:iCs w:val="0"/>
                <w:color w:val="000000"/>
                <w:sz w:val="18"/>
                <w:szCs w:val="18"/>
              </w:rPr>
              <w:t xml:space="preserve"> (Loh </w:t>
            </w:r>
            <w:proofErr w:type="spellStart"/>
            <w:r w:rsidR="004849C3">
              <w:rPr>
                <w:rFonts w:ascii="Arial" w:hAnsi="Arial" w:cs="Arial"/>
                <w:i w:val="0"/>
                <w:iCs w:val="0"/>
                <w:color w:val="000000"/>
                <w:sz w:val="18"/>
                <w:szCs w:val="18"/>
              </w:rPr>
              <w:t>vd</w:t>
            </w:r>
            <w:proofErr w:type="spellEnd"/>
            <w:r w:rsidR="004849C3">
              <w:rPr>
                <w:rFonts w:ascii="Arial" w:hAnsi="Arial" w:cs="Arial"/>
                <w:i w:val="0"/>
                <w:iCs w:val="0"/>
                <w:color w:val="000000"/>
                <w:sz w:val="18"/>
                <w:szCs w:val="18"/>
              </w:rPr>
              <w:t xml:space="preserve">, </w:t>
            </w:r>
            <w:r w:rsidR="004849C3">
              <w:rPr>
                <w:rFonts w:ascii="Arial" w:hAnsi="Arial" w:cs="Arial"/>
                <w:i w:val="0"/>
                <w:iCs w:val="0"/>
                <w:color w:val="000000"/>
                <w:sz w:val="18"/>
                <w:szCs w:val="18"/>
              </w:rPr>
              <w:lastRenderedPageBreak/>
              <w:t>2021).</w:t>
            </w:r>
          </w:p>
          <w:p w14:paraId="2B9F8BF1" w14:textId="2F540957" w:rsidR="00750B6A" w:rsidRPr="006A187C" w:rsidRDefault="0083659E" w:rsidP="007B3504">
            <w:pPr>
              <w:pStyle w:val="Caption"/>
              <w:jc w:val="both"/>
              <w:rPr>
                <w:rFonts w:ascii="Arial" w:hAnsi="Arial" w:cs="Arial"/>
                <w:b/>
                <w:bCs/>
                <w:i w:val="0"/>
                <w:iCs w:val="0"/>
                <w:color w:val="000000" w:themeColor="text1"/>
                <w:sz w:val="18"/>
                <w:szCs w:val="18"/>
              </w:rPr>
            </w:pPr>
            <w:r>
              <w:rPr>
                <w:rFonts w:ascii="Arial" w:hAnsi="Arial" w:cs="Arial"/>
                <w:i w:val="0"/>
                <w:iCs w:val="0"/>
                <w:color w:val="000000" w:themeColor="text1"/>
                <w:sz w:val="18"/>
                <w:szCs w:val="18"/>
                <w:lang w:val="tr-TR"/>
              </w:rPr>
              <w:t>Önerilen proje kapsamında</w:t>
            </w:r>
            <w:r w:rsidR="001829E6">
              <w:rPr>
                <w:rFonts w:ascii="Arial" w:hAnsi="Arial" w:cs="Arial"/>
                <w:i w:val="0"/>
                <w:iCs w:val="0"/>
                <w:color w:val="000000" w:themeColor="text1"/>
                <w:sz w:val="18"/>
                <w:szCs w:val="18"/>
                <w:lang w:val="tr-TR"/>
              </w:rPr>
              <w:t xml:space="preserve">, </w:t>
            </w:r>
            <w:proofErr w:type="spellStart"/>
            <w:r w:rsidR="001829E6">
              <w:rPr>
                <w:rFonts w:ascii="Arial" w:hAnsi="Arial" w:cs="Arial"/>
                <w:i w:val="0"/>
                <w:iCs w:val="0"/>
                <w:color w:val="000000" w:themeColor="text1"/>
                <w:sz w:val="18"/>
                <w:szCs w:val="18"/>
                <w:lang w:val="tr-TR"/>
              </w:rPr>
              <w:t>Loh</w:t>
            </w:r>
            <w:proofErr w:type="spellEnd"/>
            <w:r w:rsidR="001829E6">
              <w:rPr>
                <w:rFonts w:ascii="Arial" w:hAnsi="Arial" w:cs="Arial"/>
                <w:i w:val="0"/>
                <w:iCs w:val="0"/>
                <w:color w:val="000000" w:themeColor="text1"/>
                <w:sz w:val="18"/>
                <w:szCs w:val="18"/>
                <w:lang w:val="tr-TR"/>
              </w:rPr>
              <w:t xml:space="preserve"> vd. (2021)’de belirtildiği üzere </w:t>
            </w:r>
            <w:r>
              <w:rPr>
                <w:rFonts w:ascii="Arial" w:hAnsi="Arial" w:cs="Arial"/>
                <w:i w:val="0"/>
                <w:iCs w:val="0"/>
                <w:color w:val="000000" w:themeColor="text1"/>
                <w:sz w:val="18"/>
                <w:szCs w:val="18"/>
              </w:rPr>
              <w:t xml:space="preserve">ANN </w:t>
            </w:r>
            <w:proofErr w:type="spellStart"/>
            <w:r>
              <w:rPr>
                <w:rFonts w:ascii="Arial" w:hAnsi="Arial" w:cs="Arial"/>
                <w:i w:val="0"/>
                <w:iCs w:val="0"/>
                <w:color w:val="000000" w:themeColor="text1"/>
                <w:sz w:val="18"/>
                <w:szCs w:val="18"/>
              </w:rPr>
              <w:t>modeli</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olarak</w:t>
            </w:r>
            <w:proofErr w:type="spellEnd"/>
            <w:r>
              <w:rPr>
                <w:rFonts w:ascii="Arial" w:hAnsi="Arial" w:cs="Arial"/>
                <w:i w:val="0"/>
                <w:iCs w:val="0"/>
                <w:color w:val="000000" w:themeColor="text1"/>
                <w:sz w:val="18"/>
                <w:szCs w:val="18"/>
              </w:rPr>
              <w:t xml:space="preserve"> “Self-Organizing Feature Map (SOFM)” </w:t>
            </w:r>
            <w:proofErr w:type="spellStart"/>
            <w:r w:rsidR="001829E6">
              <w:rPr>
                <w:rFonts w:ascii="Arial" w:hAnsi="Arial" w:cs="Arial"/>
                <w:i w:val="0"/>
                <w:iCs w:val="0"/>
                <w:color w:val="000000" w:themeColor="text1"/>
                <w:sz w:val="18"/>
                <w:szCs w:val="18"/>
              </w:rPr>
              <w:t>kullanılacaktır</w:t>
            </w:r>
            <w:proofErr w:type="spellEnd"/>
            <w:r w:rsidR="001829E6">
              <w:rPr>
                <w:rFonts w:ascii="Arial" w:hAnsi="Arial" w:cs="Arial"/>
                <w:i w:val="0"/>
                <w:iCs w:val="0"/>
                <w:color w:val="000000" w:themeColor="text1"/>
                <w:sz w:val="18"/>
                <w:szCs w:val="18"/>
              </w:rPr>
              <w:t xml:space="preserve">. </w:t>
            </w:r>
            <w:r w:rsidR="00762FE9">
              <w:rPr>
                <w:rFonts w:ascii="Arial" w:hAnsi="Arial" w:cs="Arial"/>
                <w:i w:val="0"/>
                <w:iCs w:val="0"/>
                <w:color w:val="000000" w:themeColor="text1"/>
                <w:sz w:val="18"/>
                <w:szCs w:val="18"/>
              </w:rPr>
              <w:t xml:space="preserve">SOFM </w:t>
            </w:r>
            <w:proofErr w:type="spellStart"/>
            <w:r w:rsidR="00762FE9">
              <w:rPr>
                <w:rFonts w:ascii="Arial" w:hAnsi="Arial" w:cs="Arial"/>
                <w:i w:val="0"/>
                <w:iCs w:val="0"/>
                <w:color w:val="000000" w:themeColor="text1"/>
                <w:sz w:val="18"/>
                <w:szCs w:val="18"/>
              </w:rPr>
              <w:t>veri</w:t>
            </w:r>
            <w:proofErr w:type="spellEnd"/>
            <w:r w:rsidR="00762FE9">
              <w:rPr>
                <w:rFonts w:ascii="Arial" w:hAnsi="Arial" w:cs="Arial"/>
                <w:i w:val="0"/>
                <w:iCs w:val="0"/>
                <w:color w:val="000000" w:themeColor="text1"/>
                <w:sz w:val="18"/>
                <w:szCs w:val="18"/>
              </w:rPr>
              <w:t xml:space="preserve"> </w:t>
            </w:r>
            <w:proofErr w:type="spellStart"/>
            <w:r w:rsidR="00762FE9">
              <w:rPr>
                <w:rFonts w:ascii="Arial" w:hAnsi="Arial" w:cs="Arial"/>
                <w:i w:val="0"/>
                <w:iCs w:val="0"/>
                <w:color w:val="000000" w:themeColor="text1"/>
                <w:sz w:val="18"/>
                <w:szCs w:val="18"/>
              </w:rPr>
              <w:t>sınıflandırma</w:t>
            </w:r>
            <w:proofErr w:type="spellEnd"/>
            <w:r w:rsidR="00762FE9">
              <w:rPr>
                <w:rFonts w:ascii="Arial" w:hAnsi="Arial" w:cs="Arial"/>
                <w:i w:val="0"/>
                <w:iCs w:val="0"/>
                <w:color w:val="000000" w:themeColor="text1"/>
                <w:sz w:val="18"/>
                <w:szCs w:val="18"/>
              </w:rPr>
              <w:t xml:space="preserve"> </w:t>
            </w:r>
            <w:proofErr w:type="spellStart"/>
            <w:r w:rsidR="00762FE9">
              <w:rPr>
                <w:rFonts w:ascii="Arial" w:hAnsi="Arial" w:cs="Arial"/>
                <w:i w:val="0"/>
                <w:iCs w:val="0"/>
                <w:color w:val="000000" w:themeColor="text1"/>
                <w:sz w:val="18"/>
                <w:szCs w:val="18"/>
              </w:rPr>
              <w:t>ve</w:t>
            </w:r>
            <w:proofErr w:type="spellEnd"/>
            <w:r w:rsidR="00762FE9">
              <w:rPr>
                <w:rFonts w:ascii="Arial" w:hAnsi="Arial" w:cs="Arial"/>
                <w:i w:val="0"/>
                <w:iCs w:val="0"/>
                <w:color w:val="000000" w:themeColor="text1"/>
                <w:sz w:val="18"/>
                <w:szCs w:val="18"/>
              </w:rPr>
              <w:t xml:space="preserve"> </w:t>
            </w:r>
            <w:proofErr w:type="spellStart"/>
            <w:r w:rsidR="00762FE9">
              <w:rPr>
                <w:rFonts w:ascii="Arial" w:hAnsi="Arial" w:cs="Arial"/>
                <w:i w:val="0"/>
                <w:iCs w:val="0"/>
                <w:color w:val="000000" w:themeColor="text1"/>
                <w:sz w:val="18"/>
                <w:szCs w:val="18"/>
              </w:rPr>
              <w:t>tahmininde</w:t>
            </w:r>
            <w:proofErr w:type="spellEnd"/>
            <w:r w:rsidR="00762FE9">
              <w:rPr>
                <w:rFonts w:ascii="Arial" w:hAnsi="Arial" w:cs="Arial"/>
                <w:i w:val="0"/>
                <w:iCs w:val="0"/>
                <w:color w:val="000000" w:themeColor="text1"/>
                <w:sz w:val="18"/>
                <w:szCs w:val="18"/>
              </w:rPr>
              <w:t xml:space="preserve"> </w:t>
            </w:r>
            <w:proofErr w:type="spellStart"/>
            <w:r w:rsidR="00762FE9">
              <w:rPr>
                <w:rFonts w:ascii="Arial" w:hAnsi="Arial" w:cs="Arial"/>
                <w:i w:val="0"/>
                <w:iCs w:val="0"/>
                <w:color w:val="000000" w:themeColor="text1"/>
                <w:sz w:val="18"/>
                <w:szCs w:val="18"/>
              </w:rPr>
              <w:t>yaygın</w:t>
            </w:r>
            <w:proofErr w:type="spellEnd"/>
            <w:r w:rsidR="00762FE9">
              <w:rPr>
                <w:rFonts w:ascii="Arial" w:hAnsi="Arial" w:cs="Arial"/>
                <w:i w:val="0"/>
                <w:iCs w:val="0"/>
                <w:color w:val="000000" w:themeColor="text1"/>
                <w:sz w:val="18"/>
                <w:szCs w:val="18"/>
              </w:rPr>
              <w:t xml:space="preserve"> </w:t>
            </w:r>
            <w:proofErr w:type="spellStart"/>
            <w:r w:rsidR="00762FE9">
              <w:rPr>
                <w:rFonts w:ascii="Arial" w:hAnsi="Arial" w:cs="Arial"/>
                <w:i w:val="0"/>
                <w:iCs w:val="0"/>
                <w:color w:val="000000" w:themeColor="text1"/>
                <w:sz w:val="18"/>
                <w:szCs w:val="18"/>
              </w:rPr>
              <w:t>bir</w:t>
            </w:r>
            <w:proofErr w:type="spellEnd"/>
            <w:r w:rsidR="00762FE9">
              <w:rPr>
                <w:rFonts w:ascii="Arial" w:hAnsi="Arial" w:cs="Arial"/>
                <w:i w:val="0"/>
                <w:iCs w:val="0"/>
                <w:color w:val="000000" w:themeColor="text1"/>
                <w:sz w:val="18"/>
                <w:szCs w:val="18"/>
              </w:rPr>
              <w:t xml:space="preserve"> </w:t>
            </w:r>
            <w:proofErr w:type="spellStart"/>
            <w:r w:rsidR="00762FE9">
              <w:rPr>
                <w:rFonts w:ascii="Arial" w:hAnsi="Arial" w:cs="Arial"/>
                <w:i w:val="0"/>
                <w:iCs w:val="0"/>
                <w:color w:val="000000" w:themeColor="text1"/>
                <w:sz w:val="18"/>
                <w:szCs w:val="18"/>
              </w:rPr>
              <w:t>şekilde</w:t>
            </w:r>
            <w:proofErr w:type="spellEnd"/>
            <w:r w:rsidR="00762FE9">
              <w:rPr>
                <w:rFonts w:ascii="Arial" w:hAnsi="Arial" w:cs="Arial"/>
                <w:i w:val="0"/>
                <w:iCs w:val="0"/>
                <w:color w:val="000000" w:themeColor="text1"/>
                <w:sz w:val="18"/>
                <w:szCs w:val="18"/>
              </w:rPr>
              <w:t xml:space="preserve"> </w:t>
            </w:r>
            <w:proofErr w:type="spellStart"/>
            <w:r w:rsidR="00762FE9">
              <w:rPr>
                <w:rFonts w:ascii="Arial" w:hAnsi="Arial" w:cs="Arial"/>
                <w:i w:val="0"/>
                <w:iCs w:val="0"/>
                <w:color w:val="000000" w:themeColor="text1"/>
                <w:sz w:val="18"/>
                <w:szCs w:val="18"/>
              </w:rPr>
              <w:t>kullanılmaktadır</w:t>
            </w:r>
            <w:proofErr w:type="spellEnd"/>
            <w:r w:rsidR="00762FE9">
              <w:rPr>
                <w:rFonts w:ascii="Arial" w:hAnsi="Arial" w:cs="Arial"/>
                <w:i w:val="0"/>
                <w:iCs w:val="0"/>
                <w:color w:val="000000" w:themeColor="text1"/>
                <w:sz w:val="18"/>
                <w:szCs w:val="18"/>
              </w:rPr>
              <w:t xml:space="preserve">. </w:t>
            </w:r>
            <w:r w:rsidR="00BA499A">
              <w:rPr>
                <w:rFonts w:ascii="Arial" w:hAnsi="Arial" w:cs="Arial"/>
                <w:i w:val="0"/>
                <w:iCs w:val="0"/>
                <w:color w:val="000000" w:themeColor="text1"/>
                <w:sz w:val="18"/>
                <w:szCs w:val="18"/>
              </w:rPr>
              <w:t xml:space="preserve">SOFM </w:t>
            </w:r>
            <w:proofErr w:type="spellStart"/>
            <w:r w:rsidR="00BA499A">
              <w:rPr>
                <w:rFonts w:ascii="Arial" w:hAnsi="Arial" w:cs="Arial"/>
                <w:i w:val="0"/>
                <w:iCs w:val="0"/>
                <w:color w:val="000000" w:themeColor="text1"/>
                <w:sz w:val="18"/>
                <w:szCs w:val="18"/>
              </w:rPr>
              <w:t>modeli</w:t>
            </w:r>
            <w:r w:rsidR="00967705">
              <w:rPr>
                <w:rFonts w:ascii="Arial" w:hAnsi="Arial" w:cs="Arial"/>
                <w:i w:val="0"/>
                <w:iCs w:val="0"/>
                <w:color w:val="000000" w:themeColor="text1"/>
                <w:sz w:val="18"/>
                <w:szCs w:val="18"/>
              </w:rPr>
              <w:t>nin</w:t>
            </w:r>
            <w:proofErr w:type="spellEnd"/>
            <w:r w:rsidR="00BA499A">
              <w:rPr>
                <w:rFonts w:ascii="Arial" w:hAnsi="Arial" w:cs="Arial"/>
                <w:i w:val="0"/>
                <w:iCs w:val="0"/>
                <w:color w:val="000000" w:themeColor="text1"/>
                <w:sz w:val="18"/>
                <w:szCs w:val="18"/>
              </w:rPr>
              <w:t xml:space="preserve"> </w:t>
            </w:r>
            <w:proofErr w:type="spellStart"/>
            <w:r w:rsidR="00BA499A">
              <w:rPr>
                <w:rFonts w:ascii="Arial" w:hAnsi="Arial" w:cs="Arial"/>
                <w:i w:val="0"/>
                <w:iCs w:val="0"/>
                <w:color w:val="000000" w:themeColor="text1"/>
                <w:sz w:val="18"/>
                <w:szCs w:val="18"/>
              </w:rPr>
              <w:t>Hidroloji</w:t>
            </w:r>
            <w:proofErr w:type="spellEnd"/>
            <w:r w:rsidR="00BA499A">
              <w:rPr>
                <w:rFonts w:ascii="Arial" w:hAnsi="Arial" w:cs="Arial"/>
                <w:i w:val="0"/>
                <w:iCs w:val="0"/>
                <w:color w:val="000000" w:themeColor="text1"/>
                <w:sz w:val="18"/>
                <w:szCs w:val="18"/>
              </w:rPr>
              <w:t xml:space="preserve"> </w:t>
            </w:r>
            <w:proofErr w:type="spellStart"/>
            <w:r w:rsidR="00BA499A">
              <w:rPr>
                <w:rFonts w:ascii="Arial" w:hAnsi="Arial" w:cs="Arial"/>
                <w:i w:val="0"/>
                <w:iCs w:val="0"/>
                <w:color w:val="000000" w:themeColor="text1"/>
                <w:sz w:val="18"/>
                <w:szCs w:val="18"/>
              </w:rPr>
              <w:t>alanında</w:t>
            </w:r>
            <w:proofErr w:type="spellEnd"/>
            <w:r w:rsidR="00BA499A">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kullanıldığı</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çalışmalar</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yeraltı</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suyu</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karaterizasyonu</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ve</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gözlemlerine</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sediman</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kalite</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değerlendirmesine</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ve</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zemin</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hidrolik</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özellikleri</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analizine</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yoğunlaşmaktadır</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Ancak</w:t>
            </w:r>
            <w:proofErr w:type="spellEnd"/>
            <w:r w:rsidR="00EB2527">
              <w:rPr>
                <w:rFonts w:ascii="Arial" w:hAnsi="Arial" w:cs="Arial"/>
                <w:i w:val="0"/>
                <w:iCs w:val="0"/>
                <w:color w:val="000000" w:themeColor="text1"/>
                <w:sz w:val="18"/>
                <w:szCs w:val="18"/>
              </w:rPr>
              <w:t xml:space="preserve"> SOFM </w:t>
            </w:r>
            <w:proofErr w:type="spellStart"/>
            <w:r w:rsidR="00EB2527">
              <w:rPr>
                <w:rFonts w:ascii="Arial" w:hAnsi="Arial" w:cs="Arial"/>
                <w:i w:val="0"/>
                <w:iCs w:val="0"/>
                <w:color w:val="000000" w:themeColor="text1"/>
                <w:sz w:val="18"/>
                <w:szCs w:val="18"/>
              </w:rPr>
              <w:t>modelinin</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ince</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taneli</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sedimanların</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hidrodinamik</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özelliklerine</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yoğunlaşan</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çalışmalarda</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çok</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az</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kullanıldığı</w:t>
            </w:r>
            <w:proofErr w:type="spellEnd"/>
            <w:r w:rsidR="00EB2527">
              <w:rPr>
                <w:rFonts w:ascii="Arial" w:hAnsi="Arial" w:cs="Arial"/>
                <w:i w:val="0"/>
                <w:iCs w:val="0"/>
                <w:color w:val="000000" w:themeColor="text1"/>
                <w:sz w:val="18"/>
                <w:szCs w:val="18"/>
              </w:rPr>
              <w:t xml:space="preserve"> </w:t>
            </w:r>
            <w:proofErr w:type="spellStart"/>
            <w:r w:rsidR="00EB2527">
              <w:rPr>
                <w:rFonts w:ascii="Arial" w:hAnsi="Arial" w:cs="Arial"/>
                <w:i w:val="0"/>
                <w:iCs w:val="0"/>
                <w:color w:val="000000" w:themeColor="text1"/>
                <w:sz w:val="18"/>
                <w:szCs w:val="18"/>
              </w:rPr>
              <w:t>bil</w:t>
            </w:r>
            <w:r w:rsidR="00967705">
              <w:rPr>
                <w:rFonts w:ascii="Arial" w:hAnsi="Arial" w:cs="Arial"/>
                <w:i w:val="0"/>
                <w:iCs w:val="0"/>
                <w:color w:val="000000" w:themeColor="text1"/>
                <w:sz w:val="18"/>
                <w:szCs w:val="18"/>
              </w:rPr>
              <w:t>i</w:t>
            </w:r>
            <w:r w:rsidR="00EB2527">
              <w:rPr>
                <w:rFonts w:ascii="Arial" w:hAnsi="Arial" w:cs="Arial"/>
                <w:i w:val="0"/>
                <w:iCs w:val="0"/>
                <w:color w:val="000000" w:themeColor="text1"/>
                <w:sz w:val="18"/>
                <w:szCs w:val="18"/>
              </w:rPr>
              <w:t>nmektedir</w:t>
            </w:r>
            <w:proofErr w:type="spellEnd"/>
            <w:r w:rsidR="00EB2527">
              <w:rPr>
                <w:rFonts w:ascii="Arial" w:hAnsi="Arial" w:cs="Arial"/>
                <w:i w:val="0"/>
                <w:iCs w:val="0"/>
                <w:color w:val="000000" w:themeColor="text1"/>
                <w:sz w:val="18"/>
                <w:szCs w:val="18"/>
              </w:rPr>
              <w:t xml:space="preserve"> (Loh </w:t>
            </w:r>
            <w:proofErr w:type="spellStart"/>
            <w:r w:rsidR="00EB2527">
              <w:rPr>
                <w:rFonts w:ascii="Arial" w:hAnsi="Arial" w:cs="Arial"/>
                <w:i w:val="0"/>
                <w:iCs w:val="0"/>
                <w:color w:val="000000" w:themeColor="text1"/>
                <w:sz w:val="18"/>
                <w:szCs w:val="18"/>
              </w:rPr>
              <w:t>vd</w:t>
            </w:r>
            <w:proofErr w:type="spellEnd"/>
            <w:r w:rsidR="00EB2527">
              <w:rPr>
                <w:rFonts w:ascii="Arial" w:hAnsi="Arial" w:cs="Arial"/>
                <w:i w:val="0"/>
                <w:iCs w:val="0"/>
                <w:color w:val="000000" w:themeColor="text1"/>
                <w:sz w:val="18"/>
                <w:szCs w:val="18"/>
              </w:rPr>
              <w:t xml:space="preserve">., 2021). </w:t>
            </w:r>
            <w:proofErr w:type="spellStart"/>
            <w:r w:rsidR="00B105AD" w:rsidRPr="006A187C">
              <w:rPr>
                <w:rFonts w:ascii="Arial" w:hAnsi="Arial" w:cs="Arial"/>
                <w:b/>
                <w:bCs/>
                <w:i w:val="0"/>
                <w:iCs w:val="0"/>
                <w:color w:val="000000" w:themeColor="text1"/>
                <w:sz w:val="18"/>
                <w:szCs w:val="18"/>
              </w:rPr>
              <w:t>Önerilen</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projede</w:t>
            </w:r>
            <w:proofErr w:type="spellEnd"/>
            <w:r w:rsidR="00B105AD" w:rsidRPr="006A187C">
              <w:rPr>
                <w:rFonts w:ascii="Arial" w:hAnsi="Arial" w:cs="Arial"/>
                <w:b/>
                <w:bCs/>
                <w:i w:val="0"/>
                <w:iCs w:val="0"/>
                <w:color w:val="000000" w:themeColor="text1"/>
                <w:sz w:val="18"/>
                <w:szCs w:val="18"/>
              </w:rPr>
              <w:t xml:space="preserve"> SOFM </w:t>
            </w:r>
            <w:proofErr w:type="spellStart"/>
            <w:r w:rsidR="00B105AD" w:rsidRPr="006A187C">
              <w:rPr>
                <w:rFonts w:ascii="Arial" w:hAnsi="Arial" w:cs="Arial"/>
                <w:b/>
                <w:bCs/>
                <w:i w:val="0"/>
                <w:iCs w:val="0"/>
                <w:color w:val="000000" w:themeColor="text1"/>
                <w:sz w:val="18"/>
                <w:szCs w:val="18"/>
              </w:rPr>
              <w:t>modelinin</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çökelme</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davranışı</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analizi</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ve</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şekil</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faktör</w:t>
            </w:r>
            <w:r w:rsidR="0020651B">
              <w:rPr>
                <w:rFonts w:ascii="Arial" w:hAnsi="Arial" w:cs="Arial"/>
                <w:b/>
                <w:bCs/>
                <w:i w:val="0"/>
                <w:iCs w:val="0"/>
                <w:color w:val="000000" w:themeColor="text1"/>
                <w:sz w:val="18"/>
                <w:szCs w:val="18"/>
              </w:rPr>
              <w:t>ü</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geliştirilmesi</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için</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kullanılması</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araştırmanın</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özgün</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yanlarından</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birisini</w:t>
            </w:r>
            <w:proofErr w:type="spellEnd"/>
            <w:r w:rsidR="00B105AD" w:rsidRPr="006A187C">
              <w:rPr>
                <w:rFonts w:ascii="Arial" w:hAnsi="Arial" w:cs="Arial"/>
                <w:b/>
                <w:bCs/>
                <w:i w:val="0"/>
                <w:iCs w:val="0"/>
                <w:color w:val="000000" w:themeColor="text1"/>
                <w:sz w:val="18"/>
                <w:szCs w:val="18"/>
              </w:rPr>
              <w:t xml:space="preserve"> </w:t>
            </w:r>
            <w:proofErr w:type="spellStart"/>
            <w:r w:rsidR="00B105AD" w:rsidRPr="006A187C">
              <w:rPr>
                <w:rFonts w:ascii="Arial" w:hAnsi="Arial" w:cs="Arial"/>
                <w:b/>
                <w:bCs/>
                <w:i w:val="0"/>
                <w:iCs w:val="0"/>
                <w:color w:val="000000" w:themeColor="text1"/>
                <w:sz w:val="18"/>
                <w:szCs w:val="18"/>
              </w:rPr>
              <w:t>oluşturmaktadır</w:t>
            </w:r>
            <w:proofErr w:type="spellEnd"/>
            <w:r w:rsidR="00B105AD" w:rsidRPr="006A187C">
              <w:rPr>
                <w:rFonts w:ascii="Arial" w:hAnsi="Arial" w:cs="Arial"/>
                <w:b/>
                <w:bCs/>
                <w:i w:val="0"/>
                <w:iCs w:val="0"/>
                <w:color w:val="000000" w:themeColor="text1"/>
                <w:sz w:val="18"/>
                <w:szCs w:val="18"/>
              </w:rPr>
              <w:t xml:space="preserve">. </w:t>
            </w:r>
          </w:p>
          <w:p w14:paraId="61E1A082" w14:textId="79E177F2" w:rsidR="00646C6B" w:rsidRDefault="00646C6B" w:rsidP="007B3504">
            <w:pPr>
              <w:pStyle w:val="Caption"/>
              <w:jc w:val="both"/>
              <w:rPr>
                <w:rFonts w:ascii="Arial" w:hAnsi="Arial" w:cs="Arial"/>
                <w:i w:val="0"/>
                <w:iCs w:val="0"/>
                <w:color w:val="000000" w:themeColor="text1"/>
                <w:sz w:val="18"/>
                <w:szCs w:val="18"/>
              </w:rPr>
            </w:pPr>
            <w:r>
              <w:rPr>
                <w:rFonts w:ascii="Arial" w:hAnsi="Arial" w:cs="Arial"/>
                <w:i w:val="0"/>
                <w:iCs w:val="0"/>
                <w:color w:val="000000" w:themeColor="text1"/>
                <w:sz w:val="18"/>
                <w:szCs w:val="18"/>
              </w:rPr>
              <w:t>B</w:t>
            </w:r>
            <w:r w:rsidR="00B105AD">
              <w:rPr>
                <w:rFonts w:ascii="Arial" w:hAnsi="Arial" w:cs="Arial"/>
                <w:i w:val="0"/>
                <w:iCs w:val="0"/>
                <w:color w:val="000000" w:themeColor="text1"/>
                <w:sz w:val="18"/>
                <w:szCs w:val="18"/>
              </w:rPr>
              <w:t>u</w:t>
            </w:r>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proje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kapsamında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kullanılc</w:t>
            </w:r>
            <w:r w:rsidR="006427C9">
              <w:rPr>
                <w:rFonts w:ascii="Arial" w:hAnsi="Arial" w:cs="Arial"/>
                <w:i w:val="0"/>
                <w:iCs w:val="0"/>
                <w:color w:val="000000" w:themeColor="text1"/>
                <w:sz w:val="18"/>
                <w:szCs w:val="18"/>
              </w:rPr>
              <w:t>a</w:t>
            </w:r>
            <w:r>
              <w:rPr>
                <w:rFonts w:ascii="Arial" w:hAnsi="Arial" w:cs="Arial"/>
                <w:i w:val="0"/>
                <w:iCs w:val="0"/>
                <w:color w:val="000000" w:themeColor="text1"/>
                <w:sz w:val="18"/>
                <w:szCs w:val="18"/>
              </w:rPr>
              <w:t>k</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modelin</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doğruluğunu</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tespit</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etmek</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oldukça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önemlidir</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Araştırmacılar</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literatürde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bu</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tespitlerin</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doğruluğunu</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ölçümlemek</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için</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performans</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ölçümleri</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olarak</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ad</w:t>
            </w:r>
            <w:r w:rsidR="00B105AD">
              <w:rPr>
                <w:rFonts w:ascii="Arial" w:hAnsi="Arial" w:cs="Arial"/>
                <w:i w:val="0"/>
                <w:iCs w:val="0"/>
                <w:color w:val="000000" w:themeColor="text1"/>
                <w:sz w:val="18"/>
                <w:szCs w:val="18"/>
              </w:rPr>
              <w:t>la</w:t>
            </w:r>
            <w:r>
              <w:rPr>
                <w:rFonts w:ascii="Arial" w:hAnsi="Arial" w:cs="Arial"/>
                <w:i w:val="0"/>
                <w:iCs w:val="0"/>
                <w:color w:val="000000" w:themeColor="text1"/>
                <w:sz w:val="18"/>
                <w:szCs w:val="18"/>
              </w:rPr>
              <w:t>ndırılan</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istatiksel</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ölçümleri</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kullanmışlardır</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Çalışmamız</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kapsamında</w:t>
            </w:r>
            <w:proofErr w:type="spellEnd"/>
            <w:r>
              <w:rPr>
                <w:rFonts w:ascii="Arial" w:hAnsi="Arial" w:cs="Arial"/>
                <w:i w:val="0"/>
                <w:iCs w:val="0"/>
                <w:color w:val="000000" w:themeColor="text1"/>
                <w:sz w:val="18"/>
                <w:szCs w:val="18"/>
              </w:rPr>
              <w:t xml:space="preserve"> da </w:t>
            </w:r>
            <w:r w:rsidR="00B105AD">
              <w:rPr>
                <w:rFonts w:ascii="Arial" w:hAnsi="Arial" w:cs="Arial"/>
                <w:i w:val="0"/>
                <w:iCs w:val="0"/>
                <w:color w:val="000000" w:themeColor="text1"/>
                <w:sz w:val="18"/>
                <w:szCs w:val="18"/>
              </w:rPr>
              <w:t xml:space="preserve">“Root Mean Square (RMS), </w:t>
            </w:r>
            <w:r w:rsidR="00D52257">
              <w:rPr>
                <w:rFonts w:ascii="Arial" w:hAnsi="Arial" w:cs="Arial"/>
                <w:i w:val="0"/>
                <w:iCs w:val="0"/>
                <w:color w:val="000000" w:themeColor="text1"/>
                <w:sz w:val="18"/>
                <w:szCs w:val="18"/>
              </w:rPr>
              <w:t xml:space="preserve">Mean Absolute Error (MAE), Mean Value Accounted For (MVAF) </w:t>
            </w:r>
            <w:proofErr w:type="spellStart"/>
            <w:r w:rsidR="00D52257">
              <w:rPr>
                <w:rFonts w:ascii="Arial" w:hAnsi="Arial" w:cs="Arial"/>
                <w:i w:val="0"/>
                <w:iCs w:val="0"/>
                <w:color w:val="000000" w:themeColor="text1"/>
                <w:sz w:val="18"/>
                <w:szCs w:val="18"/>
              </w:rPr>
              <w:t>ve</w:t>
            </w:r>
            <w:proofErr w:type="spellEnd"/>
            <w:r w:rsidR="00D52257">
              <w:rPr>
                <w:rFonts w:ascii="Arial" w:hAnsi="Arial" w:cs="Arial"/>
                <w:i w:val="0"/>
                <w:iCs w:val="0"/>
                <w:color w:val="000000" w:themeColor="text1"/>
                <w:sz w:val="18"/>
                <w:szCs w:val="18"/>
              </w:rPr>
              <w:t xml:space="preserve"> Total Variance Explained (TVE)”</w:t>
            </w:r>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perf</w:t>
            </w:r>
            <w:r w:rsidR="00D52257">
              <w:rPr>
                <w:rFonts w:ascii="Arial" w:hAnsi="Arial" w:cs="Arial"/>
                <w:i w:val="0"/>
                <w:iCs w:val="0"/>
                <w:color w:val="000000" w:themeColor="text1"/>
                <w:sz w:val="18"/>
                <w:szCs w:val="18"/>
              </w:rPr>
              <w:t>or</w:t>
            </w:r>
            <w:r>
              <w:rPr>
                <w:rFonts w:ascii="Arial" w:hAnsi="Arial" w:cs="Arial"/>
                <w:i w:val="0"/>
                <w:iCs w:val="0"/>
                <w:color w:val="000000" w:themeColor="text1"/>
                <w:sz w:val="18"/>
                <w:szCs w:val="18"/>
              </w:rPr>
              <w:t>mans</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ölçümler</w:t>
            </w:r>
            <w:r w:rsidR="00D52257">
              <w:rPr>
                <w:rFonts w:ascii="Arial" w:hAnsi="Arial" w:cs="Arial"/>
                <w:i w:val="0"/>
                <w:iCs w:val="0"/>
                <w:color w:val="000000" w:themeColor="text1"/>
                <w:sz w:val="18"/>
                <w:szCs w:val="18"/>
              </w:rPr>
              <w:t>i</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kullanılacaktır</w:t>
            </w:r>
            <w:proofErr w:type="spellEnd"/>
            <w:r w:rsidR="004849C3">
              <w:rPr>
                <w:rFonts w:ascii="Arial" w:hAnsi="Arial" w:cs="Arial"/>
                <w:i w:val="0"/>
                <w:iCs w:val="0"/>
                <w:color w:val="000000" w:themeColor="text1"/>
                <w:sz w:val="18"/>
                <w:szCs w:val="18"/>
              </w:rPr>
              <w:t xml:space="preserve"> </w:t>
            </w:r>
            <w:r w:rsidR="00D52257" w:rsidRPr="006A187C">
              <w:rPr>
                <w:rFonts w:ascii="Arial" w:hAnsi="Arial" w:cs="Arial"/>
                <w:i w:val="0"/>
                <w:iCs w:val="0"/>
                <w:color w:val="000000" w:themeColor="text1"/>
                <w:sz w:val="18"/>
                <w:szCs w:val="18"/>
              </w:rPr>
              <w:t xml:space="preserve">(Loh </w:t>
            </w:r>
            <w:proofErr w:type="spellStart"/>
            <w:r w:rsidR="00D52257" w:rsidRPr="006A187C">
              <w:rPr>
                <w:rFonts w:ascii="Arial" w:hAnsi="Arial" w:cs="Arial"/>
                <w:i w:val="0"/>
                <w:iCs w:val="0"/>
                <w:color w:val="000000" w:themeColor="text1"/>
                <w:sz w:val="18"/>
                <w:szCs w:val="18"/>
              </w:rPr>
              <w:t>vd</w:t>
            </w:r>
            <w:proofErr w:type="spellEnd"/>
            <w:r w:rsidR="00D52257" w:rsidRPr="006A187C">
              <w:rPr>
                <w:rFonts w:ascii="Arial" w:hAnsi="Arial" w:cs="Arial"/>
                <w:i w:val="0"/>
                <w:iCs w:val="0"/>
                <w:color w:val="000000" w:themeColor="text1"/>
                <w:sz w:val="18"/>
                <w:szCs w:val="18"/>
              </w:rPr>
              <w:t xml:space="preserve"> 2021, </w:t>
            </w:r>
            <w:proofErr w:type="spellStart"/>
            <w:r w:rsidR="00D52257" w:rsidRPr="006A187C">
              <w:rPr>
                <w:rFonts w:ascii="Arial" w:hAnsi="Arial" w:cs="Arial"/>
                <w:i w:val="0"/>
                <w:iCs w:val="0"/>
                <w:color w:val="000000" w:themeColor="text1"/>
                <w:sz w:val="18"/>
                <w:szCs w:val="18"/>
              </w:rPr>
              <w:t>Rushd</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vd</w:t>
            </w:r>
            <w:proofErr w:type="spellEnd"/>
            <w:r w:rsidR="002C4A45">
              <w:rPr>
                <w:rFonts w:ascii="Arial" w:hAnsi="Arial" w:cs="Arial"/>
                <w:i w:val="0"/>
                <w:iCs w:val="0"/>
                <w:color w:val="000000" w:themeColor="text1"/>
                <w:sz w:val="18"/>
                <w:szCs w:val="18"/>
              </w:rPr>
              <w:t>.</w:t>
            </w:r>
            <w:r w:rsidR="00D52257" w:rsidRPr="006A187C">
              <w:rPr>
                <w:rFonts w:ascii="Arial" w:hAnsi="Arial" w:cs="Arial"/>
                <w:i w:val="0"/>
                <w:iCs w:val="0"/>
                <w:color w:val="000000" w:themeColor="text1"/>
                <w:sz w:val="18"/>
                <w:szCs w:val="18"/>
              </w:rPr>
              <w:t xml:space="preserve"> 2021</w:t>
            </w:r>
            <w:r w:rsidR="002C4A45">
              <w:rPr>
                <w:rFonts w:ascii="Arial" w:hAnsi="Arial" w:cs="Arial"/>
                <w:i w:val="0"/>
                <w:iCs w:val="0"/>
                <w:color w:val="000000" w:themeColor="text1"/>
                <w:sz w:val="18"/>
                <w:szCs w:val="18"/>
              </w:rPr>
              <w:t>-a</w:t>
            </w:r>
            <w:r w:rsidR="00D52257" w:rsidRPr="006A187C">
              <w:rPr>
                <w:rFonts w:ascii="Arial" w:hAnsi="Arial" w:cs="Arial"/>
                <w:i w:val="0"/>
                <w:iCs w:val="0"/>
                <w:color w:val="000000" w:themeColor="text1"/>
                <w:sz w:val="18"/>
                <w:szCs w:val="18"/>
              </w:rPr>
              <w:t xml:space="preserve">, </w:t>
            </w:r>
            <w:proofErr w:type="spellStart"/>
            <w:r w:rsidR="00D52257" w:rsidRPr="006A187C">
              <w:rPr>
                <w:rFonts w:ascii="Arial" w:hAnsi="Arial" w:cs="Arial"/>
                <w:i w:val="0"/>
                <w:iCs w:val="0"/>
                <w:color w:val="000000" w:themeColor="text1"/>
                <w:sz w:val="18"/>
                <w:szCs w:val="18"/>
              </w:rPr>
              <w:t>Rushd</w:t>
            </w:r>
            <w:proofErr w:type="spellEnd"/>
            <w:r w:rsidR="00D52257" w:rsidRPr="006A187C">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vd</w:t>
            </w:r>
            <w:proofErr w:type="spellEnd"/>
            <w:r w:rsidR="002C4A45">
              <w:rPr>
                <w:rFonts w:ascii="Arial" w:hAnsi="Arial" w:cs="Arial"/>
                <w:i w:val="0"/>
                <w:iCs w:val="0"/>
                <w:color w:val="000000" w:themeColor="text1"/>
                <w:sz w:val="18"/>
                <w:szCs w:val="18"/>
              </w:rPr>
              <w:t xml:space="preserve"> </w:t>
            </w:r>
            <w:r w:rsidR="00D52257" w:rsidRPr="006A187C">
              <w:rPr>
                <w:rFonts w:ascii="Arial" w:hAnsi="Arial" w:cs="Arial"/>
                <w:i w:val="0"/>
                <w:iCs w:val="0"/>
                <w:color w:val="000000" w:themeColor="text1"/>
                <w:sz w:val="18"/>
                <w:szCs w:val="18"/>
              </w:rPr>
              <w:t>2021</w:t>
            </w:r>
            <w:r w:rsidR="002C4A45">
              <w:rPr>
                <w:rFonts w:ascii="Arial" w:hAnsi="Arial" w:cs="Arial"/>
                <w:i w:val="0"/>
                <w:iCs w:val="0"/>
                <w:color w:val="000000" w:themeColor="text1"/>
                <w:sz w:val="18"/>
                <w:szCs w:val="18"/>
              </w:rPr>
              <w:t>-b</w:t>
            </w:r>
            <w:r w:rsidR="00D52257" w:rsidRPr="006A187C">
              <w:rPr>
                <w:rFonts w:ascii="Arial" w:hAnsi="Arial" w:cs="Arial"/>
                <w:i w:val="0"/>
                <w:iCs w:val="0"/>
                <w:color w:val="000000" w:themeColor="text1"/>
                <w:sz w:val="18"/>
                <w:szCs w:val="18"/>
              </w:rPr>
              <w:t>)</w:t>
            </w:r>
            <w:r w:rsidRPr="00D52257">
              <w:rPr>
                <w:rFonts w:ascii="Arial" w:hAnsi="Arial" w:cs="Arial"/>
                <w:i w:val="0"/>
                <w:iCs w:val="0"/>
                <w:color w:val="000000" w:themeColor="text1"/>
                <w:sz w:val="18"/>
                <w:szCs w:val="18"/>
              </w:rPr>
              <w:t>.</w:t>
            </w:r>
            <w:r>
              <w:rPr>
                <w:rFonts w:ascii="Arial" w:hAnsi="Arial" w:cs="Arial"/>
                <w:i w:val="0"/>
                <w:iCs w:val="0"/>
                <w:color w:val="000000" w:themeColor="text1"/>
                <w:sz w:val="18"/>
                <w:szCs w:val="18"/>
              </w:rPr>
              <w:t xml:space="preserve"> </w:t>
            </w:r>
            <w:r w:rsidR="002C4A45">
              <w:rPr>
                <w:rFonts w:ascii="Arial" w:hAnsi="Arial" w:cs="Arial"/>
                <w:i w:val="0"/>
                <w:iCs w:val="0"/>
                <w:color w:val="000000" w:themeColor="text1"/>
                <w:sz w:val="18"/>
                <w:szCs w:val="18"/>
              </w:rPr>
              <w:t xml:space="preserve">İdeal </w:t>
            </w:r>
            <w:proofErr w:type="spellStart"/>
            <w:r w:rsidR="002C4A45">
              <w:rPr>
                <w:rFonts w:ascii="Arial" w:hAnsi="Arial" w:cs="Arial"/>
                <w:i w:val="0"/>
                <w:iCs w:val="0"/>
                <w:color w:val="000000" w:themeColor="text1"/>
                <w:sz w:val="18"/>
                <w:szCs w:val="18"/>
              </w:rPr>
              <w:t>olarak</w:t>
            </w:r>
            <w:proofErr w:type="spellEnd"/>
            <w:r w:rsidR="002C4A45">
              <w:rPr>
                <w:rFonts w:ascii="Arial" w:hAnsi="Arial" w:cs="Arial"/>
                <w:i w:val="0"/>
                <w:iCs w:val="0"/>
                <w:color w:val="000000" w:themeColor="text1"/>
                <w:sz w:val="18"/>
                <w:szCs w:val="18"/>
              </w:rPr>
              <w:t xml:space="preserve"> RMSE </w:t>
            </w:r>
            <w:proofErr w:type="spellStart"/>
            <w:r w:rsidR="002C4A45">
              <w:rPr>
                <w:rFonts w:ascii="Arial" w:hAnsi="Arial" w:cs="Arial"/>
                <w:i w:val="0"/>
                <w:iCs w:val="0"/>
                <w:color w:val="000000" w:themeColor="text1"/>
                <w:sz w:val="18"/>
                <w:szCs w:val="18"/>
              </w:rPr>
              <w:t>ve</w:t>
            </w:r>
            <w:proofErr w:type="spellEnd"/>
            <w:r w:rsidR="002C4A45">
              <w:rPr>
                <w:rFonts w:ascii="Arial" w:hAnsi="Arial" w:cs="Arial"/>
                <w:i w:val="0"/>
                <w:iCs w:val="0"/>
                <w:color w:val="000000" w:themeColor="text1"/>
                <w:sz w:val="18"/>
                <w:szCs w:val="18"/>
              </w:rPr>
              <w:t xml:space="preserve"> MAE, </w:t>
            </w:r>
            <w:proofErr w:type="spellStart"/>
            <w:r w:rsidR="002C4A45">
              <w:rPr>
                <w:rFonts w:ascii="Arial" w:hAnsi="Arial" w:cs="Arial"/>
                <w:i w:val="0"/>
                <w:iCs w:val="0"/>
                <w:color w:val="000000" w:themeColor="text1"/>
                <w:sz w:val="18"/>
                <w:szCs w:val="18"/>
              </w:rPr>
              <w:t>elde</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edilen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en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küçük</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hatayı</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gösterecek</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şekilde</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sıfıra</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yakın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olmalıdır</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Modelin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ortalama</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tahmin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performansının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doğruluğunu</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gösteren</w:t>
            </w:r>
            <w:proofErr w:type="spellEnd"/>
            <w:r w:rsidR="002C4A45">
              <w:rPr>
                <w:rFonts w:ascii="Arial" w:hAnsi="Arial" w:cs="Arial"/>
                <w:i w:val="0"/>
                <w:iCs w:val="0"/>
                <w:color w:val="000000" w:themeColor="text1"/>
                <w:sz w:val="18"/>
                <w:szCs w:val="18"/>
              </w:rPr>
              <w:t xml:space="preserve"> MVAF %100’e </w:t>
            </w:r>
            <w:proofErr w:type="spellStart"/>
            <w:r w:rsidR="002C4A45">
              <w:rPr>
                <w:rFonts w:ascii="Arial" w:hAnsi="Arial" w:cs="Arial"/>
                <w:i w:val="0"/>
                <w:iCs w:val="0"/>
                <w:color w:val="000000" w:themeColor="text1"/>
                <w:sz w:val="18"/>
                <w:szCs w:val="18"/>
              </w:rPr>
              <w:t>yakın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olmalıdır</w:t>
            </w:r>
            <w:proofErr w:type="spellEnd"/>
            <w:r w:rsidR="002C4A45">
              <w:rPr>
                <w:rFonts w:ascii="Arial" w:hAnsi="Arial" w:cs="Arial"/>
                <w:i w:val="0"/>
                <w:iCs w:val="0"/>
                <w:color w:val="000000" w:themeColor="text1"/>
                <w:sz w:val="18"/>
                <w:szCs w:val="18"/>
              </w:rPr>
              <w:t xml:space="preserve">. Model </w:t>
            </w:r>
            <w:proofErr w:type="spellStart"/>
            <w:r w:rsidR="002C4A45">
              <w:rPr>
                <w:rFonts w:ascii="Arial" w:hAnsi="Arial" w:cs="Arial"/>
                <w:i w:val="0"/>
                <w:iCs w:val="0"/>
                <w:color w:val="000000" w:themeColor="text1"/>
                <w:sz w:val="18"/>
                <w:szCs w:val="18"/>
              </w:rPr>
              <w:t>tarafından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açıklanan</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genel</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dinamikleri</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ve</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dağılımı</w:t>
            </w:r>
            <w:proofErr w:type="spellEnd"/>
            <w:r w:rsidR="002C4A45">
              <w:rPr>
                <w:rFonts w:ascii="Arial" w:hAnsi="Arial" w:cs="Arial"/>
                <w:i w:val="0"/>
                <w:iCs w:val="0"/>
                <w:color w:val="000000" w:themeColor="text1"/>
                <w:sz w:val="18"/>
                <w:szCs w:val="18"/>
              </w:rPr>
              <w:t xml:space="preserve"> </w:t>
            </w:r>
            <w:proofErr w:type="spellStart"/>
            <w:r w:rsidR="002C4A45">
              <w:rPr>
                <w:rFonts w:ascii="Arial" w:hAnsi="Arial" w:cs="Arial"/>
                <w:i w:val="0"/>
                <w:iCs w:val="0"/>
                <w:color w:val="000000" w:themeColor="text1"/>
                <w:sz w:val="18"/>
                <w:szCs w:val="18"/>
              </w:rPr>
              <w:t>gösteren</w:t>
            </w:r>
            <w:proofErr w:type="spellEnd"/>
            <w:r w:rsidR="002C4A45">
              <w:rPr>
                <w:rFonts w:ascii="Arial" w:hAnsi="Arial" w:cs="Arial"/>
                <w:i w:val="0"/>
                <w:iCs w:val="0"/>
                <w:color w:val="000000" w:themeColor="text1"/>
                <w:sz w:val="18"/>
                <w:szCs w:val="18"/>
              </w:rPr>
              <w:t xml:space="preserve"> </w:t>
            </w:r>
            <w:r w:rsidR="00C73325">
              <w:rPr>
                <w:rFonts w:ascii="Arial" w:hAnsi="Arial" w:cs="Arial"/>
                <w:i w:val="0"/>
                <w:iCs w:val="0"/>
                <w:color w:val="000000" w:themeColor="text1"/>
                <w:sz w:val="18"/>
                <w:szCs w:val="18"/>
              </w:rPr>
              <w:t>TVE</w:t>
            </w:r>
            <w:r w:rsidR="006C70B8">
              <w:rPr>
                <w:rFonts w:ascii="Arial" w:hAnsi="Arial" w:cs="Arial"/>
                <w:i w:val="0"/>
                <w:iCs w:val="0"/>
                <w:color w:val="000000" w:themeColor="text1"/>
                <w:sz w:val="18"/>
                <w:szCs w:val="18"/>
              </w:rPr>
              <w:t xml:space="preserve"> %100’e </w:t>
            </w:r>
            <w:proofErr w:type="spellStart"/>
            <w:r w:rsidR="006C70B8">
              <w:rPr>
                <w:rFonts w:ascii="Arial" w:hAnsi="Arial" w:cs="Arial"/>
                <w:i w:val="0"/>
                <w:iCs w:val="0"/>
                <w:color w:val="000000" w:themeColor="text1"/>
                <w:sz w:val="18"/>
                <w:szCs w:val="18"/>
              </w:rPr>
              <w:t>yakın</w:t>
            </w:r>
            <w:proofErr w:type="spellEnd"/>
            <w:r w:rsidR="006C70B8">
              <w:rPr>
                <w:rFonts w:ascii="Arial" w:hAnsi="Arial" w:cs="Arial"/>
                <w:i w:val="0"/>
                <w:iCs w:val="0"/>
                <w:color w:val="000000" w:themeColor="text1"/>
                <w:sz w:val="18"/>
                <w:szCs w:val="18"/>
              </w:rPr>
              <w:t xml:space="preserve"> </w:t>
            </w:r>
            <w:proofErr w:type="spellStart"/>
            <w:r w:rsidR="006C70B8">
              <w:rPr>
                <w:rFonts w:ascii="Arial" w:hAnsi="Arial" w:cs="Arial"/>
                <w:i w:val="0"/>
                <w:iCs w:val="0"/>
                <w:color w:val="000000" w:themeColor="text1"/>
                <w:sz w:val="18"/>
                <w:szCs w:val="18"/>
              </w:rPr>
              <w:t>olmalıdır</w:t>
            </w:r>
            <w:proofErr w:type="spellEnd"/>
            <w:r w:rsidR="006C70B8">
              <w:rPr>
                <w:rFonts w:ascii="Arial" w:hAnsi="Arial" w:cs="Arial"/>
                <w:i w:val="0"/>
                <w:iCs w:val="0"/>
                <w:color w:val="000000" w:themeColor="text1"/>
                <w:sz w:val="18"/>
                <w:szCs w:val="18"/>
              </w:rPr>
              <w:t>.</w:t>
            </w:r>
            <w:r w:rsidR="004849C3">
              <w:rPr>
                <w:rFonts w:ascii="Arial" w:hAnsi="Arial" w:cs="Arial"/>
                <w:i w:val="0"/>
                <w:iCs w:val="0"/>
                <w:color w:val="000000" w:themeColor="text1"/>
                <w:sz w:val="18"/>
                <w:szCs w:val="18"/>
              </w:rPr>
              <w:t xml:space="preserve"> Bu </w:t>
            </w:r>
            <w:proofErr w:type="spellStart"/>
            <w:r w:rsidR="004849C3">
              <w:rPr>
                <w:rFonts w:ascii="Arial" w:hAnsi="Arial" w:cs="Arial"/>
                <w:i w:val="0"/>
                <w:iCs w:val="0"/>
                <w:color w:val="000000" w:themeColor="text1"/>
                <w:sz w:val="18"/>
                <w:szCs w:val="18"/>
              </w:rPr>
              <w:t>çalışma</w:t>
            </w:r>
            <w:proofErr w:type="spellEnd"/>
            <w:r w:rsidR="004849C3">
              <w:rPr>
                <w:rFonts w:ascii="Arial" w:hAnsi="Arial" w:cs="Arial"/>
                <w:i w:val="0"/>
                <w:iCs w:val="0"/>
                <w:color w:val="000000" w:themeColor="text1"/>
                <w:sz w:val="18"/>
                <w:szCs w:val="18"/>
              </w:rPr>
              <w:t xml:space="preserve"> </w:t>
            </w:r>
            <w:proofErr w:type="spellStart"/>
            <w:r w:rsidR="004849C3">
              <w:rPr>
                <w:rFonts w:ascii="Arial" w:hAnsi="Arial" w:cs="Arial"/>
                <w:i w:val="0"/>
                <w:iCs w:val="0"/>
                <w:color w:val="000000" w:themeColor="text1"/>
                <w:sz w:val="18"/>
                <w:szCs w:val="18"/>
              </w:rPr>
              <w:t>kapsamında</w:t>
            </w:r>
            <w:proofErr w:type="spellEnd"/>
            <w:r w:rsidR="004849C3">
              <w:rPr>
                <w:rFonts w:ascii="Arial" w:hAnsi="Arial" w:cs="Arial"/>
                <w:i w:val="0"/>
                <w:iCs w:val="0"/>
                <w:color w:val="000000" w:themeColor="text1"/>
                <w:sz w:val="18"/>
                <w:szCs w:val="18"/>
              </w:rPr>
              <w:t xml:space="preserve"> </w:t>
            </w:r>
            <w:proofErr w:type="spellStart"/>
            <w:r w:rsidR="004849C3">
              <w:rPr>
                <w:rFonts w:ascii="Arial" w:hAnsi="Arial" w:cs="Arial"/>
                <w:i w:val="0"/>
                <w:iCs w:val="0"/>
                <w:color w:val="000000" w:themeColor="text1"/>
                <w:sz w:val="18"/>
                <w:szCs w:val="18"/>
              </w:rPr>
              <w:t>başarı</w:t>
            </w:r>
            <w:proofErr w:type="spellEnd"/>
            <w:r w:rsidR="004849C3">
              <w:rPr>
                <w:rFonts w:ascii="Arial" w:hAnsi="Arial" w:cs="Arial"/>
                <w:i w:val="0"/>
                <w:iCs w:val="0"/>
                <w:color w:val="000000" w:themeColor="text1"/>
                <w:sz w:val="18"/>
                <w:szCs w:val="18"/>
              </w:rPr>
              <w:t xml:space="preserve"> </w:t>
            </w:r>
            <w:proofErr w:type="spellStart"/>
            <w:r w:rsidR="004849C3">
              <w:rPr>
                <w:rFonts w:ascii="Arial" w:hAnsi="Arial" w:cs="Arial"/>
                <w:i w:val="0"/>
                <w:iCs w:val="0"/>
                <w:color w:val="000000" w:themeColor="text1"/>
                <w:sz w:val="18"/>
                <w:szCs w:val="18"/>
              </w:rPr>
              <w:t>ölçütü</w:t>
            </w:r>
            <w:proofErr w:type="spellEnd"/>
            <w:r w:rsidR="004849C3">
              <w:rPr>
                <w:rFonts w:ascii="Arial" w:hAnsi="Arial" w:cs="Arial"/>
                <w:i w:val="0"/>
                <w:iCs w:val="0"/>
                <w:color w:val="000000" w:themeColor="text1"/>
                <w:sz w:val="18"/>
                <w:szCs w:val="18"/>
              </w:rPr>
              <w:t xml:space="preserve"> </w:t>
            </w:r>
            <w:proofErr w:type="spellStart"/>
            <w:r w:rsidR="004849C3">
              <w:rPr>
                <w:rFonts w:ascii="Arial" w:hAnsi="Arial" w:cs="Arial"/>
                <w:i w:val="0"/>
                <w:iCs w:val="0"/>
                <w:color w:val="000000" w:themeColor="text1"/>
                <w:sz w:val="18"/>
                <w:szCs w:val="18"/>
              </w:rPr>
              <w:t>olarak</w:t>
            </w:r>
            <w:proofErr w:type="spellEnd"/>
            <w:r w:rsidR="004849C3">
              <w:rPr>
                <w:rFonts w:ascii="Arial" w:hAnsi="Arial" w:cs="Arial"/>
                <w:i w:val="0"/>
                <w:iCs w:val="0"/>
                <w:color w:val="000000" w:themeColor="text1"/>
                <w:sz w:val="18"/>
                <w:szCs w:val="18"/>
              </w:rPr>
              <w:t xml:space="preserve"> RMSE </w:t>
            </w:r>
            <w:proofErr w:type="spellStart"/>
            <w:r w:rsidR="004849C3">
              <w:rPr>
                <w:rFonts w:ascii="Arial" w:hAnsi="Arial" w:cs="Arial"/>
                <w:i w:val="0"/>
                <w:iCs w:val="0"/>
                <w:color w:val="000000" w:themeColor="text1"/>
                <w:sz w:val="18"/>
                <w:szCs w:val="18"/>
              </w:rPr>
              <w:t>ve</w:t>
            </w:r>
            <w:proofErr w:type="spellEnd"/>
            <w:r w:rsidR="004849C3">
              <w:rPr>
                <w:rFonts w:ascii="Arial" w:hAnsi="Arial" w:cs="Arial"/>
                <w:i w:val="0"/>
                <w:iCs w:val="0"/>
                <w:color w:val="000000" w:themeColor="text1"/>
                <w:sz w:val="18"/>
                <w:szCs w:val="18"/>
              </w:rPr>
              <w:t xml:space="preserve"> </w:t>
            </w:r>
            <w:proofErr w:type="spellStart"/>
            <w:r w:rsidR="004849C3">
              <w:rPr>
                <w:rFonts w:ascii="Arial" w:hAnsi="Arial" w:cs="Arial"/>
                <w:i w:val="0"/>
                <w:iCs w:val="0"/>
                <w:color w:val="000000" w:themeColor="text1"/>
                <w:sz w:val="18"/>
                <w:szCs w:val="18"/>
              </w:rPr>
              <w:t>MAE’</w:t>
            </w:r>
            <w:r w:rsidR="008579DF">
              <w:rPr>
                <w:rFonts w:ascii="Arial" w:hAnsi="Arial" w:cs="Arial"/>
                <w:i w:val="0"/>
                <w:iCs w:val="0"/>
                <w:color w:val="000000" w:themeColor="text1"/>
                <w:sz w:val="18"/>
                <w:szCs w:val="18"/>
              </w:rPr>
              <w:t>de</w:t>
            </w:r>
            <w:proofErr w:type="spellEnd"/>
            <w:r w:rsidR="008579DF">
              <w:rPr>
                <w:rFonts w:ascii="Arial" w:hAnsi="Arial" w:cs="Arial"/>
                <w:i w:val="0"/>
                <w:iCs w:val="0"/>
                <w:color w:val="000000" w:themeColor="text1"/>
                <w:sz w:val="18"/>
                <w:szCs w:val="18"/>
              </w:rPr>
              <w:t xml:space="preserve"> </w:t>
            </w:r>
            <w:proofErr w:type="spellStart"/>
            <w:r w:rsidR="008579DF">
              <w:rPr>
                <w:rFonts w:ascii="Arial" w:hAnsi="Arial" w:cs="Arial"/>
                <w:i w:val="0"/>
                <w:iCs w:val="0"/>
                <w:color w:val="000000" w:themeColor="text1"/>
                <w:sz w:val="18"/>
                <w:szCs w:val="18"/>
              </w:rPr>
              <w:t>hata</w:t>
            </w:r>
            <w:proofErr w:type="spellEnd"/>
            <w:r w:rsidR="008579DF">
              <w:rPr>
                <w:rFonts w:ascii="Arial" w:hAnsi="Arial" w:cs="Arial"/>
                <w:i w:val="0"/>
                <w:iCs w:val="0"/>
                <w:color w:val="000000" w:themeColor="text1"/>
                <w:sz w:val="18"/>
                <w:szCs w:val="18"/>
              </w:rPr>
              <w:t xml:space="preserve"> </w:t>
            </w:r>
            <w:proofErr w:type="spellStart"/>
            <w:r w:rsidR="008579DF">
              <w:rPr>
                <w:rFonts w:ascii="Arial" w:hAnsi="Arial" w:cs="Arial"/>
                <w:i w:val="0"/>
                <w:iCs w:val="0"/>
                <w:color w:val="000000" w:themeColor="text1"/>
                <w:sz w:val="18"/>
                <w:szCs w:val="18"/>
              </w:rPr>
              <w:t>payının</w:t>
            </w:r>
            <w:proofErr w:type="spellEnd"/>
            <w:r w:rsidR="008579DF">
              <w:rPr>
                <w:rFonts w:ascii="Arial" w:hAnsi="Arial" w:cs="Arial"/>
                <w:i w:val="0"/>
                <w:iCs w:val="0"/>
                <w:color w:val="000000" w:themeColor="text1"/>
                <w:sz w:val="18"/>
                <w:szCs w:val="18"/>
              </w:rPr>
              <w:t xml:space="preserve"> %0.2; MVAF </w:t>
            </w:r>
            <w:proofErr w:type="spellStart"/>
            <w:r w:rsidR="008579DF">
              <w:rPr>
                <w:rFonts w:ascii="Arial" w:hAnsi="Arial" w:cs="Arial"/>
                <w:i w:val="0"/>
                <w:iCs w:val="0"/>
                <w:color w:val="000000" w:themeColor="text1"/>
                <w:sz w:val="18"/>
                <w:szCs w:val="18"/>
              </w:rPr>
              <w:t>ve</w:t>
            </w:r>
            <w:proofErr w:type="spellEnd"/>
            <w:r w:rsidR="008579DF">
              <w:rPr>
                <w:rFonts w:ascii="Arial" w:hAnsi="Arial" w:cs="Arial"/>
                <w:i w:val="0"/>
                <w:iCs w:val="0"/>
                <w:color w:val="000000" w:themeColor="text1"/>
                <w:sz w:val="18"/>
                <w:szCs w:val="18"/>
              </w:rPr>
              <w:t xml:space="preserve"> </w:t>
            </w:r>
            <w:proofErr w:type="spellStart"/>
            <w:r w:rsidR="008579DF">
              <w:rPr>
                <w:rFonts w:ascii="Arial" w:hAnsi="Arial" w:cs="Arial"/>
                <w:i w:val="0"/>
                <w:iCs w:val="0"/>
                <w:color w:val="000000" w:themeColor="text1"/>
                <w:sz w:val="18"/>
                <w:szCs w:val="18"/>
              </w:rPr>
              <w:t>TVE’nin</w:t>
            </w:r>
            <w:proofErr w:type="spellEnd"/>
            <w:r w:rsidR="008579DF">
              <w:rPr>
                <w:rFonts w:ascii="Arial" w:hAnsi="Arial" w:cs="Arial"/>
                <w:i w:val="0"/>
                <w:iCs w:val="0"/>
                <w:color w:val="000000" w:themeColor="text1"/>
                <w:sz w:val="18"/>
                <w:szCs w:val="18"/>
              </w:rPr>
              <w:t xml:space="preserve"> </w:t>
            </w:r>
            <w:proofErr w:type="spellStart"/>
            <w:r w:rsidR="008579DF">
              <w:rPr>
                <w:rFonts w:ascii="Arial" w:hAnsi="Arial" w:cs="Arial"/>
                <w:i w:val="0"/>
                <w:iCs w:val="0"/>
                <w:color w:val="000000" w:themeColor="text1"/>
                <w:sz w:val="18"/>
                <w:szCs w:val="18"/>
              </w:rPr>
              <w:t>hata</w:t>
            </w:r>
            <w:proofErr w:type="spellEnd"/>
            <w:r w:rsidR="008579DF">
              <w:rPr>
                <w:rFonts w:ascii="Arial" w:hAnsi="Arial" w:cs="Arial"/>
                <w:i w:val="0"/>
                <w:iCs w:val="0"/>
                <w:color w:val="000000" w:themeColor="text1"/>
                <w:sz w:val="18"/>
                <w:szCs w:val="18"/>
              </w:rPr>
              <w:t xml:space="preserve"> </w:t>
            </w:r>
            <w:proofErr w:type="spellStart"/>
            <w:r w:rsidR="008579DF">
              <w:rPr>
                <w:rFonts w:ascii="Arial" w:hAnsi="Arial" w:cs="Arial"/>
                <w:i w:val="0"/>
                <w:iCs w:val="0"/>
                <w:color w:val="000000" w:themeColor="text1"/>
                <w:sz w:val="18"/>
                <w:szCs w:val="18"/>
              </w:rPr>
              <w:t>payının</w:t>
            </w:r>
            <w:proofErr w:type="spellEnd"/>
            <w:r w:rsidR="008579DF">
              <w:rPr>
                <w:rFonts w:ascii="Arial" w:hAnsi="Arial" w:cs="Arial"/>
                <w:i w:val="0"/>
                <w:iCs w:val="0"/>
                <w:color w:val="000000" w:themeColor="text1"/>
                <w:sz w:val="18"/>
                <w:szCs w:val="18"/>
              </w:rPr>
              <w:t xml:space="preserve"> %5 </w:t>
            </w:r>
            <w:proofErr w:type="spellStart"/>
            <w:r w:rsidR="008579DF">
              <w:rPr>
                <w:rFonts w:ascii="Arial" w:hAnsi="Arial" w:cs="Arial"/>
                <w:i w:val="0"/>
                <w:iCs w:val="0"/>
                <w:color w:val="000000" w:themeColor="text1"/>
                <w:sz w:val="18"/>
                <w:szCs w:val="18"/>
              </w:rPr>
              <w:t>olması</w:t>
            </w:r>
            <w:proofErr w:type="spellEnd"/>
            <w:r w:rsidR="008579DF">
              <w:rPr>
                <w:rFonts w:ascii="Arial" w:hAnsi="Arial" w:cs="Arial"/>
                <w:i w:val="0"/>
                <w:iCs w:val="0"/>
                <w:color w:val="000000" w:themeColor="text1"/>
                <w:sz w:val="18"/>
                <w:szCs w:val="18"/>
              </w:rPr>
              <w:t xml:space="preserve"> </w:t>
            </w:r>
            <w:proofErr w:type="spellStart"/>
            <w:r w:rsidR="008579DF">
              <w:rPr>
                <w:rFonts w:ascii="Arial" w:hAnsi="Arial" w:cs="Arial"/>
                <w:i w:val="0"/>
                <w:iCs w:val="0"/>
                <w:color w:val="000000" w:themeColor="text1"/>
                <w:sz w:val="18"/>
                <w:szCs w:val="18"/>
              </w:rPr>
              <w:t>hedeflenmektedir</w:t>
            </w:r>
            <w:proofErr w:type="spellEnd"/>
            <w:r w:rsidR="008579DF">
              <w:rPr>
                <w:rFonts w:ascii="Arial" w:hAnsi="Arial" w:cs="Arial"/>
                <w:i w:val="0"/>
                <w:iCs w:val="0"/>
                <w:color w:val="000000" w:themeColor="text1"/>
                <w:sz w:val="18"/>
                <w:szCs w:val="18"/>
              </w:rPr>
              <w:t xml:space="preserve"> (Loh </w:t>
            </w:r>
            <w:proofErr w:type="spellStart"/>
            <w:r w:rsidR="008579DF">
              <w:rPr>
                <w:rFonts w:ascii="Arial" w:hAnsi="Arial" w:cs="Arial"/>
                <w:i w:val="0"/>
                <w:iCs w:val="0"/>
                <w:color w:val="000000" w:themeColor="text1"/>
                <w:sz w:val="18"/>
                <w:szCs w:val="18"/>
              </w:rPr>
              <w:t>vd</w:t>
            </w:r>
            <w:proofErr w:type="spellEnd"/>
            <w:r w:rsidR="008579DF">
              <w:rPr>
                <w:rFonts w:ascii="Arial" w:hAnsi="Arial" w:cs="Arial"/>
                <w:i w:val="0"/>
                <w:iCs w:val="0"/>
                <w:color w:val="000000" w:themeColor="text1"/>
                <w:sz w:val="18"/>
                <w:szCs w:val="18"/>
              </w:rPr>
              <w:t>, 2021).</w:t>
            </w:r>
          </w:p>
          <w:p w14:paraId="4355D297" w14:textId="5A40ADE9" w:rsidR="00A822EB" w:rsidRPr="00A822EB" w:rsidRDefault="00A822EB" w:rsidP="00A822EB">
            <w:pPr>
              <w:pStyle w:val="Caption"/>
              <w:jc w:val="both"/>
              <w:rPr>
                <w:rFonts w:ascii="Arial" w:hAnsi="Arial" w:cs="Arial"/>
                <w:i w:val="0"/>
                <w:iCs w:val="0"/>
                <w:color w:val="000000" w:themeColor="text1"/>
                <w:sz w:val="18"/>
                <w:szCs w:val="18"/>
              </w:rPr>
            </w:pPr>
            <w:r>
              <w:rPr>
                <w:rFonts w:ascii="Arial" w:hAnsi="Arial" w:cs="Arial"/>
                <w:i w:val="0"/>
                <w:iCs w:val="0"/>
                <w:color w:val="000000" w:themeColor="text1"/>
                <w:sz w:val="18"/>
                <w:szCs w:val="18"/>
              </w:rPr>
              <w:t xml:space="preserve">İP-4 </w:t>
            </w:r>
            <w:proofErr w:type="spellStart"/>
            <w:r>
              <w:rPr>
                <w:rFonts w:ascii="Arial" w:hAnsi="Arial" w:cs="Arial"/>
                <w:i w:val="0"/>
                <w:iCs w:val="0"/>
                <w:color w:val="000000" w:themeColor="text1"/>
                <w:sz w:val="18"/>
                <w:szCs w:val="18"/>
              </w:rPr>
              <w:t>sonucunda</w:t>
            </w:r>
            <w:proofErr w:type="spellEnd"/>
            <w:r>
              <w:rPr>
                <w:rFonts w:ascii="Arial" w:hAnsi="Arial" w:cs="Arial"/>
                <w:i w:val="0"/>
                <w:iCs w:val="0"/>
                <w:color w:val="000000" w:themeColor="text1"/>
                <w:sz w:val="18"/>
                <w:szCs w:val="18"/>
              </w:rPr>
              <w:t xml:space="preserve">, </w:t>
            </w:r>
            <w:r>
              <w:rPr>
                <w:rFonts w:ascii="Arial" w:hAnsi="Arial" w:cs="Arial"/>
                <w:i w:val="0"/>
                <w:iCs w:val="0"/>
                <w:color w:val="000000" w:themeColor="text1"/>
                <w:sz w:val="18"/>
                <w:szCs w:val="18"/>
                <w:lang w:val="tr-TR"/>
              </w:rPr>
              <w:t>y</w:t>
            </w:r>
            <w:r w:rsidRPr="00A822EB">
              <w:rPr>
                <w:rFonts w:ascii="Arial" w:hAnsi="Arial" w:cs="Arial"/>
                <w:i w:val="0"/>
                <w:iCs w:val="0"/>
                <w:color w:val="000000" w:themeColor="text1"/>
                <w:sz w:val="18"/>
                <w:szCs w:val="18"/>
                <w:lang w:val="tr-TR"/>
              </w:rPr>
              <w:t>eni parçacık karakteristik büyüklükleri ve yeni Şekil Faktörü kullanarak deneye dayalı yeni bir ampirik bağıntının elde edilmesi ve MP parçacıklar için çökelme hızı hesap metodolojisinin geliştirilmesi</w:t>
            </w:r>
            <w:r>
              <w:rPr>
                <w:rFonts w:ascii="Arial" w:hAnsi="Arial" w:cs="Arial"/>
                <w:i w:val="0"/>
                <w:iCs w:val="0"/>
                <w:color w:val="000000" w:themeColor="text1"/>
                <w:sz w:val="18"/>
                <w:szCs w:val="18"/>
                <w:lang w:val="tr-TR"/>
              </w:rPr>
              <w:t xml:space="preserve"> hedeflemektedir.</w:t>
            </w:r>
          </w:p>
          <w:p w14:paraId="7D155D5A" w14:textId="5A55BEA8" w:rsidR="008532A9" w:rsidRDefault="00983EF6" w:rsidP="000F7EA6">
            <w:pPr>
              <w:pStyle w:val="Caption"/>
              <w:jc w:val="both"/>
              <w:rPr>
                <w:rFonts w:ascii="Arial" w:hAnsi="Arial" w:cs="Arial"/>
                <w:i w:val="0"/>
                <w:iCs w:val="0"/>
                <w:sz w:val="18"/>
                <w:szCs w:val="18"/>
              </w:rPr>
            </w:pPr>
            <w:proofErr w:type="spellStart"/>
            <w:r w:rsidRPr="00983EF6">
              <w:rPr>
                <w:rFonts w:ascii="Arial" w:hAnsi="Arial" w:cs="Arial"/>
                <w:i w:val="0"/>
                <w:iCs w:val="0"/>
                <w:sz w:val="18"/>
                <w:szCs w:val="18"/>
              </w:rPr>
              <w:t>Prof.Dr</w:t>
            </w:r>
            <w:proofErr w:type="spellEnd"/>
            <w:r w:rsidRPr="00983EF6">
              <w:rPr>
                <w:rFonts w:ascii="Arial" w:hAnsi="Arial" w:cs="Arial"/>
                <w:i w:val="0"/>
                <w:iCs w:val="0"/>
                <w:sz w:val="18"/>
                <w:szCs w:val="18"/>
              </w:rPr>
              <w:t xml:space="preserve">. Mehmet Ali </w:t>
            </w:r>
            <w:proofErr w:type="spellStart"/>
            <w:r w:rsidRPr="00983EF6">
              <w:rPr>
                <w:rFonts w:ascii="Arial" w:hAnsi="Arial" w:cs="Arial"/>
                <w:i w:val="0"/>
                <w:iCs w:val="0"/>
                <w:sz w:val="18"/>
                <w:szCs w:val="18"/>
              </w:rPr>
              <w:t>Kökpınar</w:t>
            </w:r>
            <w:proofErr w:type="spellEnd"/>
            <w:r w:rsidRPr="00983EF6">
              <w:rPr>
                <w:rFonts w:ascii="Arial" w:hAnsi="Arial" w:cs="Arial"/>
                <w:i w:val="0"/>
                <w:iCs w:val="0"/>
                <w:sz w:val="18"/>
                <w:szCs w:val="18"/>
              </w:rPr>
              <w:t xml:space="preserve"> TED </w:t>
            </w:r>
            <w:proofErr w:type="spellStart"/>
            <w:r w:rsidRPr="00983EF6">
              <w:rPr>
                <w:rFonts w:ascii="Arial" w:hAnsi="Arial" w:cs="Arial"/>
                <w:i w:val="0"/>
                <w:iCs w:val="0"/>
                <w:sz w:val="18"/>
                <w:szCs w:val="18"/>
              </w:rPr>
              <w:t>Üniversitesi</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Mühendislik</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Fakültesi</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İnşaat</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Mühendisliği</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Bölümü</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öğretim</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üyesidir</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Hidrolik</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deney</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ve</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modelleme</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alanlarında</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yetkinliği</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ile</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tanınan</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ve</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bu</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alanlarda</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bir</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çok</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ulusal</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ve</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uluslarası</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yayına</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sahip</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olan</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bir</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araştırmacıdır</w:t>
            </w:r>
            <w:proofErr w:type="spellEnd"/>
            <w:r w:rsidRPr="00983EF6">
              <w:rPr>
                <w:rFonts w:ascii="Arial" w:hAnsi="Arial" w:cs="Arial"/>
                <w:i w:val="0"/>
                <w:iCs w:val="0"/>
                <w:sz w:val="18"/>
                <w:szCs w:val="18"/>
              </w:rPr>
              <w:t>. İP-</w:t>
            </w:r>
            <w:r>
              <w:rPr>
                <w:rFonts w:ascii="Arial" w:hAnsi="Arial" w:cs="Arial"/>
                <w:i w:val="0"/>
                <w:iCs w:val="0"/>
                <w:sz w:val="18"/>
                <w:szCs w:val="18"/>
              </w:rPr>
              <w:t>4</w:t>
            </w:r>
            <w:r w:rsidRPr="00983EF6">
              <w:rPr>
                <w:rFonts w:ascii="Arial" w:hAnsi="Arial" w:cs="Arial"/>
                <w:i w:val="0"/>
                <w:iCs w:val="0"/>
                <w:sz w:val="18"/>
                <w:szCs w:val="18"/>
              </w:rPr>
              <w:t xml:space="preserve">’de </w:t>
            </w:r>
            <w:proofErr w:type="spellStart"/>
            <w:r>
              <w:rPr>
                <w:rFonts w:ascii="Arial" w:hAnsi="Arial" w:cs="Arial"/>
                <w:i w:val="0"/>
                <w:iCs w:val="0"/>
                <w:sz w:val="18"/>
                <w:szCs w:val="18"/>
              </w:rPr>
              <w:t>şekil</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faktörü</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analizinde</w:t>
            </w:r>
            <w:proofErr w:type="spellEnd"/>
            <w:r w:rsidRPr="00983EF6">
              <w:rPr>
                <w:rFonts w:ascii="Arial" w:hAnsi="Arial" w:cs="Arial"/>
                <w:i w:val="0"/>
                <w:iCs w:val="0"/>
                <w:sz w:val="18"/>
                <w:szCs w:val="18"/>
              </w:rPr>
              <w:t xml:space="preserve"> </w:t>
            </w:r>
            <w:proofErr w:type="spellStart"/>
            <w:r w:rsidRPr="00983EF6">
              <w:rPr>
                <w:rFonts w:ascii="Arial" w:hAnsi="Arial" w:cs="Arial"/>
                <w:i w:val="0"/>
                <w:iCs w:val="0"/>
                <w:sz w:val="18"/>
                <w:szCs w:val="18"/>
              </w:rPr>
              <w:t>çalışacaktır</w:t>
            </w:r>
            <w:proofErr w:type="spellEnd"/>
            <w:r>
              <w:rPr>
                <w:rFonts w:ascii="Arial" w:hAnsi="Arial" w:cs="Arial"/>
                <w:i w:val="0"/>
                <w:iCs w:val="0"/>
                <w:sz w:val="18"/>
                <w:szCs w:val="18"/>
              </w:rPr>
              <w:t>.</w:t>
            </w:r>
            <w:r w:rsidRPr="00983EF6">
              <w:rPr>
                <w:rFonts w:ascii="Arial" w:hAnsi="Arial" w:cs="Arial"/>
                <w:i w:val="0"/>
                <w:iCs w:val="0"/>
                <w:sz w:val="18"/>
                <w:szCs w:val="18"/>
              </w:rPr>
              <w:t xml:space="preserve"> </w:t>
            </w:r>
            <w:r w:rsidR="000F7EA6">
              <w:rPr>
                <w:rFonts w:ascii="Arial" w:hAnsi="Arial" w:cs="Arial"/>
                <w:i w:val="0"/>
                <w:iCs w:val="0"/>
                <w:sz w:val="18"/>
                <w:szCs w:val="18"/>
              </w:rPr>
              <w:t>İP-</w:t>
            </w:r>
            <w:r w:rsidR="00A822EB">
              <w:rPr>
                <w:rFonts w:ascii="Arial" w:hAnsi="Arial" w:cs="Arial"/>
                <w:i w:val="0"/>
                <w:iCs w:val="0"/>
                <w:sz w:val="18"/>
                <w:szCs w:val="18"/>
              </w:rPr>
              <w:t>4</w:t>
            </w:r>
            <w:r w:rsidR="000F7EA6">
              <w:rPr>
                <w:rFonts w:ascii="Arial" w:hAnsi="Arial" w:cs="Arial"/>
                <w:i w:val="0"/>
                <w:iCs w:val="0"/>
                <w:sz w:val="18"/>
                <w:szCs w:val="18"/>
              </w:rPr>
              <w:t xml:space="preserve">’de </w:t>
            </w:r>
            <w:proofErr w:type="spellStart"/>
            <w:r w:rsidR="000F7EA6">
              <w:rPr>
                <w:rFonts w:ascii="Arial" w:hAnsi="Arial" w:cs="Arial"/>
                <w:i w:val="0"/>
                <w:iCs w:val="0"/>
                <w:sz w:val="18"/>
                <w:szCs w:val="18"/>
              </w:rPr>
              <w:t>araştırmacı</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olan</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Doç.Dr</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Gökçe</w:t>
            </w:r>
            <w:proofErr w:type="spellEnd"/>
            <w:r w:rsidR="000F7EA6">
              <w:rPr>
                <w:rFonts w:ascii="Arial" w:hAnsi="Arial" w:cs="Arial"/>
                <w:i w:val="0"/>
                <w:iCs w:val="0"/>
                <w:sz w:val="18"/>
                <w:szCs w:val="18"/>
              </w:rPr>
              <w:t xml:space="preserve"> Nur </w:t>
            </w:r>
            <w:proofErr w:type="spellStart"/>
            <w:r w:rsidR="000F7EA6">
              <w:rPr>
                <w:rFonts w:ascii="Arial" w:hAnsi="Arial" w:cs="Arial"/>
                <w:i w:val="0"/>
                <w:iCs w:val="0"/>
                <w:sz w:val="18"/>
                <w:szCs w:val="18"/>
              </w:rPr>
              <w:t>Yılmaz</w:t>
            </w:r>
            <w:proofErr w:type="spellEnd"/>
            <w:r w:rsidR="000F7EA6">
              <w:rPr>
                <w:rFonts w:ascii="Arial" w:hAnsi="Arial" w:cs="Arial"/>
                <w:i w:val="0"/>
                <w:iCs w:val="0"/>
                <w:sz w:val="18"/>
                <w:szCs w:val="18"/>
              </w:rPr>
              <w:t xml:space="preserve"> TED </w:t>
            </w:r>
            <w:proofErr w:type="spellStart"/>
            <w:r w:rsidR="000F7EA6" w:rsidRPr="001D6697">
              <w:rPr>
                <w:rFonts w:ascii="Arial" w:hAnsi="Arial" w:cs="Arial"/>
                <w:i w:val="0"/>
                <w:iCs w:val="0"/>
                <w:sz w:val="18"/>
                <w:szCs w:val="18"/>
              </w:rPr>
              <w:t>Üniversitesi</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Mühendislik</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Fakültesi</w:t>
            </w:r>
            <w:proofErr w:type="spellEnd"/>
            <w:r w:rsidR="000F7EA6" w:rsidRPr="001D6697">
              <w:rPr>
                <w:rFonts w:ascii="Arial" w:hAnsi="Arial" w:cs="Arial"/>
                <w:i w:val="0"/>
                <w:iCs w:val="0"/>
                <w:sz w:val="18"/>
                <w:szCs w:val="18"/>
              </w:rPr>
              <w:t xml:space="preserve">, </w:t>
            </w:r>
            <w:proofErr w:type="spellStart"/>
            <w:r w:rsidR="000F7EA6">
              <w:rPr>
                <w:rFonts w:ascii="Arial" w:hAnsi="Arial" w:cs="Arial"/>
                <w:i w:val="0"/>
                <w:iCs w:val="0"/>
                <w:sz w:val="18"/>
                <w:szCs w:val="18"/>
              </w:rPr>
              <w:t>Bilgisayar</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Mühendisliği</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Bölümü</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öğretim</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üyesidir</w:t>
            </w:r>
            <w:proofErr w:type="spellEnd"/>
            <w:r w:rsidR="000F7EA6">
              <w:rPr>
                <w:rFonts w:ascii="Arial" w:hAnsi="Arial" w:cs="Arial"/>
                <w:i w:val="0"/>
                <w:iCs w:val="0"/>
                <w:sz w:val="18"/>
                <w:szCs w:val="18"/>
              </w:rPr>
              <w:t xml:space="preserve">. Video </w:t>
            </w:r>
            <w:proofErr w:type="spellStart"/>
            <w:r w:rsidR="000F7EA6">
              <w:rPr>
                <w:rFonts w:ascii="Arial" w:hAnsi="Arial" w:cs="Arial"/>
                <w:i w:val="0"/>
                <w:iCs w:val="0"/>
                <w:sz w:val="18"/>
                <w:szCs w:val="18"/>
              </w:rPr>
              <w:t>işleme</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görüntü</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işleme</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derin</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öğrenme</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ve</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makina</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öğrenmesi</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alanlarında</w:t>
            </w:r>
            <w:proofErr w:type="spellEnd"/>
            <w:r w:rsidR="000F7EA6">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yetkinliği</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ile</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tanınan</w:t>
            </w:r>
            <w:proofErr w:type="spellEnd"/>
            <w:r w:rsidR="000F7EA6" w:rsidRPr="001D6697">
              <w:rPr>
                <w:rFonts w:ascii="Arial" w:hAnsi="Arial" w:cs="Arial"/>
                <w:i w:val="0"/>
                <w:iCs w:val="0"/>
                <w:sz w:val="18"/>
                <w:szCs w:val="18"/>
              </w:rPr>
              <w:t xml:space="preserve"> </w:t>
            </w:r>
            <w:proofErr w:type="spellStart"/>
            <w:r w:rsidR="000F7EA6">
              <w:rPr>
                <w:rFonts w:ascii="Arial" w:hAnsi="Arial" w:cs="Arial"/>
                <w:i w:val="0"/>
                <w:iCs w:val="0"/>
                <w:sz w:val="18"/>
                <w:szCs w:val="18"/>
              </w:rPr>
              <w:t>Doç.Dr</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Yılmaz</w:t>
            </w:r>
            <w:proofErr w:type="spellEnd"/>
            <w:r w:rsidR="000F7EA6">
              <w:rPr>
                <w:rFonts w:ascii="Arial" w:hAnsi="Arial" w:cs="Arial"/>
                <w:i w:val="0"/>
                <w:iCs w:val="0"/>
                <w:sz w:val="18"/>
                <w:szCs w:val="18"/>
              </w:rPr>
              <w:t>,</w:t>
            </w:r>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bu</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alan</w:t>
            </w:r>
            <w:r w:rsidR="000F7EA6">
              <w:rPr>
                <w:rFonts w:ascii="Arial" w:hAnsi="Arial" w:cs="Arial"/>
                <w:i w:val="0"/>
                <w:iCs w:val="0"/>
                <w:sz w:val="18"/>
                <w:szCs w:val="18"/>
              </w:rPr>
              <w:t>lar</w:t>
            </w:r>
            <w:r w:rsidR="000F7EA6" w:rsidRPr="001D6697">
              <w:rPr>
                <w:rFonts w:ascii="Arial" w:hAnsi="Arial" w:cs="Arial"/>
                <w:i w:val="0"/>
                <w:iCs w:val="0"/>
                <w:sz w:val="18"/>
                <w:szCs w:val="18"/>
              </w:rPr>
              <w:t>da</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bir</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çok</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ulusal</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ve</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uluslarası</w:t>
            </w:r>
            <w:proofErr w:type="spellEnd"/>
            <w:r w:rsidR="000F7EA6" w:rsidRPr="001D6697">
              <w:rPr>
                <w:rFonts w:ascii="Arial" w:hAnsi="Arial" w:cs="Arial"/>
                <w:i w:val="0"/>
                <w:iCs w:val="0"/>
                <w:sz w:val="18"/>
                <w:szCs w:val="18"/>
              </w:rPr>
              <w:t xml:space="preserve"> </w:t>
            </w:r>
            <w:proofErr w:type="spellStart"/>
            <w:r w:rsidR="000F7EA6">
              <w:rPr>
                <w:rFonts w:ascii="Arial" w:hAnsi="Arial" w:cs="Arial"/>
                <w:i w:val="0"/>
                <w:iCs w:val="0"/>
                <w:sz w:val="18"/>
                <w:szCs w:val="18"/>
              </w:rPr>
              <w:t>projede</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yürütücülük</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ve</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araştırmacılık</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yapmış</w:t>
            </w:r>
            <w:proofErr w:type="spellEnd"/>
            <w:r w:rsidR="000F7EA6">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ulusal</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ve</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uluslarası</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yayın</w:t>
            </w:r>
            <w:r w:rsidR="000F7EA6">
              <w:rPr>
                <w:rFonts w:ascii="Arial" w:hAnsi="Arial" w:cs="Arial"/>
                <w:i w:val="0"/>
                <w:iCs w:val="0"/>
                <w:sz w:val="18"/>
                <w:szCs w:val="18"/>
              </w:rPr>
              <w:t>lara</w:t>
            </w:r>
            <w:proofErr w:type="spellEnd"/>
            <w:r w:rsidR="000F7EA6">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sahip</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olan</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bir</w:t>
            </w:r>
            <w:proofErr w:type="spellEnd"/>
            <w:r w:rsidR="000F7EA6" w:rsidRPr="001D6697">
              <w:rPr>
                <w:rFonts w:ascii="Arial" w:hAnsi="Arial" w:cs="Arial"/>
                <w:i w:val="0"/>
                <w:iCs w:val="0"/>
                <w:sz w:val="18"/>
                <w:szCs w:val="18"/>
              </w:rPr>
              <w:t xml:space="preserve"> </w:t>
            </w:r>
            <w:proofErr w:type="spellStart"/>
            <w:r w:rsidR="000F7EA6" w:rsidRPr="001D6697">
              <w:rPr>
                <w:rFonts w:ascii="Arial" w:hAnsi="Arial" w:cs="Arial"/>
                <w:i w:val="0"/>
                <w:iCs w:val="0"/>
                <w:sz w:val="18"/>
                <w:szCs w:val="18"/>
              </w:rPr>
              <w:t>araştırmacıdır</w:t>
            </w:r>
            <w:proofErr w:type="spellEnd"/>
            <w:r w:rsidR="000F7EA6" w:rsidRPr="001D6697">
              <w:rPr>
                <w:rFonts w:ascii="Arial" w:hAnsi="Arial" w:cs="Arial"/>
                <w:i w:val="0"/>
                <w:iCs w:val="0"/>
                <w:sz w:val="18"/>
                <w:szCs w:val="18"/>
              </w:rPr>
              <w:t>.</w:t>
            </w:r>
            <w:r w:rsidR="000F7EA6">
              <w:rPr>
                <w:rFonts w:ascii="Arial" w:hAnsi="Arial" w:cs="Arial"/>
                <w:i w:val="0"/>
                <w:iCs w:val="0"/>
                <w:sz w:val="18"/>
                <w:szCs w:val="18"/>
              </w:rPr>
              <w:t xml:space="preserve"> İP-</w:t>
            </w:r>
            <w:r w:rsidR="00A822EB">
              <w:rPr>
                <w:rFonts w:ascii="Arial" w:hAnsi="Arial" w:cs="Arial"/>
                <w:i w:val="0"/>
                <w:iCs w:val="0"/>
                <w:sz w:val="18"/>
                <w:szCs w:val="18"/>
              </w:rPr>
              <w:t>4</w:t>
            </w:r>
            <w:r w:rsidR="000F7EA6">
              <w:rPr>
                <w:rFonts w:ascii="Arial" w:hAnsi="Arial" w:cs="Arial"/>
                <w:i w:val="0"/>
                <w:iCs w:val="0"/>
                <w:sz w:val="18"/>
                <w:szCs w:val="18"/>
              </w:rPr>
              <w:t xml:space="preserve">’de </w:t>
            </w:r>
            <w:proofErr w:type="spellStart"/>
            <w:r>
              <w:rPr>
                <w:rFonts w:ascii="Arial" w:hAnsi="Arial" w:cs="Arial"/>
                <w:i w:val="0"/>
                <w:iCs w:val="0"/>
                <w:sz w:val="18"/>
                <w:szCs w:val="18"/>
              </w:rPr>
              <w:t>derin</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öğrenme</w:t>
            </w:r>
            <w:proofErr w:type="spellEnd"/>
            <w:r>
              <w:rPr>
                <w:rFonts w:ascii="Arial" w:hAnsi="Arial" w:cs="Arial"/>
                <w:i w:val="0"/>
                <w:iCs w:val="0"/>
                <w:sz w:val="18"/>
                <w:szCs w:val="18"/>
              </w:rPr>
              <w:t xml:space="preserve"> </w:t>
            </w:r>
            <w:proofErr w:type="spellStart"/>
            <w:r w:rsidR="000F7EA6">
              <w:rPr>
                <w:rFonts w:ascii="Arial" w:hAnsi="Arial" w:cs="Arial"/>
                <w:i w:val="0"/>
                <w:iCs w:val="0"/>
                <w:sz w:val="18"/>
                <w:szCs w:val="18"/>
              </w:rPr>
              <w:t>analizinde</w:t>
            </w:r>
            <w:proofErr w:type="spellEnd"/>
            <w:r w:rsidR="000F7EA6">
              <w:rPr>
                <w:rFonts w:ascii="Arial" w:hAnsi="Arial" w:cs="Arial"/>
                <w:i w:val="0"/>
                <w:iCs w:val="0"/>
                <w:sz w:val="18"/>
                <w:szCs w:val="18"/>
              </w:rPr>
              <w:t xml:space="preserve"> </w:t>
            </w:r>
            <w:proofErr w:type="spellStart"/>
            <w:r w:rsidR="000F7EA6">
              <w:rPr>
                <w:rFonts w:ascii="Arial" w:hAnsi="Arial" w:cs="Arial"/>
                <w:i w:val="0"/>
                <w:iCs w:val="0"/>
                <w:sz w:val="18"/>
                <w:szCs w:val="18"/>
              </w:rPr>
              <w:t>çalışacaktır</w:t>
            </w:r>
            <w:proofErr w:type="spellEnd"/>
            <w:r w:rsidR="000F7EA6">
              <w:rPr>
                <w:rFonts w:ascii="Arial" w:hAnsi="Arial" w:cs="Arial"/>
                <w:i w:val="0"/>
                <w:iCs w:val="0"/>
                <w:sz w:val="18"/>
                <w:szCs w:val="18"/>
              </w:rPr>
              <w:t>.</w:t>
            </w:r>
          </w:p>
          <w:p w14:paraId="784EFAAD" w14:textId="1E3200CF" w:rsidR="006427C9" w:rsidRDefault="006427C9" w:rsidP="000F7EA6">
            <w:pPr>
              <w:pStyle w:val="Caption"/>
              <w:jc w:val="both"/>
              <w:rPr>
                <w:rFonts w:ascii="Arial" w:hAnsi="Arial" w:cs="Arial"/>
                <w:i w:val="0"/>
                <w:iCs w:val="0"/>
                <w:sz w:val="18"/>
                <w:szCs w:val="18"/>
              </w:rPr>
            </w:pPr>
            <w:proofErr w:type="spellStart"/>
            <w:r>
              <w:rPr>
                <w:rFonts w:ascii="Arial" w:hAnsi="Arial" w:cs="Arial"/>
                <w:i w:val="0"/>
                <w:iCs w:val="0"/>
                <w:sz w:val="18"/>
                <w:szCs w:val="18"/>
              </w:rPr>
              <w:t>İş</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Paketlerinin</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birbiriyle</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olan</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ilişkisi</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Şekil</w:t>
            </w:r>
            <w:proofErr w:type="spellEnd"/>
            <w:r>
              <w:rPr>
                <w:rFonts w:ascii="Arial" w:hAnsi="Arial" w:cs="Arial"/>
                <w:i w:val="0"/>
                <w:iCs w:val="0"/>
                <w:sz w:val="18"/>
                <w:szCs w:val="18"/>
              </w:rPr>
              <w:t xml:space="preserve"> 2’de </w:t>
            </w:r>
            <w:proofErr w:type="spellStart"/>
            <w:r>
              <w:rPr>
                <w:rFonts w:ascii="Arial" w:hAnsi="Arial" w:cs="Arial"/>
                <w:i w:val="0"/>
                <w:iCs w:val="0"/>
                <w:sz w:val="18"/>
                <w:szCs w:val="18"/>
              </w:rPr>
              <w:t>verilmektedir</w:t>
            </w:r>
            <w:proofErr w:type="spellEnd"/>
            <w:r>
              <w:rPr>
                <w:rFonts w:ascii="Arial" w:hAnsi="Arial" w:cs="Arial"/>
                <w:i w:val="0"/>
                <w:iCs w:val="0"/>
                <w:sz w:val="18"/>
                <w:szCs w:val="18"/>
              </w:rPr>
              <w:t xml:space="preserve">. </w:t>
            </w:r>
          </w:p>
          <w:p w14:paraId="5BAC1977" w14:textId="77777777" w:rsidR="006427C9" w:rsidRDefault="006427C9" w:rsidP="006427C9">
            <w:pPr>
              <w:pStyle w:val="Caption"/>
              <w:jc w:val="center"/>
              <w:rPr>
                <w:rFonts w:ascii="Arial" w:hAnsi="Arial" w:cs="Arial"/>
                <w:i w:val="0"/>
                <w:iCs w:val="0"/>
                <w:sz w:val="18"/>
                <w:szCs w:val="18"/>
              </w:rPr>
            </w:pPr>
            <w:r w:rsidRPr="006427C9">
              <w:rPr>
                <w:rFonts w:ascii="Arial" w:hAnsi="Arial" w:cs="Arial"/>
                <w:i w:val="0"/>
                <w:iCs w:val="0"/>
                <w:noProof/>
                <w:sz w:val="18"/>
                <w:szCs w:val="18"/>
                <w:lang w:eastAsia="en-US"/>
              </w:rPr>
              <w:drawing>
                <wp:inline distT="0" distB="0" distL="0" distR="0" wp14:anchorId="5A36A871" wp14:editId="10122FC0">
                  <wp:extent cx="4638030" cy="32973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5246" cy="3316703"/>
                          </a:xfrm>
                          <a:prstGeom prst="rect">
                            <a:avLst/>
                          </a:prstGeom>
                        </pic:spPr>
                      </pic:pic>
                    </a:graphicData>
                  </a:graphic>
                </wp:inline>
              </w:drawing>
            </w:r>
          </w:p>
          <w:p w14:paraId="51875F2F" w14:textId="78315894" w:rsidR="006427C9" w:rsidRPr="000F7EA6" w:rsidRDefault="006427C9" w:rsidP="006427C9">
            <w:pPr>
              <w:pStyle w:val="Caption"/>
              <w:jc w:val="center"/>
              <w:rPr>
                <w:rFonts w:ascii="Arial" w:hAnsi="Arial" w:cs="Arial"/>
                <w:i w:val="0"/>
                <w:iCs w:val="0"/>
                <w:sz w:val="18"/>
                <w:szCs w:val="18"/>
              </w:rPr>
            </w:pPr>
            <w:proofErr w:type="spellStart"/>
            <w:r>
              <w:rPr>
                <w:rFonts w:ascii="Arial" w:hAnsi="Arial" w:cs="Arial"/>
                <w:i w:val="0"/>
                <w:iCs w:val="0"/>
                <w:sz w:val="18"/>
                <w:szCs w:val="18"/>
              </w:rPr>
              <w:t>Şekil</w:t>
            </w:r>
            <w:proofErr w:type="spellEnd"/>
            <w:r>
              <w:rPr>
                <w:rFonts w:ascii="Arial" w:hAnsi="Arial" w:cs="Arial"/>
                <w:i w:val="0"/>
                <w:iCs w:val="0"/>
                <w:sz w:val="18"/>
                <w:szCs w:val="18"/>
              </w:rPr>
              <w:t xml:space="preserve"> 2. </w:t>
            </w:r>
            <w:proofErr w:type="spellStart"/>
            <w:r>
              <w:rPr>
                <w:rFonts w:ascii="Arial" w:hAnsi="Arial" w:cs="Arial"/>
                <w:i w:val="0"/>
                <w:iCs w:val="0"/>
                <w:sz w:val="18"/>
                <w:szCs w:val="18"/>
              </w:rPr>
              <w:t>İş</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Paketlerinin</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birbiriyle</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olan</w:t>
            </w:r>
            <w:proofErr w:type="spellEnd"/>
            <w:r>
              <w:rPr>
                <w:rFonts w:ascii="Arial" w:hAnsi="Arial" w:cs="Arial"/>
                <w:i w:val="0"/>
                <w:iCs w:val="0"/>
                <w:sz w:val="18"/>
                <w:szCs w:val="18"/>
              </w:rPr>
              <w:t xml:space="preserve"> </w:t>
            </w:r>
            <w:proofErr w:type="spellStart"/>
            <w:r>
              <w:rPr>
                <w:rFonts w:ascii="Arial" w:hAnsi="Arial" w:cs="Arial"/>
                <w:i w:val="0"/>
                <w:iCs w:val="0"/>
                <w:sz w:val="18"/>
                <w:szCs w:val="18"/>
              </w:rPr>
              <w:t>ilişkisi</w:t>
            </w:r>
            <w:proofErr w:type="spellEnd"/>
          </w:p>
        </w:tc>
      </w:tr>
    </w:tbl>
    <w:p w14:paraId="66E4B5D0" w14:textId="416B84C8" w:rsidR="00BB4D28" w:rsidRPr="000335C5" w:rsidRDefault="00BB4D28" w:rsidP="00AB3794">
      <w:pPr>
        <w:pStyle w:val="Caption"/>
        <w:rPr>
          <w:rFonts w:ascii="Arial" w:hAnsi="Arial" w:cs="Arial"/>
          <w:b/>
          <w:bCs/>
          <w:sz w:val="18"/>
          <w:szCs w:val="18"/>
        </w:rPr>
        <w:sectPr w:rsidR="00BB4D28" w:rsidRPr="000335C5" w:rsidSect="00D90F8F">
          <w:headerReference w:type="default" r:id="rId14"/>
          <w:footerReference w:type="default" r:id="rId15"/>
          <w:footnotePr>
            <w:pos w:val="beneathText"/>
          </w:footnotePr>
          <w:pgSz w:w="11899" w:h="16837" w:code="9"/>
          <w:pgMar w:top="1440" w:right="1191" w:bottom="1440" w:left="1191" w:header="851" w:footer="851" w:gutter="0"/>
          <w:cols w:space="708"/>
          <w:docGrid w:linePitch="360"/>
        </w:sectPr>
      </w:pPr>
    </w:p>
    <w:p w14:paraId="6F1FE1D3" w14:textId="77777777" w:rsidR="00BB4D28" w:rsidRPr="000335C5" w:rsidRDefault="00ED0A98" w:rsidP="00373BFD">
      <w:pPr>
        <w:pStyle w:val="WW-NormalWeb1"/>
        <w:numPr>
          <w:ilvl w:val="0"/>
          <w:numId w:val="17"/>
        </w:numPr>
        <w:spacing w:before="0" w:after="0"/>
        <w:ind w:left="0" w:hanging="11"/>
        <w:contextualSpacing/>
        <w:jc w:val="both"/>
        <w:rPr>
          <w:rFonts w:ascii="Arial" w:hAnsi="Arial" w:cs="Arial"/>
          <w:b/>
          <w:bCs/>
          <w:sz w:val="18"/>
          <w:szCs w:val="18"/>
        </w:rPr>
      </w:pPr>
      <w:r w:rsidRPr="000335C5">
        <w:rPr>
          <w:rFonts w:ascii="Arial" w:hAnsi="Arial" w:cs="Arial"/>
          <w:b/>
          <w:bCs/>
          <w:sz w:val="18"/>
          <w:szCs w:val="18"/>
        </w:rPr>
        <w:lastRenderedPageBreak/>
        <w:t xml:space="preserve">PROJE </w:t>
      </w:r>
      <w:r w:rsidR="00BB4D28" w:rsidRPr="000335C5">
        <w:rPr>
          <w:rFonts w:ascii="Arial" w:hAnsi="Arial" w:cs="Arial"/>
          <w:b/>
          <w:bCs/>
          <w:sz w:val="18"/>
          <w:szCs w:val="18"/>
        </w:rPr>
        <w:t>YÖNETİM</w:t>
      </w:r>
      <w:r w:rsidRPr="000335C5">
        <w:rPr>
          <w:rFonts w:ascii="Arial" w:hAnsi="Arial" w:cs="Arial"/>
          <w:b/>
          <w:bCs/>
          <w:sz w:val="18"/>
          <w:szCs w:val="18"/>
        </w:rPr>
        <w:t>İ</w:t>
      </w:r>
    </w:p>
    <w:p w14:paraId="35273FC2" w14:textId="77777777" w:rsidR="00BB4D28" w:rsidRPr="00C82815" w:rsidRDefault="00BB4D28" w:rsidP="00373BFD">
      <w:pPr>
        <w:pStyle w:val="WW-NormalWeb1"/>
        <w:spacing w:before="0" w:after="0"/>
        <w:contextualSpacing/>
        <w:jc w:val="both"/>
        <w:rPr>
          <w:rFonts w:ascii="Arial" w:hAnsi="Arial" w:cs="Arial"/>
          <w:b/>
          <w:bCs/>
          <w:sz w:val="8"/>
          <w:szCs w:val="8"/>
        </w:rPr>
      </w:pPr>
    </w:p>
    <w:p w14:paraId="3DC5C2BA" w14:textId="77777777" w:rsidR="00BB4D28" w:rsidRPr="000335C5" w:rsidRDefault="00BB4D28" w:rsidP="00373BFD">
      <w:pPr>
        <w:pStyle w:val="WW-NormalWeb1"/>
        <w:numPr>
          <w:ilvl w:val="1"/>
          <w:numId w:val="23"/>
        </w:numPr>
        <w:spacing w:before="0" w:after="0"/>
        <w:ind w:left="0" w:hanging="11"/>
        <w:contextualSpacing/>
        <w:jc w:val="both"/>
        <w:rPr>
          <w:rFonts w:ascii="Arial" w:hAnsi="Arial" w:cs="Arial"/>
          <w:b/>
          <w:bCs/>
          <w:sz w:val="18"/>
          <w:szCs w:val="18"/>
        </w:rPr>
      </w:pPr>
      <w:r w:rsidRPr="000335C5">
        <w:rPr>
          <w:rFonts w:ascii="Arial" w:hAnsi="Arial" w:cs="Arial"/>
          <w:b/>
          <w:bCs/>
          <w:sz w:val="18"/>
          <w:szCs w:val="18"/>
        </w:rPr>
        <w:t>Yönetim Düzeni</w:t>
      </w:r>
      <w:r w:rsidR="00116EC5" w:rsidRPr="000335C5">
        <w:rPr>
          <w:rFonts w:ascii="Arial" w:hAnsi="Arial" w:cs="Arial"/>
          <w:b/>
          <w:bCs/>
          <w:sz w:val="18"/>
          <w:szCs w:val="18"/>
        </w:rPr>
        <w:t>: İş Paketleri</w:t>
      </w:r>
      <w:r w:rsidRPr="000335C5">
        <w:rPr>
          <w:rFonts w:ascii="Arial" w:hAnsi="Arial" w:cs="Arial"/>
          <w:b/>
          <w:bCs/>
          <w:sz w:val="18"/>
          <w:szCs w:val="18"/>
        </w:rPr>
        <w:t xml:space="preserve"> </w:t>
      </w:r>
      <w:r w:rsidR="00116EC5" w:rsidRPr="000335C5">
        <w:rPr>
          <w:rFonts w:ascii="Arial" w:hAnsi="Arial" w:cs="Arial"/>
          <w:b/>
          <w:bCs/>
          <w:sz w:val="18"/>
          <w:szCs w:val="18"/>
        </w:rPr>
        <w:t xml:space="preserve">(İP), </w:t>
      </w:r>
      <w:r w:rsidRPr="000335C5">
        <w:rPr>
          <w:rFonts w:ascii="Arial" w:hAnsi="Arial" w:cs="Arial"/>
          <w:b/>
          <w:bCs/>
          <w:sz w:val="18"/>
          <w:szCs w:val="18"/>
        </w:rPr>
        <w:t>Görev Dağılımı ve Süreleri</w:t>
      </w:r>
    </w:p>
    <w:p w14:paraId="66CC3DD3" w14:textId="77777777" w:rsidR="003A7DC8" w:rsidRPr="00C82815" w:rsidRDefault="003A7DC8" w:rsidP="003A7DC8">
      <w:pPr>
        <w:pStyle w:val="WW-NormalWeb1"/>
        <w:spacing w:before="0" w:after="0"/>
        <w:contextualSpacing/>
        <w:jc w:val="both"/>
        <w:rPr>
          <w:rFonts w:ascii="Arial" w:hAnsi="Arial" w:cs="Arial"/>
          <w:b/>
          <w:bCs/>
          <w:sz w:val="8"/>
          <w:szCs w:val="8"/>
        </w:rPr>
      </w:pPr>
    </w:p>
    <w:p w14:paraId="446CA2D7" w14:textId="77777777" w:rsidR="003A7DC8" w:rsidRPr="000335C5" w:rsidRDefault="003A7DC8" w:rsidP="003A7DC8">
      <w:pPr>
        <w:pStyle w:val="WW-NormalWeb1"/>
        <w:spacing w:before="0" w:after="0"/>
        <w:contextualSpacing/>
        <w:jc w:val="both"/>
        <w:rPr>
          <w:rFonts w:ascii="Arial" w:hAnsi="Arial" w:cs="Arial"/>
          <w:b/>
          <w:bCs/>
          <w:sz w:val="18"/>
          <w:szCs w:val="18"/>
        </w:rPr>
      </w:pPr>
      <w:r w:rsidRPr="000335C5">
        <w:rPr>
          <w:rFonts w:ascii="Arial" w:hAnsi="Arial" w:cs="Arial"/>
          <w:b/>
          <w:bCs/>
          <w:sz w:val="18"/>
          <w:szCs w:val="18"/>
        </w:rPr>
        <w:t xml:space="preserve">3.1.1. </w:t>
      </w:r>
      <w:r w:rsidR="002F01FE" w:rsidRPr="000335C5">
        <w:rPr>
          <w:rFonts w:ascii="Arial" w:hAnsi="Arial" w:cs="Arial"/>
          <w:b/>
          <w:bCs/>
          <w:color w:val="000000"/>
          <w:sz w:val="18"/>
          <w:szCs w:val="18"/>
        </w:rPr>
        <w:t>İ</w:t>
      </w:r>
      <w:r w:rsidRPr="000335C5">
        <w:rPr>
          <w:rFonts w:ascii="Arial" w:hAnsi="Arial" w:cs="Arial"/>
          <w:b/>
          <w:bCs/>
          <w:color w:val="000000"/>
          <w:sz w:val="18"/>
          <w:szCs w:val="18"/>
        </w:rPr>
        <w:t>ş-Zaman Çizelgesi</w:t>
      </w:r>
    </w:p>
    <w:p w14:paraId="16AFEE1F" w14:textId="77777777" w:rsidR="00B21A9F" w:rsidRPr="00C82815" w:rsidRDefault="00B21A9F" w:rsidP="00373BFD">
      <w:pPr>
        <w:pStyle w:val="WW-NormalWeb1"/>
        <w:spacing w:before="0" w:after="0"/>
        <w:contextualSpacing/>
        <w:jc w:val="both"/>
        <w:rPr>
          <w:rFonts w:ascii="Arial" w:hAnsi="Arial" w:cs="Arial"/>
          <w:b/>
          <w:bCs/>
          <w:sz w:val="8"/>
          <w:szCs w:val="8"/>
        </w:rPr>
      </w:pPr>
    </w:p>
    <w:p w14:paraId="764ED0D5" w14:textId="77777777" w:rsidR="00BB4D28" w:rsidRPr="000335C5" w:rsidRDefault="00BB4D28" w:rsidP="00373BFD">
      <w:pPr>
        <w:pStyle w:val="WW-NormalWeb1"/>
        <w:tabs>
          <w:tab w:val="left" w:pos="2835"/>
        </w:tabs>
        <w:spacing w:before="0" w:after="0"/>
        <w:contextualSpacing/>
        <w:jc w:val="both"/>
        <w:rPr>
          <w:rFonts w:ascii="Arial" w:hAnsi="Arial" w:cs="Arial"/>
          <w:sz w:val="18"/>
          <w:szCs w:val="18"/>
        </w:rPr>
      </w:pPr>
      <w:r w:rsidRPr="000335C5">
        <w:rPr>
          <w:rFonts w:ascii="Arial" w:hAnsi="Arial" w:cs="Arial"/>
          <w:sz w:val="18"/>
          <w:szCs w:val="18"/>
        </w:rPr>
        <w:t>Projede y</w:t>
      </w:r>
      <w:r w:rsidR="00D057E5" w:rsidRPr="000335C5">
        <w:rPr>
          <w:rFonts w:ascii="Arial" w:hAnsi="Arial" w:cs="Arial"/>
          <w:sz w:val="18"/>
          <w:szCs w:val="18"/>
        </w:rPr>
        <w:t xml:space="preserve">er alacak başlıca iş paketlerinin </w:t>
      </w:r>
      <w:r w:rsidRPr="000335C5">
        <w:rPr>
          <w:rFonts w:ascii="Arial" w:hAnsi="Arial" w:cs="Arial"/>
          <w:sz w:val="18"/>
          <w:szCs w:val="18"/>
        </w:rPr>
        <w:t>hangi sürede gerçekleştirileceği “</w:t>
      </w:r>
      <w:r w:rsidRPr="000335C5">
        <w:rPr>
          <w:rFonts w:ascii="Arial" w:hAnsi="Arial" w:cs="Arial"/>
          <w:bCs/>
          <w:sz w:val="18"/>
          <w:szCs w:val="18"/>
        </w:rPr>
        <w:t>İş-Zaman Çizelgesi”</w:t>
      </w:r>
      <w:r w:rsidR="006E6BE9" w:rsidRPr="000335C5">
        <w:rPr>
          <w:rFonts w:ascii="Arial" w:hAnsi="Arial" w:cs="Arial"/>
          <w:sz w:val="18"/>
          <w:szCs w:val="18"/>
        </w:rPr>
        <w:t xml:space="preserve"> doldurularak verilir.</w:t>
      </w:r>
      <w:r w:rsidRPr="000335C5">
        <w:rPr>
          <w:rFonts w:ascii="Arial" w:hAnsi="Arial" w:cs="Arial"/>
          <w:sz w:val="18"/>
          <w:szCs w:val="18"/>
        </w:rPr>
        <w:t xml:space="preserve"> Literatür taraması, gelişme ve sonuç raporu hazırlama aşamaları, proje sonuçlarının paylaşımı, makale yazımı ve malzeme alımı iş paketi olarak </w:t>
      </w:r>
      <w:r w:rsidRPr="000335C5">
        <w:rPr>
          <w:rFonts w:ascii="Arial" w:hAnsi="Arial" w:cs="Arial"/>
          <w:sz w:val="18"/>
          <w:szCs w:val="18"/>
          <w:u w:val="single"/>
        </w:rPr>
        <w:t>gösterilmemelidir</w:t>
      </w:r>
      <w:r w:rsidRPr="000335C5">
        <w:rPr>
          <w:rFonts w:ascii="Arial" w:hAnsi="Arial" w:cs="Arial"/>
          <w:sz w:val="18"/>
          <w:szCs w:val="18"/>
        </w:rPr>
        <w:t>.</w:t>
      </w:r>
    </w:p>
    <w:p w14:paraId="48AE76B6" w14:textId="77777777" w:rsidR="00BB4D28" w:rsidRPr="00C82815" w:rsidRDefault="00BB4D28" w:rsidP="00373BFD">
      <w:pPr>
        <w:pStyle w:val="WW-NormalWeb1"/>
        <w:spacing w:before="0" w:after="0"/>
        <w:contextualSpacing/>
        <w:jc w:val="center"/>
        <w:rPr>
          <w:rFonts w:ascii="Arial" w:hAnsi="Arial" w:cs="Arial"/>
          <w:b/>
          <w:bCs/>
          <w:color w:val="000000"/>
          <w:sz w:val="8"/>
          <w:szCs w:val="8"/>
        </w:rPr>
      </w:pPr>
    </w:p>
    <w:p w14:paraId="680CFD5B" w14:textId="77777777" w:rsidR="00BB4D28" w:rsidRPr="000335C5" w:rsidRDefault="00BB4D28" w:rsidP="00373BFD">
      <w:pPr>
        <w:pStyle w:val="WW-NormalWeb1"/>
        <w:spacing w:before="0" w:after="0"/>
        <w:contextualSpacing/>
        <w:jc w:val="center"/>
        <w:rPr>
          <w:rFonts w:ascii="Arial" w:hAnsi="Arial" w:cs="Arial"/>
          <w:b/>
          <w:bCs/>
          <w:color w:val="000000"/>
          <w:sz w:val="18"/>
          <w:szCs w:val="18"/>
        </w:rPr>
      </w:pPr>
      <w:r w:rsidRPr="000335C5">
        <w:rPr>
          <w:rFonts w:ascii="Arial" w:hAnsi="Arial" w:cs="Arial"/>
          <w:b/>
          <w:bCs/>
          <w:color w:val="000000"/>
          <w:sz w:val="18"/>
          <w:szCs w:val="18"/>
        </w:rPr>
        <w:t>İŞ-ZAMAN ÇİZELGESİ (*)</w:t>
      </w:r>
    </w:p>
    <w:p w14:paraId="1E556A06" w14:textId="77777777" w:rsidR="000771BB" w:rsidRPr="00C82815" w:rsidRDefault="000771BB" w:rsidP="00373BFD">
      <w:pPr>
        <w:pStyle w:val="WW-NormalWeb1"/>
        <w:spacing w:before="0" w:after="0"/>
        <w:contextualSpacing/>
        <w:jc w:val="center"/>
        <w:rPr>
          <w:rFonts w:ascii="Arial" w:hAnsi="Arial" w:cs="Arial"/>
          <w:color w:val="000000"/>
          <w:sz w:val="8"/>
          <w:szCs w:val="8"/>
        </w:rPr>
      </w:pPr>
    </w:p>
    <w:tbl>
      <w:tblPr>
        <w:tblpPr w:leftFromText="141" w:rightFromText="141" w:vertAnchor="text" w:tblpX="70" w:tblpY="1"/>
        <w:tblOverlap w:val="never"/>
        <w:tblW w:w="52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0"/>
        <w:gridCol w:w="1667"/>
        <w:gridCol w:w="1311"/>
        <w:gridCol w:w="2012"/>
        <w:gridCol w:w="201"/>
        <w:gridCol w:w="201"/>
        <w:gridCol w:w="201"/>
        <w:gridCol w:w="201"/>
        <w:gridCol w:w="201"/>
        <w:gridCol w:w="201"/>
        <w:gridCol w:w="201"/>
        <w:gridCol w:w="201"/>
        <w:gridCol w:w="20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tblGrid>
      <w:tr w:rsidR="009C7E0D" w:rsidRPr="009C7E0D" w14:paraId="6F3B7001" w14:textId="77777777" w:rsidTr="00FA3684">
        <w:trPr>
          <w:trHeight w:hRule="exact" w:val="587"/>
        </w:trPr>
        <w:tc>
          <w:tcPr>
            <w:tcW w:w="109" w:type="pct"/>
            <w:vMerge w:val="restart"/>
            <w:shd w:val="clear" w:color="000000" w:fill="D9D9D9"/>
            <w:tcMar>
              <w:left w:w="40" w:type="dxa"/>
              <w:right w:w="40" w:type="dxa"/>
            </w:tcMar>
            <w:vAlign w:val="center"/>
          </w:tcPr>
          <w:p w14:paraId="312DAC6A" w14:textId="77777777" w:rsidR="009C7E0D" w:rsidRPr="009C7E0D" w:rsidRDefault="009C7E0D" w:rsidP="009C7E0D">
            <w:pPr>
              <w:pStyle w:val="WW-NormalWeb1"/>
              <w:spacing w:before="0" w:after="0"/>
              <w:jc w:val="both"/>
              <w:rPr>
                <w:rFonts w:ascii="Arial" w:hAnsi="Arial" w:cs="Arial"/>
                <w:b/>
                <w:bCs/>
                <w:color w:val="000000"/>
                <w:sz w:val="18"/>
                <w:szCs w:val="18"/>
              </w:rPr>
            </w:pPr>
            <w:r w:rsidRPr="009C7E0D">
              <w:rPr>
                <w:rFonts w:ascii="Arial" w:hAnsi="Arial" w:cs="Arial"/>
                <w:b/>
                <w:bCs/>
                <w:color w:val="000000"/>
                <w:sz w:val="18"/>
                <w:szCs w:val="18"/>
              </w:rPr>
              <w:t>İP No</w:t>
            </w:r>
          </w:p>
        </w:tc>
        <w:tc>
          <w:tcPr>
            <w:tcW w:w="661" w:type="pct"/>
            <w:vMerge w:val="restart"/>
            <w:shd w:val="clear" w:color="000000" w:fill="D9D9D9"/>
            <w:tcMar>
              <w:left w:w="40" w:type="dxa"/>
              <w:right w:w="40" w:type="dxa"/>
            </w:tcMar>
            <w:vAlign w:val="center"/>
          </w:tcPr>
          <w:p w14:paraId="403C3174" w14:textId="77777777" w:rsidR="009C7E0D" w:rsidRPr="009C7E0D" w:rsidRDefault="009C7E0D" w:rsidP="009C7E0D">
            <w:pPr>
              <w:pStyle w:val="WW-NormalWeb1"/>
              <w:spacing w:before="0" w:after="0"/>
              <w:jc w:val="both"/>
              <w:rPr>
                <w:rFonts w:ascii="Arial" w:hAnsi="Arial" w:cs="Arial"/>
                <w:b/>
                <w:bCs/>
                <w:color w:val="000000"/>
                <w:sz w:val="18"/>
                <w:szCs w:val="18"/>
              </w:rPr>
            </w:pPr>
            <w:r w:rsidRPr="009C7E0D">
              <w:rPr>
                <w:rFonts w:ascii="Arial" w:hAnsi="Arial" w:cs="Arial"/>
                <w:b/>
                <w:bCs/>
                <w:color w:val="000000"/>
                <w:sz w:val="18"/>
                <w:szCs w:val="18"/>
              </w:rPr>
              <w:t xml:space="preserve">İş Paketi Adı </w:t>
            </w:r>
          </w:p>
        </w:tc>
        <w:tc>
          <w:tcPr>
            <w:tcW w:w="352" w:type="pct"/>
            <w:vMerge w:val="restart"/>
            <w:shd w:val="clear" w:color="000000" w:fill="D9D9D9"/>
          </w:tcPr>
          <w:p w14:paraId="60420BE6" w14:textId="77777777" w:rsidR="009C7E0D" w:rsidRPr="009C7E0D" w:rsidRDefault="009C7E0D" w:rsidP="009C7E0D">
            <w:pPr>
              <w:pStyle w:val="WW-NormalWeb1"/>
              <w:spacing w:before="0" w:after="0"/>
              <w:jc w:val="both"/>
              <w:rPr>
                <w:rFonts w:ascii="Arial" w:hAnsi="Arial" w:cs="Arial"/>
                <w:b/>
                <w:bCs/>
                <w:color w:val="000000"/>
                <w:sz w:val="18"/>
                <w:szCs w:val="18"/>
              </w:rPr>
            </w:pPr>
          </w:p>
          <w:p w14:paraId="60CF71CF" w14:textId="77777777" w:rsidR="009C7E0D" w:rsidRPr="009C7E0D" w:rsidRDefault="009C7E0D" w:rsidP="009C7E0D">
            <w:pPr>
              <w:pStyle w:val="WW-NormalWeb1"/>
              <w:spacing w:before="0" w:after="0"/>
              <w:jc w:val="both"/>
              <w:rPr>
                <w:rFonts w:ascii="Arial" w:hAnsi="Arial" w:cs="Arial"/>
                <w:b/>
                <w:bCs/>
                <w:color w:val="000000"/>
                <w:sz w:val="18"/>
                <w:szCs w:val="18"/>
              </w:rPr>
            </w:pPr>
            <w:r w:rsidRPr="009C7E0D">
              <w:rPr>
                <w:rFonts w:ascii="Arial" w:hAnsi="Arial" w:cs="Arial"/>
                <w:b/>
                <w:bCs/>
                <w:color w:val="000000"/>
                <w:sz w:val="18"/>
                <w:szCs w:val="18"/>
              </w:rPr>
              <w:t>Projenin Başarısındaki Önemi (%)**</w:t>
            </w:r>
          </w:p>
        </w:tc>
        <w:tc>
          <w:tcPr>
            <w:tcW w:w="684" w:type="pct"/>
            <w:vMerge w:val="restart"/>
            <w:shd w:val="clear" w:color="000000" w:fill="D9D9D9"/>
            <w:tcMar>
              <w:left w:w="40" w:type="dxa"/>
              <w:right w:w="40" w:type="dxa"/>
            </w:tcMar>
            <w:vAlign w:val="center"/>
          </w:tcPr>
          <w:p w14:paraId="114E0AB0" w14:textId="77777777" w:rsidR="009C7E0D" w:rsidRPr="009C7E0D" w:rsidRDefault="009C7E0D" w:rsidP="009C7E0D">
            <w:pPr>
              <w:pStyle w:val="WW-NormalWeb1"/>
              <w:spacing w:before="0" w:after="0"/>
              <w:jc w:val="both"/>
              <w:rPr>
                <w:rFonts w:ascii="Arial" w:hAnsi="Arial" w:cs="Arial"/>
                <w:b/>
                <w:bCs/>
                <w:color w:val="000000"/>
                <w:sz w:val="18"/>
                <w:szCs w:val="18"/>
              </w:rPr>
            </w:pPr>
            <w:r w:rsidRPr="009C7E0D">
              <w:rPr>
                <w:rFonts w:ascii="Arial" w:hAnsi="Arial" w:cs="Arial"/>
                <w:b/>
                <w:bCs/>
                <w:color w:val="000000"/>
                <w:sz w:val="18"/>
                <w:szCs w:val="18"/>
              </w:rPr>
              <w:t>Kim(</w:t>
            </w:r>
            <w:proofErr w:type="spellStart"/>
            <w:r w:rsidRPr="009C7E0D">
              <w:rPr>
                <w:rFonts w:ascii="Arial" w:hAnsi="Arial" w:cs="Arial"/>
                <w:b/>
                <w:bCs/>
                <w:color w:val="000000"/>
                <w:sz w:val="18"/>
                <w:szCs w:val="18"/>
              </w:rPr>
              <w:t>ler</w:t>
            </w:r>
            <w:proofErr w:type="spellEnd"/>
            <w:r w:rsidRPr="009C7E0D">
              <w:rPr>
                <w:rFonts w:ascii="Arial" w:hAnsi="Arial" w:cs="Arial"/>
                <w:b/>
                <w:bCs/>
                <w:color w:val="000000"/>
                <w:sz w:val="18"/>
                <w:szCs w:val="18"/>
              </w:rPr>
              <w:t>) Tarafından Gerçekleştirileceği(***)</w:t>
            </w:r>
          </w:p>
        </w:tc>
        <w:tc>
          <w:tcPr>
            <w:tcW w:w="3195" w:type="pct"/>
            <w:gridSpan w:val="36"/>
            <w:shd w:val="clear" w:color="000000" w:fill="D9D9D9"/>
            <w:tcMar>
              <w:left w:w="40" w:type="dxa"/>
              <w:right w:w="40" w:type="dxa"/>
            </w:tcMar>
            <w:vAlign w:val="center"/>
          </w:tcPr>
          <w:p w14:paraId="79FCB868" w14:textId="77777777" w:rsidR="009C7E0D" w:rsidRPr="009C7E0D" w:rsidRDefault="009C7E0D" w:rsidP="009C7E0D">
            <w:pPr>
              <w:pStyle w:val="WW-NormalWeb1"/>
              <w:spacing w:before="0" w:after="0"/>
              <w:jc w:val="both"/>
              <w:rPr>
                <w:rFonts w:ascii="Arial" w:hAnsi="Arial" w:cs="Arial"/>
                <w:b/>
                <w:bCs/>
                <w:color w:val="000000"/>
                <w:sz w:val="18"/>
                <w:szCs w:val="18"/>
              </w:rPr>
            </w:pPr>
            <w:r w:rsidRPr="009C7E0D">
              <w:rPr>
                <w:rFonts w:ascii="Arial" w:hAnsi="Arial" w:cs="Arial"/>
                <w:b/>
                <w:bCs/>
                <w:color w:val="000000"/>
                <w:sz w:val="18"/>
                <w:szCs w:val="18"/>
              </w:rPr>
              <w:t>AYLAR</w:t>
            </w:r>
          </w:p>
        </w:tc>
      </w:tr>
      <w:tr w:rsidR="002E6E6C" w:rsidRPr="009C7E0D" w14:paraId="266FC4FA" w14:textId="77777777" w:rsidTr="004478BD">
        <w:trPr>
          <w:trHeight w:val="89"/>
        </w:trPr>
        <w:tc>
          <w:tcPr>
            <w:tcW w:w="109" w:type="pct"/>
            <w:vMerge/>
            <w:tcMar>
              <w:left w:w="40" w:type="dxa"/>
              <w:right w:w="40" w:type="dxa"/>
            </w:tcMar>
            <w:vAlign w:val="center"/>
          </w:tcPr>
          <w:p w14:paraId="5644CAE0"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61" w:type="pct"/>
            <w:vMerge/>
            <w:tcMar>
              <w:left w:w="40" w:type="dxa"/>
              <w:right w:w="40" w:type="dxa"/>
            </w:tcMar>
            <w:vAlign w:val="center"/>
          </w:tcPr>
          <w:p w14:paraId="2827DE99" w14:textId="77777777" w:rsidR="009C7E0D" w:rsidRPr="009C7E0D" w:rsidRDefault="009C7E0D" w:rsidP="009C7E0D">
            <w:pPr>
              <w:pStyle w:val="WW-NormalWeb1"/>
              <w:spacing w:before="0" w:after="0"/>
              <w:jc w:val="both"/>
              <w:rPr>
                <w:rFonts w:ascii="Arial" w:hAnsi="Arial" w:cs="Arial"/>
                <w:color w:val="000000"/>
                <w:sz w:val="18"/>
                <w:szCs w:val="18"/>
              </w:rPr>
            </w:pPr>
          </w:p>
        </w:tc>
        <w:tc>
          <w:tcPr>
            <w:tcW w:w="352" w:type="pct"/>
            <w:vMerge/>
          </w:tcPr>
          <w:p w14:paraId="1C936AA7"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4" w:type="pct"/>
            <w:vMerge/>
            <w:tcMar>
              <w:left w:w="40" w:type="dxa"/>
              <w:right w:w="40" w:type="dxa"/>
            </w:tcMar>
            <w:vAlign w:val="center"/>
          </w:tcPr>
          <w:p w14:paraId="5E6F3EB1"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000000" w:fill="D9D9D9"/>
            <w:tcMar>
              <w:left w:w="40" w:type="dxa"/>
              <w:right w:w="40" w:type="dxa"/>
            </w:tcMar>
            <w:vAlign w:val="center"/>
          </w:tcPr>
          <w:p w14:paraId="6CC4E4B7"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w:t>
            </w:r>
          </w:p>
        </w:tc>
        <w:tc>
          <w:tcPr>
            <w:tcW w:w="68" w:type="pct"/>
            <w:shd w:val="clear" w:color="000000" w:fill="D9D9D9"/>
            <w:tcMar>
              <w:left w:w="40" w:type="dxa"/>
              <w:right w:w="40" w:type="dxa"/>
            </w:tcMar>
            <w:vAlign w:val="center"/>
          </w:tcPr>
          <w:p w14:paraId="58872735"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w:t>
            </w:r>
          </w:p>
        </w:tc>
        <w:tc>
          <w:tcPr>
            <w:tcW w:w="68" w:type="pct"/>
            <w:shd w:val="clear" w:color="000000" w:fill="D9D9D9"/>
            <w:tcMar>
              <w:left w:w="40" w:type="dxa"/>
              <w:right w:w="40" w:type="dxa"/>
            </w:tcMar>
            <w:vAlign w:val="center"/>
          </w:tcPr>
          <w:p w14:paraId="53F7F74A"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3</w:t>
            </w:r>
          </w:p>
        </w:tc>
        <w:tc>
          <w:tcPr>
            <w:tcW w:w="68" w:type="pct"/>
            <w:shd w:val="clear" w:color="000000" w:fill="D9D9D9"/>
            <w:tcMar>
              <w:left w:w="40" w:type="dxa"/>
              <w:right w:w="40" w:type="dxa"/>
            </w:tcMar>
            <w:vAlign w:val="center"/>
          </w:tcPr>
          <w:p w14:paraId="6AD6C652"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4</w:t>
            </w:r>
          </w:p>
        </w:tc>
        <w:tc>
          <w:tcPr>
            <w:tcW w:w="68" w:type="pct"/>
            <w:shd w:val="clear" w:color="000000" w:fill="D9D9D9"/>
            <w:tcMar>
              <w:left w:w="40" w:type="dxa"/>
              <w:right w:w="40" w:type="dxa"/>
            </w:tcMar>
            <w:vAlign w:val="center"/>
          </w:tcPr>
          <w:p w14:paraId="4C831BF8"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5</w:t>
            </w:r>
          </w:p>
        </w:tc>
        <w:tc>
          <w:tcPr>
            <w:tcW w:w="68" w:type="pct"/>
            <w:shd w:val="clear" w:color="000000" w:fill="D9D9D9"/>
            <w:tcMar>
              <w:left w:w="40" w:type="dxa"/>
              <w:right w:w="40" w:type="dxa"/>
            </w:tcMar>
            <w:vAlign w:val="center"/>
          </w:tcPr>
          <w:p w14:paraId="5CD4CD63"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6</w:t>
            </w:r>
          </w:p>
        </w:tc>
        <w:tc>
          <w:tcPr>
            <w:tcW w:w="68" w:type="pct"/>
            <w:shd w:val="clear" w:color="000000" w:fill="D9D9D9"/>
            <w:tcMar>
              <w:left w:w="40" w:type="dxa"/>
              <w:right w:w="40" w:type="dxa"/>
            </w:tcMar>
            <w:vAlign w:val="center"/>
          </w:tcPr>
          <w:p w14:paraId="6AD83610"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7</w:t>
            </w:r>
          </w:p>
        </w:tc>
        <w:tc>
          <w:tcPr>
            <w:tcW w:w="68" w:type="pct"/>
            <w:shd w:val="clear" w:color="000000" w:fill="D9D9D9"/>
            <w:tcMar>
              <w:left w:w="40" w:type="dxa"/>
              <w:right w:w="40" w:type="dxa"/>
            </w:tcMar>
            <w:vAlign w:val="center"/>
          </w:tcPr>
          <w:p w14:paraId="039F019F"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8</w:t>
            </w:r>
          </w:p>
        </w:tc>
        <w:tc>
          <w:tcPr>
            <w:tcW w:w="68" w:type="pct"/>
            <w:shd w:val="clear" w:color="000000" w:fill="D9D9D9"/>
            <w:tcMar>
              <w:left w:w="40" w:type="dxa"/>
              <w:right w:w="40" w:type="dxa"/>
            </w:tcMar>
            <w:vAlign w:val="center"/>
          </w:tcPr>
          <w:p w14:paraId="060DE358"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9</w:t>
            </w:r>
          </w:p>
        </w:tc>
        <w:tc>
          <w:tcPr>
            <w:tcW w:w="96" w:type="pct"/>
            <w:shd w:val="clear" w:color="000000" w:fill="D9D9D9"/>
            <w:tcMar>
              <w:left w:w="40" w:type="dxa"/>
              <w:right w:w="40" w:type="dxa"/>
            </w:tcMar>
            <w:vAlign w:val="center"/>
          </w:tcPr>
          <w:p w14:paraId="5DD74B62"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10</w:t>
            </w:r>
          </w:p>
        </w:tc>
        <w:tc>
          <w:tcPr>
            <w:tcW w:w="96" w:type="pct"/>
            <w:shd w:val="clear" w:color="000000" w:fill="D9D9D9"/>
            <w:tcMar>
              <w:left w:w="40" w:type="dxa"/>
              <w:right w:w="40" w:type="dxa"/>
            </w:tcMar>
            <w:vAlign w:val="center"/>
          </w:tcPr>
          <w:p w14:paraId="2773D315"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11</w:t>
            </w:r>
          </w:p>
        </w:tc>
        <w:tc>
          <w:tcPr>
            <w:tcW w:w="96" w:type="pct"/>
            <w:shd w:val="clear" w:color="000000" w:fill="D9D9D9"/>
            <w:tcMar>
              <w:left w:w="40" w:type="dxa"/>
              <w:right w:w="40" w:type="dxa"/>
            </w:tcMar>
            <w:vAlign w:val="center"/>
          </w:tcPr>
          <w:p w14:paraId="2175965C"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12</w:t>
            </w:r>
          </w:p>
        </w:tc>
        <w:tc>
          <w:tcPr>
            <w:tcW w:w="96" w:type="pct"/>
            <w:shd w:val="clear" w:color="000000" w:fill="D9D9D9"/>
            <w:tcMar>
              <w:left w:w="40" w:type="dxa"/>
              <w:right w:w="40" w:type="dxa"/>
            </w:tcMar>
            <w:vAlign w:val="center"/>
          </w:tcPr>
          <w:p w14:paraId="37161712"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13</w:t>
            </w:r>
          </w:p>
        </w:tc>
        <w:tc>
          <w:tcPr>
            <w:tcW w:w="96" w:type="pct"/>
            <w:shd w:val="clear" w:color="000000" w:fill="D9D9D9"/>
            <w:tcMar>
              <w:left w:w="40" w:type="dxa"/>
              <w:right w:w="40" w:type="dxa"/>
            </w:tcMar>
            <w:vAlign w:val="center"/>
          </w:tcPr>
          <w:p w14:paraId="657FEA99"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14</w:t>
            </w:r>
          </w:p>
        </w:tc>
        <w:tc>
          <w:tcPr>
            <w:tcW w:w="96" w:type="pct"/>
            <w:shd w:val="clear" w:color="000000" w:fill="D9D9D9"/>
            <w:tcMar>
              <w:left w:w="40" w:type="dxa"/>
              <w:right w:w="40" w:type="dxa"/>
            </w:tcMar>
            <w:vAlign w:val="center"/>
          </w:tcPr>
          <w:p w14:paraId="7757E059"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15</w:t>
            </w:r>
          </w:p>
        </w:tc>
        <w:tc>
          <w:tcPr>
            <w:tcW w:w="96" w:type="pct"/>
            <w:shd w:val="clear" w:color="000000" w:fill="D9D9D9"/>
            <w:tcMar>
              <w:left w:w="40" w:type="dxa"/>
              <w:right w:w="40" w:type="dxa"/>
            </w:tcMar>
            <w:vAlign w:val="center"/>
          </w:tcPr>
          <w:p w14:paraId="01469E56"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16</w:t>
            </w:r>
          </w:p>
        </w:tc>
        <w:tc>
          <w:tcPr>
            <w:tcW w:w="96" w:type="pct"/>
            <w:shd w:val="clear" w:color="000000" w:fill="D9D9D9"/>
            <w:tcMar>
              <w:left w:w="40" w:type="dxa"/>
              <w:right w:w="40" w:type="dxa"/>
            </w:tcMar>
            <w:vAlign w:val="center"/>
          </w:tcPr>
          <w:p w14:paraId="0D350138"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17</w:t>
            </w:r>
          </w:p>
        </w:tc>
        <w:tc>
          <w:tcPr>
            <w:tcW w:w="96" w:type="pct"/>
            <w:shd w:val="clear" w:color="000000" w:fill="D9D9D9"/>
            <w:tcMar>
              <w:left w:w="40" w:type="dxa"/>
              <w:right w:w="40" w:type="dxa"/>
            </w:tcMar>
            <w:vAlign w:val="center"/>
          </w:tcPr>
          <w:p w14:paraId="457C68C2"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18</w:t>
            </w:r>
          </w:p>
        </w:tc>
        <w:tc>
          <w:tcPr>
            <w:tcW w:w="96" w:type="pct"/>
            <w:shd w:val="clear" w:color="000000" w:fill="D9D9D9"/>
            <w:tcMar>
              <w:left w:w="40" w:type="dxa"/>
              <w:right w:w="40" w:type="dxa"/>
            </w:tcMar>
            <w:vAlign w:val="center"/>
          </w:tcPr>
          <w:p w14:paraId="50CBAE48"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19</w:t>
            </w:r>
          </w:p>
        </w:tc>
        <w:tc>
          <w:tcPr>
            <w:tcW w:w="96" w:type="pct"/>
            <w:shd w:val="clear" w:color="000000" w:fill="D9D9D9"/>
            <w:tcMar>
              <w:left w:w="40" w:type="dxa"/>
              <w:right w:w="40" w:type="dxa"/>
            </w:tcMar>
            <w:vAlign w:val="center"/>
          </w:tcPr>
          <w:p w14:paraId="30E9F38C"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20</w:t>
            </w:r>
          </w:p>
        </w:tc>
        <w:tc>
          <w:tcPr>
            <w:tcW w:w="96" w:type="pct"/>
            <w:shd w:val="clear" w:color="000000" w:fill="D9D9D9"/>
            <w:tcMar>
              <w:left w:w="40" w:type="dxa"/>
              <w:right w:w="40" w:type="dxa"/>
            </w:tcMar>
            <w:vAlign w:val="center"/>
          </w:tcPr>
          <w:p w14:paraId="1A311136"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21</w:t>
            </w:r>
          </w:p>
        </w:tc>
        <w:tc>
          <w:tcPr>
            <w:tcW w:w="96" w:type="pct"/>
            <w:shd w:val="clear" w:color="000000" w:fill="D9D9D9"/>
            <w:tcMar>
              <w:left w:w="40" w:type="dxa"/>
              <w:right w:w="40" w:type="dxa"/>
            </w:tcMar>
            <w:vAlign w:val="center"/>
          </w:tcPr>
          <w:p w14:paraId="676E05CD"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22</w:t>
            </w:r>
          </w:p>
        </w:tc>
        <w:tc>
          <w:tcPr>
            <w:tcW w:w="96" w:type="pct"/>
            <w:shd w:val="clear" w:color="000000" w:fill="D9D9D9"/>
            <w:tcMar>
              <w:left w:w="40" w:type="dxa"/>
              <w:right w:w="40" w:type="dxa"/>
            </w:tcMar>
            <w:vAlign w:val="center"/>
          </w:tcPr>
          <w:p w14:paraId="02E18ABA"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23</w:t>
            </w:r>
          </w:p>
        </w:tc>
        <w:tc>
          <w:tcPr>
            <w:tcW w:w="96" w:type="pct"/>
            <w:shd w:val="clear" w:color="000000" w:fill="D9D9D9"/>
            <w:tcMar>
              <w:left w:w="40" w:type="dxa"/>
              <w:right w:w="40" w:type="dxa"/>
            </w:tcMar>
            <w:vAlign w:val="center"/>
          </w:tcPr>
          <w:p w14:paraId="2193C1B6"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24</w:t>
            </w:r>
          </w:p>
        </w:tc>
        <w:tc>
          <w:tcPr>
            <w:tcW w:w="96" w:type="pct"/>
            <w:shd w:val="clear" w:color="000000" w:fill="D9D9D9"/>
            <w:tcMar>
              <w:left w:w="40" w:type="dxa"/>
              <w:right w:w="40" w:type="dxa"/>
            </w:tcMar>
            <w:vAlign w:val="center"/>
          </w:tcPr>
          <w:p w14:paraId="3C7B292E"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25</w:t>
            </w:r>
          </w:p>
        </w:tc>
        <w:tc>
          <w:tcPr>
            <w:tcW w:w="96" w:type="pct"/>
            <w:shd w:val="clear" w:color="000000" w:fill="D9D9D9"/>
            <w:tcMar>
              <w:left w:w="40" w:type="dxa"/>
              <w:right w:w="40" w:type="dxa"/>
            </w:tcMar>
            <w:vAlign w:val="center"/>
          </w:tcPr>
          <w:p w14:paraId="5BE78DD2"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26</w:t>
            </w:r>
          </w:p>
        </w:tc>
        <w:tc>
          <w:tcPr>
            <w:tcW w:w="96" w:type="pct"/>
            <w:shd w:val="clear" w:color="000000" w:fill="D9D9D9"/>
            <w:tcMar>
              <w:left w:w="40" w:type="dxa"/>
              <w:right w:w="40" w:type="dxa"/>
            </w:tcMar>
            <w:vAlign w:val="center"/>
          </w:tcPr>
          <w:p w14:paraId="5D388F66"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27</w:t>
            </w:r>
          </w:p>
        </w:tc>
        <w:tc>
          <w:tcPr>
            <w:tcW w:w="96" w:type="pct"/>
            <w:shd w:val="clear" w:color="000000" w:fill="D9D9D9"/>
            <w:tcMar>
              <w:left w:w="40" w:type="dxa"/>
              <w:right w:w="40" w:type="dxa"/>
            </w:tcMar>
            <w:vAlign w:val="center"/>
          </w:tcPr>
          <w:p w14:paraId="5DE21B49"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28</w:t>
            </w:r>
          </w:p>
        </w:tc>
        <w:tc>
          <w:tcPr>
            <w:tcW w:w="96" w:type="pct"/>
            <w:shd w:val="clear" w:color="000000" w:fill="D9D9D9"/>
            <w:tcMar>
              <w:left w:w="40" w:type="dxa"/>
              <w:right w:w="40" w:type="dxa"/>
            </w:tcMar>
            <w:vAlign w:val="center"/>
          </w:tcPr>
          <w:p w14:paraId="463DBA8D"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29</w:t>
            </w:r>
          </w:p>
        </w:tc>
        <w:tc>
          <w:tcPr>
            <w:tcW w:w="96" w:type="pct"/>
            <w:shd w:val="clear" w:color="000000" w:fill="D9D9D9"/>
            <w:tcMar>
              <w:left w:w="40" w:type="dxa"/>
              <w:right w:w="40" w:type="dxa"/>
            </w:tcMar>
            <w:vAlign w:val="center"/>
          </w:tcPr>
          <w:p w14:paraId="492A96CD"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30</w:t>
            </w:r>
          </w:p>
        </w:tc>
        <w:tc>
          <w:tcPr>
            <w:tcW w:w="96" w:type="pct"/>
            <w:shd w:val="clear" w:color="000000" w:fill="D9D9D9"/>
            <w:tcMar>
              <w:left w:w="40" w:type="dxa"/>
              <w:right w:w="40" w:type="dxa"/>
            </w:tcMar>
            <w:vAlign w:val="center"/>
          </w:tcPr>
          <w:p w14:paraId="01E81FAD"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31</w:t>
            </w:r>
          </w:p>
        </w:tc>
        <w:tc>
          <w:tcPr>
            <w:tcW w:w="96" w:type="pct"/>
            <w:shd w:val="clear" w:color="000000" w:fill="D9D9D9"/>
            <w:tcMar>
              <w:left w:w="40" w:type="dxa"/>
              <w:right w:w="40" w:type="dxa"/>
            </w:tcMar>
            <w:vAlign w:val="center"/>
          </w:tcPr>
          <w:p w14:paraId="4113E439"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32</w:t>
            </w:r>
          </w:p>
        </w:tc>
        <w:tc>
          <w:tcPr>
            <w:tcW w:w="96" w:type="pct"/>
            <w:shd w:val="clear" w:color="000000" w:fill="D9D9D9"/>
            <w:tcMar>
              <w:left w:w="40" w:type="dxa"/>
              <w:right w:w="40" w:type="dxa"/>
            </w:tcMar>
            <w:vAlign w:val="center"/>
          </w:tcPr>
          <w:p w14:paraId="33273747"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33</w:t>
            </w:r>
          </w:p>
        </w:tc>
        <w:tc>
          <w:tcPr>
            <w:tcW w:w="96" w:type="pct"/>
            <w:shd w:val="clear" w:color="000000" w:fill="D9D9D9"/>
            <w:tcMar>
              <w:left w:w="40" w:type="dxa"/>
              <w:right w:w="40" w:type="dxa"/>
            </w:tcMar>
            <w:vAlign w:val="center"/>
          </w:tcPr>
          <w:p w14:paraId="02805DBD"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34</w:t>
            </w:r>
          </w:p>
        </w:tc>
        <w:tc>
          <w:tcPr>
            <w:tcW w:w="96" w:type="pct"/>
            <w:shd w:val="clear" w:color="000000" w:fill="D9D9D9"/>
            <w:tcMar>
              <w:left w:w="40" w:type="dxa"/>
              <w:right w:w="40" w:type="dxa"/>
            </w:tcMar>
            <w:vAlign w:val="center"/>
          </w:tcPr>
          <w:p w14:paraId="1198BEF4"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35</w:t>
            </w:r>
          </w:p>
        </w:tc>
        <w:tc>
          <w:tcPr>
            <w:tcW w:w="96" w:type="pct"/>
            <w:shd w:val="clear" w:color="000000" w:fill="D9D9D9"/>
            <w:tcMar>
              <w:left w:w="40" w:type="dxa"/>
              <w:right w:w="40" w:type="dxa"/>
            </w:tcMar>
            <w:vAlign w:val="center"/>
          </w:tcPr>
          <w:p w14:paraId="2BE25F53"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36</w:t>
            </w:r>
          </w:p>
        </w:tc>
      </w:tr>
      <w:tr w:rsidR="004478BD" w:rsidRPr="009C7E0D" w14:paraId="764B1B10" w14:textId="77777777" w:rsidTr="004478BD">
        <w:trPr>
          <w:trHeight w:val="781"/>
        </w:trPr>
        <w:tc>
          <w:tcPr>
            <w:tcW w:w="109" w:type="pct"/>
            <w:shd w:val="clear" w:color="auto" w:fill="auto"/>
            <w:tcMar>
              <w:left w:w="40" w:type="dxa"/>
              <w:right w:w="40" w:type="dxa"/>
            </w:tcMar>
            <w:vAlign w:val="center"/>
          </w:tcPr>
          <w:p w14:paraId="28E46BC9"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1</w:t>
            </w:r>
          </w:p>
        </w:tc>
        <w:tc>
          <w:tcPr>
            <w:tcW w:w="661" w:type="pct"/>
            <w:shd w:val="clear" w:color="auto" w:fill="auto"/>
            <w:tcMar>
              <w:left w:w="40" w:type="dxa"/>
              <w:right w:w="40" w:type="dxa"/>
            </w:tcMar>
            <w:vAlign w:val="center"/>
          </w:tcPr>
          <w:p w14:paraId="5E07C400" w14:textId="11801313" w:rsidR="009C7E0D" w:rsidRPr="002C30C6" w:rsidRDefault="002C30C6" w:rsidP="002C30C6">
            <w:pPr>
              <w:pStyle w:val="WW-NormalWeb1"/>
              <w:spacing w:before="0" w:after="0"/>
              <w:jc w:val="both"/>
              <w:rPr>
                <w:rFonts w:ascii="Arial" w:hAnsi="Arial" w:cs="Arial"/>
                <w:bCs/>
                <w:color w:val="000000"/>
                <w:sz w:val="18"/>
                <w:szCs w:val="18"/>
              </w:rPr>
            </w:pPr>
            <w:bookmarkStart w:id="7" w:name="_Hlk113627865"/>
            <w:proofErr w:type="spellStart"/>
            <w:r>
              <w:rPr>
                <w:rFonts w:ascii="Arial" w:hAnsi="Arial" w:cs="Arial"/>
                <w:bCs/>
                <w:color w:val="000000"/>
                <w:sz w:val="18"/>
                <w:szCs w:val="18"/>
                <w:lang w:val="en-US"/>
              </w:rPr>
              <w:t>Deney</w:t>
            </w:r>
            <w:proofErr w:type="spellEnd"/>
            <w:r>
              <w:rPr>
                <w:rFonts w:ascii="Arial" w:hAnsi="Arial" w:cs="Arial"/>
                <w:bCs/>
                <w:color w:val="000000"/>
                <w:sz w:val="18"/>
                <w:szCs w:val="18"/>
                <w:lang w:val="en-US"/>
              </w:rPr>
              <w:t xml:space="preserve"> </w:t>
            </w:r>
            <w:proofErr w:type="spellStart"/>
            <w:r w:rsidR="00C8172E">
              <w:rPr>
                <w:rFonts w:ascii="Arial" w:hAnsi="Arial" w:cs="Arial"/>
                <w:bCs/>
                <w:color w:val="000000"/>
                <w:sz w:val="18"/>
                <w:szCs w:val="18"/>
                <w:lang w:val="en-US"/>
              </w:rPr>
              <w:t>n</w:t>
            </w:r>
            <w:r>
              <w:rPr>
                <w:rFonts w:ascii="Arial" w:hAnsi="Arial" w:cs="Arial"/>
                <w:bCs/>
                <w:color w:val="000000"/>
                <w:sz w:val="18"/>
                <w:szCs w:val="18"/>
                <w:lang w:val="en-US"/>
              </w:rPr>
              <w:t>umunelerinin</w:t>
            </w:r>
            <w:proofErr w:type="spellEnd"/>
            <w:r>
              <w:rPr>
                <w:rFonts w:ascii="Arial" w:hAnsi="Arial" w:cs="Arial"/>
                <w:bCs/>
                <w:color w:val="000000"/>
                <w:sz w:val="18"/>
                <w:szCs w:val="18"/>
                <w:lang w:val="en-US"/>
              </w:rPr>
              <w:t xml:space="preserve"> </w:t>
            </w:r>
            <w:proofErr w:type="spellStart"/>
            <w:r>
              <w:rPr>
                <w:rFonts w:ascii="Arial" w:hAnsi="Arial" w:cs="Arial"/>
                <w:bCs/>
                <w:color w:val="000000"/>
                <w:sz w:val="18"/>
                <w:szCs w:val="18"/>
                <w:lang w:val="en-US"/>
              </w:rPr>
              <w:t>hazırlanması</w:t>
            </w:r>
            <w:proofErr w:type="spellEnd"/>
            <w:r w:rsidR="00F04542">
              <w:rPr>
                <w:rFonts w:ascii="Arial" w:hAnsi="Arial" w:cs="Arial"/>
                <w:bCs/>
                <w:color w:val="000000"/>
                <w:sz w:val="18"/>
                <w:szCs w:val="18"/>
                <w:lang w:val="en-US"/>
              </w:rPr>
              <w:t xml:space="preserve"> </w:t>
            </w:r>
            <w:proofErr w:type="spellStart"/>
            <w:r w:rsidR="00F04542">
              <w:rPr>
                <w:rFonts w:ascii="Arial" w:hAnsi="Arial" w:cs="Arial"/>
                <w:bCs/>
                <w:color w:val="000000"/>
                <w:sz w:val="18"/>
                <w:szCs w:val="18"/>
                <w:lang w:val="en-US"/>
              </w:rPr>
              <w:t>ve</w:t>
            </w:r>
            <w:proofErr w:type="spellEnd"/>
            <w:r w:rsidR="00F04542">
              <w:rPr>
                <w:rFonts w:ascii="Arial" w:hAnsi="Arial" w:cs="Arial"/>
                <w:bCs/>
                <w:color w:val="000000"/>
                <w:sz w:val="18"/>
                <w:szCs w:val="18"/>
                <w:lang w:val="en-US"/>
              </w:rPr>
              <w:t xml:space="preserve"> </w:t>
            </w:r>
            <w:proofErr w:type="spellStart"/>
            <w:r w:rsidR="00F04542">
              <w:rPr>
                <w:rFonts w:ascii="Arial" w:hAnsi="Arial" w:cs="Arial"/>
                <w:bCs/>
                <w:color w:val="000000"/>
                <w:sz w:val="18"/>
                <w:szCs w:val="18"/>
                <w:lang w:val="en-US"/>
              </w:rPr>
              <w:t>tanımlanması</w:t>
            </w:r>
            <w:bookmarkEnd w:id="7"/>
            <w:proofErr w:type="spellEnd"/>
          </w:p>
        </w:tc>
        <w:tc>
          <w:tcPr>
            <w:tcW w:w="352" w:type="pct"/>
          </w:tcPr>
          <w:p w14:paraId="6AF726DD" w14:textId="77777777" w:rsidR="009C7E0D" w:rsidRPr="009C7E0D" w:rsidRDefault="009C7E0D" w:rsidP="009C7E0D">
            <w:pPr>
              <w:pStyle w:val="WW-NormalWeb1"/>
              <w:spacing w:before="0" w:after="0"/>
              <w:jc w:val="both"/>
              <w:rPr>
                <w:rFonts w:ascii="Arial" w:hAnsi="Arial" w:cs="Arial"/>
                <w:color w:val="000000"/>
                <w:sz w:val="18"/>
                <w:szCs w:val="18"/>
              </w:rPr>
            </w:pPr>
          </w:p>
          <w:p w14:paraId="269AD796"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20</w:t>
            </w:r>
          </w:p>
        </w:tc>
        <w:tc>
          <w:tcPr>
            <w:tcW w:w="684" w:type="pct"/>
            <w:shd w:val="clear" w:color="auto" w:fill="auto"/>
            <w:tcMar>
              <w:left w:w="40" w:type="dxa"/>
              <w:right w:w="40" w:type="dxa"/>
            </w:tcMar>
            <w:vAlign w:val="center"/>
          </w:tcPr>
          <w:p w14:paraId="1D4D4D2B"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Aslı Numanoğlu Genç</w:t>
            </w:r>
          </w:p>
          <w:p w14:paraId="028066C8" w14:textId="3E9D1291" w:rsidR="005B5BA7"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 xml:space="preserve">Hatice Kaplan Can </w:t>
            </w:r>
          </w:p>
          <w:p w14:paraId="4ED11978" w14:textId="2ADE2316"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 xml:space="preserve">Ayşe Çağıl Kandemir </w:t>
            </w:r>
          </w:p>
          <w:p w14:paraId="46CAF3CC"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Bursiyer 1</w:t>
            </w:r>
          </w:p>
        </w:tc>
        <w:tc>
          <w:tcPr>
            <w:tcW w:w="68" w:type="pct"/>
            <w:shd w:val="clear" w:color="auto" w:fill="auto"/>
            <w:tcMar>
              <w:left w:w="40" w:type="dxa"/>
              <w:right w:w="40" w:type="dxa"/>
            </w:tcMar>
            <w:vAlign w:val="center"/>
          </w:tcPr>
          <w:p w14:paraId="72F7C5D4"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68" w:type="pct"/>
            <w:shd w:val="clear" w:color="auto" w:fill="auto"/>
            <w:tcMar>
              <w:left w:w="40" w:type="dxa"/>
              <w:right w:w="40" w:type="dxa"/>
            </w:tcMar>
            <w:vAlign w:val="center"/>
          </w:tcPr>
          <w:p w14:paraId="266D455C"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68" w:type="pct"/>
            <w:shd w:val="clear" w:color="auto" w:fill="auto"/>
            <w:tcMar>
              <w:left w:w="40" w:type="dxa"/>
              <w:right w:w="40" w:type="dxa"/>
            </w:tcMar>
            <w:vAlign w:val="center"/>
          </w:tcPr>
          <w:p w14:paraId="490AB143"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68" w:type="pct"/>
            <w:shd w:val="clear" w:color="auto" w:fill="auto"/>
            <w:tcMar>
              <w:left w:w="40" w:type="dxa"/>
              <w:right w:w="40" w:type="dxa"/>
            </w:tcMar>
            <w:vAlign w:val="center"/>
          </w:tcPr>
          <w:p w14:paraId="3A3F452F"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68" w:type="pct"/>
            <w:shd w:val="clear" w:color="auto" w:fill="auto"/>
            <w:tcMar>
              <w:left w:w="40" w:type="dxa"/>
              <w:right w:w="40" w:type="dxa"/>
            </w:tcMar>
            <w:vAlign w:val="center"/>
          </w:tcPr>
          <w:p w14:paraId="284E00DB"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68" w:type="pct"/>
            <w:shd w:val="clear" w:color="auto" w:fill="auto"/>
            <w:tcMar>
              <w:left w:w="40" w:type="dxa"/>
              <w:right w:w="40" w:type="dxa"/>
            </w:tcMar>
            <w:vAlign w:val="center"/>
          </w:tcPr>
          <w:p w14:paraId="538390CC"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68" w:type="pct"/>
            <w:shd w:val="clear" w:color="auto" w:fill="auto"/>
            <w:tcMar>
              <w:left w:w="40" w:type="dxa"/>
              <w:right w:w="40" w:type="dxa"/>
            </w:tcMar>
            <w:vAlign w:val="center"/>
          </w:tcPr>
          <w:p w14:paraId="7956C7A2" w14:textId="0B0F1BFA" w:rsidR="009C7E0D" w:rsidRPr="009C7E0D" w:rsidRDefault="00E86BA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68" w:type="pct"/>
            <w:shd w:val="clear" w:color="auto" w:fill="auto"/>
            <w:tcMar>
              <w:left w:w="40" w:type="dxa"/>
              <w:right w:w="40" w:type="dxa"/>
            </w:tcMar>
            <w:vAlign w:val="center"/>
          </w:tcPr>
          <w:p w14:paraId="113596C7" w14:textId="5DB0FA58" w:rsidR="009C7E0D" w:rsidRPr="009C7E0D" w:rsidRDefault="00E86BA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68" w:type="pct"/>
            <w:shd w:val="clear" w:color="auto" w:fill="auto"/>
            <w:tcMar>
              <w:left w:w="40" w:type="dxa"/>
              <w:right w:w="40" w:type="dxa"/>
            </w:tcMar>
            <w:vAlign w:val="center"/>
          </w:tcPr>
          <w:p w14:paraId="4FE60CC2" w14:textId="542FBFF7"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47845EB8"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C32966E"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BC1CEC7"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52699C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44E77B3B"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F6F68E3"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017C03A"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A366356"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38DB43A"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1E481B0B"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4F424625"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C89C86B"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CDA7595"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3DD9E43"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80D2E9B"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CC1C7FA"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121893B"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E9A53E1"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190C878"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2A6747A3"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733F9DA"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0050A09"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C5EB15E"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7C74289"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2504BD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D7B9C81"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tcMar>
              <w:left w:w="40" w:type="dxa"/>
              <w:right w:w="40" w:type="dxa"/>
            </w:tcMar>
            <w:vAlign w:val="center"/>
          </w:tcPr>
          <w:p w14:paraId="5A2FC951" w14:textId="77777777" w:rsidR="009C7E0D" w:rsidRPr="009C7E0D" w:rsidRDefault="009C7E0D" w:rsidP="009C7E0D">
            <w:pPr>
              <w:pStyle w:val="WW-NormalWeb1"/>
              <w:spacing w:before="0" w:after="0"/>
              <w:jc w:val="both"/>
              <w:rPr>
                <w:rFonts w:ascii="Arial" w:hAnsi="Arial" w:cs="Arial"/>
                <w:color w:val="000000"/>
                <w:sz w:val="18"/>
                <w:szCs w:val="18"/>
              </w:rPr>
            </w:pPr>
          </w:p>
        </w:tc>
      </w:tr>
      <w:tr w:rsidR="004478BD" w:rsidRPr="009C7E0D" w14:paraId="3F8A489A" w14:textId="77777777" w:rsidTr="004478BD">
        <w:trPr>
          <w:trHeight w:val="781"/>
        </w:trPr>
        <w:tc>
          <w:tcPr>
            <w:tcW w:w="109" w:type="pct"/>
            <w:shd w:val="clear" w:color="auto" w:fill="auto"/>
            <w:tcMar>
              <w:left w:w="40" w:type="dxa"/>
              <w:right w:w="40" w:type="dxa"/>
            </w:tcMar>
            <w:vAlign w:val="center"/>
          </w:tcPr>
          <w:p w14:paraId="3A5A3192"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2</w:t>
            </w:r>
          </w:p>
        </w:tc>
        <w:tc>
          <w:tcPr>
            <w:tcW w:w="661" w:type="pct"/>
            <w:shd w:val="clear" w:color="auto" w:fill="auto"/>
            <w:tcMar>
              <w:left w:w="40" w:type="dxa"/>
              <w:right w:w="40" w:type="dxa"/>
            </w:tcMar>
            <w:vAlign w:val="center"/>
          </w:tcPr>
          <w:p w14:paraId="312C7226"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Çökelme deneyleri ve deney sonuçlarının analizi</w:t>
            </w:r>
          </w:p>
        </w:tc>
        <w:tc>
          <w:tcPr>
            <w:tcW w:w="352" w:type="pct"/>
          </w:tcPr>
          <w:p w14:paraId="1123F9EB" w14:textId="5580E030" w:rsidR="009C7E0D" w:rsidRPr="009C7E0D" w:rsidRDefault="004478BD"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25</w:t>
            </w:r>
          </w:p>
        </w:tc>
        <w:tc>
          <w:tcPr>
            <w:tcW w:w="684" w:type="pct"/>
            <w:shd w:val="clear" w:color="auto" w:fill="auto"/>
            <w:tcMar>
              <w:left w:w="40" w:type="dxa"/>
              <w:right w:w="40" w:type="dxa"/>
            </w:tcMar>
            <w:vAlign w:val="center"/>
          </w:tcPr>
          <w:p w14:paraId="2C37653E"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 xml:space="preserve">Aslı Numanoğlu Genç </w:t>
            </w:r>
          </w:p>
          <w:p w14:paraId="5E20F1BE" w14:textId="1A0531D9" w:rsidR="00563D32" w:rsidRPr="009C7E0D" w:rsidRDefault="00563D32"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Gökçe Nur Yılmaz</w:t>
            </w:r>
            <w:r w:rsidR="009032D9">
              <w:rPr>
                <w:rFonts w:ascii="Arial" w:hAnsi="Arial" w:cs="Arial"/>
                <w:color w:val="000000"/>
                <w:sz w:val="18"/>
                <w:szCs w:val="18"/>
              </w:rPr>
              <w:t xml:space="preserve"> </w:t>
            </w:r>
          </w:p>
          <w:p w14:paraId="32C6CB62" w14:textId="5456108C"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 xml:space="preserve">Mehmet Ali </w:t>
            </w:r>
            <w:proofErr w:type="spellStart"/>
            <w:r w:rsidRPr="009C7E0D">
              <w:rPr>
                <w:rFonts w:ascii="Arial" w:hAnsi="Arial" w:cs="Arial"/>
                <w:color w:val="000000"/>
                <w:sz w:val="18"/>
                <w:szCs w:val="18"/>
              </w:rPr>
              <w:t>Kökpınar</w:t>
            </w:r>
            <w:proofErr w:type="spellEnd"/>
            <w:r w:rsidRPr="009C7E0D">
              <w:rPr>
                <w:rFonts w:ascii="Arial" w:hAnsi="Arial" w:cs="Arial"/>
                <w:color w:val="000000"/>
                <w:sz w:val="18"/>
                <w:szCs w:val="18"/>
              </w:rPr>
              <w:t xml:space="preserve"> </w:t>
            </w:r>
          </w:p>
          <w:p w14:paraId="0EC364F4" w14:textId="77777777" w:rsidR="009C7E0D" w:rsidRDefault="00684E9B"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 xml:space="preserve">Bursiyer </w:t>
            </w:r>
            <w:r w:rsidR="009C7E0D" w:rsidRPr="009C7E0D">
              <w:rPr>
                <w:rFonts w:ascii="Arial" w:hAnsi="Arial" w:cs="Arial"/>
                <w:color w:val="000000"/>
                <w:sz w:val="18"/>
                <w:szCs w:val="18"/>
              </w:rPr>
              <w:t>2</w:t>
            </w:r>
          </w:p>
          <w:p w14:paraId="0F753171" w14:textId="37A35BF6" w:rsidR="002C30C6" w:rsidRPr="009C7E0D" w:rsidRDefault="002C30C6"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 xml:space="preserve">Bursiyer </w:t>
            </w:r>
            <w:r w:rsidR="00C8172E">
              <w:rPr>
                <w:rFonts w:ascii="Arial" w:hAnsi="Arial" w:cs="Arial"/>
                <w:color w:val="000000"/>
                <w:sz w:val="18"/>
                <w:szCs w:val="18"/>
              </w:rPr>
              <w:t>3</w:t>
            </w:r>
          </w:p>
        </w:tc>
        <w:tc>
          <w:tcPr>
            <w:tcW w:w="68" w:type="pct"/>
            <w:shd w:val="clear" w:color="auto" w:fill="auto"/>
            <w:tcMar>
              <w:left w:w="40" w:type="dxa"/>
              <w:right w:w="40" w:type="dxa"/>
            </w:tcMar>
            <w:vAlign w:val="center"/>
          </w:tcPr>
          <w:p w14:paraId="1DF6706E"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1243DE2A"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50AEBF8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5AF7A3AB"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694EC557" w14:textId="36CFD25C"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0DF57BDE" w14:textId="67BCAFFA"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1D9D9E49" w14:textId="11B1A968"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42CE178F" w14:textId="121A300A"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776A95E6"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4F05874C"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22245A6F"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67AE1669"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1C9E9BEE"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0BD0AE84" w14:textId="594E3F2A"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5FC3A224" w14:textId="7A739A00"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6F303503" w14:textId="3FE7F294"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276EB08C" w14:textId="4051E5EB"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5C77B975" w14:textId="23B5E162"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7812AC18" w14:textId="4BB2C17E"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7F6118D0" w14:textId="6DBD4C04" w:rsidR="009C7E0D" w:rsidRPr="009C7E0D" w:rsidRDefault="003B4EA0"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4B01ECC1"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23E4986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13B89885"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2BBFD0A7"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8B46231"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B27F59A"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705DBE8"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6D20749"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426E313E"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1863FA6E"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4E8B1EC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4A29C4AA"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F6A82F4"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42E9245"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9AE53C8"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tcMar>
              <w:left w:w="40" w:type="dxa"/>
              <w:right w:w="40" w:type="dxa"/>
            </w:tcMar>
            <w:vAlign w:val="center"/>
          </w:tcPr>
          <w:p w14:paraId="6FD0FD17" w14:textId="77777777" w:rsidR="009C7E0D" w:rsidRPr="009C7E0D" w:rsidRDefault="009C7E0D" w:rsidP="009C7E0D">
            <w:pPr>
              <w:pStyle w:val="WW-NormalWeb1"/>
              <w:spacing w:before="0" w:after="0"/>
              <w:jc w:val="both"/>
              <w:rPr>
                <w:rFonts w:ascii="Arial" w:hAnsi="Arial" w:cs="Arial"/>
                <w:color w:val="000000"/>
                <w:sz w:val="18"/>
                <w:szCs w:val="18"/>
              </w:rPr>
            </w:pPr>
          </w:p>
        </w:tc>
      </w:tr>
      <w:tr w:rsidR="004478BD" w:rsidRPr="009C7E0D" w14:paraId="0CBC4E36" w14:textId="77777777" w:rsidTr="004478BD">
        <w:trPr>
          <w:trHeight w:val="781"/>
        </w:trPr>
        <w:tc>
          <w:tcPr>
            <w:tcW w:w="109" w:type="pct"/>
            <w:shd w:val="clear" w:color="auto" w:fill="auto"/>
            <w:tcMar>
              <w:left w:w="40" w:type="dxa"/>
              <w:right w:w="40" w:type="dxa"/>
            </w:tcMar>
            <w:vAlign w:val="center"/>
          </w:tcPr>
          <w:p w14:paraId="37100F7E" w14:textId="77777777" w:rsidR="009C7E0D" w:rsidRPr="009C7E0D" w:rsidRDefault="009C7E0D" w:rsidP="009C7E0D">
            <w:pPr>
              <w:pStyle w:val="WW-NormalWeb1"/>
              <w:spacing w:before="0" w:after="0"/>
              <w:jc w:val="both"/>
              <w:rPr>
                <w:rFonts w:ascii="Arial" w:hAnsi="Arial" w:cs="Arial"/>
                <w:color w:val="000000"/>
                <w:sz w:val="18"/>
                <w:szCs w:val="18"/>
              </w:rPr>
            </w:pPr>
            <w:bookmarkStart w:id="8" w:name="_Hlk97080679"/>
            <w:r w:rsidRPr="009C7E0D">
              <w:rPr>
                <w:rFonts w:ascii="Arial" w:hAnsi="Arial" w:cs="Arial"/>
                <w:color w:val="000000"/>
                <w:sz w:val="18"/>
                <w:szCs w:val="18"/>
              </w:rPr>
              <w:t>3</w:t>
            </w:r>
          </w:p>
        </w:tc>
        <w:tc>
          <w:tcPr>
            <w:tcW w:w="661" w:type="pct"/>
            <w:shd w:val="clear" w:color="auto" w:fill="auto"/>
            <w:tcMar>
              <w:left w:w="40" w:type="dxa"/>
              <w:right w:w="40" w:type="dxa"/>
            </w:tcMar>
            <w:vAlign w:val="center"/>
          </w:tcPr>
          <w:p w14:paraId="7E2F1C8D" w14:textId="640FFB6A" w:rsidR="009C7E0D" w:rsidRPr="002C30C6" w:rsidRDefault="002C30C6" w:rsidP="009C7E0D">
            <w:pPr>
              <w:pStyle w:val="WW-NormalWeb1"/>
              <w:spacing w:before="0" w:after="0"/>
              <w:jc w:val="both"/>
              <w:rPr>
                <w:rFonts w:ascii="Arial" w:hAnsi="Arial" w:cs="Arial"/>
                <w:color w:val="000000"/>
                <w:sz w:val="18"/>
                <w:szCs w:val="18"/>
              </w:rPr>
            </w:pPr>
            <w:proofErr w:type="spellStart"/>
            <w:r w:rsidRPr="002C30C6">
              <w:rPr>
                <w:rFonts w:ascii="Arial" w:hAnsi="Arial" w:cs="Arial"/>
                <w:color w:val="000000"/>
                <w:sz w:val="18"/>
                <w:szCs w:val="18"/>
                <w:lang w:val="en-US"/>
              </w:rPr>
              <w:t>Hesaplamalı</w:t>
            </w:r>
            <w:proofErr w:type="spellEnd"/>
            <w:r w:rsidRPr="002C30C6">
              <w:rPr>
                <w:rFonts w:ascii="Arial" w:hAnsi="Arial" w:cs="Arial"/>
                <w:color w:val="000000"/>
                <w:sz w:val="18"/>
                <w:szCs w:val="18"/>
                <w:lang w:val="en-US"/>
              </w:rPr>
              <w:t xml:space="preserve"> </w:t>
            </w:r>
            <w:proofErr w:type="spellStart"/>
            <w:r w:rsidRPr="002C30C6">
              <w:rPr>
                <w:rFonts w:ascii="Arial" w:hAnsi="Arial" w:cs="Arial"/>
                <w:color w:val="000000"/>
                <w:sz w:val="18"/>
                <w:szCs w:val="18"/>
                <w:lang w:val="en-US"/>
              </w:rPr>
              <w:t>Akışkanlar</w:t>
            </w:r>
            <w:proofErr w:type="spellEnd"/>
            <w:r w:rsidRPr="002C30C6">
              <w:rPr>
                <w:rFonts w:ascii="Arial" w:hAnsi="Arial" w:cs="Arial"/>
                <w:color w:val="000000"/>
                <w:sz w:val="18"/>
                <w:szCs w:val="18"/>
                <w:lang w:val="en-US"/>
              </w:rPr>
              <w:t xml:space="preserve"> </w:t>
            </w:r>
            <w:proofErr w:type="spellStart"/>
            <w:r w:rsidRPr="002C30C6">
              <w:rPr>
                <w:rFonts w:ascii="Arial" w:hAnsi="Arial" w:cs="Arial"/>
                <w:color w:val="000000"/>
                <w:sz w:val="18"/>
                <w:szCs w:val="18"/>
                <w:lang w:val="en-US"/>
              </w:rPr>
              <w:t>Yöntemi</w:t>
            </w:r>
            <w:proofErr w:type="spellEnd"/>
            <w:r w:rsidRPr="002C30C6">
              <w:rPr>
                <w:rFonts w:ascii="Arial" w:hAnsi="Arial" w:cs="Arial"/>
                <w:color w:val="000000"/>
                <w:sz w:val="18"/>
                <w:szCs w:val="18"/>
                <w:lang w:val="en-US"/>
              </w:rPr>
              <w:t xml:space="preserve"> </w:t>
            </w:r>
            <w:proofErr w:type="spellStart"/>
            <w:r w:rsidRPr="002C30C6">
              <w:rPr>
                <w:rFonts w:ascii="Arial" w:hAnsi="Arial" w:cs="Arial"/>
                <w:color w:val="000000"/>
                <w:sz w:val="18"/>
                <w:szCs w:val="18"/>
                <w:lang w:val="en-US"/>
              </w:rPr>
              <w:t>ile</w:t>
            </w:r>
            <w:proofErr w:type="spellEnd"/>
            <w:r w:rsidRPr="002C30C6">
              <w:rPr>
                <w:rFonts w:ascii="Arial" w:hAnsi="Arial" w:cs="Arial"/>
                <w:color w:val="000000"/>
                <w:sz w:val="18"/>
                <w:szCs w:val="18"/>
                <w:lang w:val="en-US"/>
              </w:rPr>
              <w:t xml:space="preserve"> </w:t>
            </w:r>
            <w:proofErr w:type="spellStart"/>
            <w:r w:rsidRPr="002C30C6">
              <w:rPr>
                <w:rFonts w:ascii="Arial" w:hAnsi="Arial" w:cs="Arial"/>
                <w:color w:val="000000"/>
                <w:sz w:val="18"/>
                <w:szCs w:val="18"/>
                <w:lang w:val="en-US"/>
              </w:rPr>
              <w:t>Mikroplastik</w:t>
            </w:r>
            <w:proofErr w:type="spellEnd"/>
            <w:r w:rsidRPr="002C30C6">
              <w:rPr>
                <w:rFonts w:ascii="Arial" w:hAnsi="Arial" w:cs="Arial"/>
                <w:color w:val="000000"/>
                <w:sz w:val="18"/>
                <w:szCs w:val="18"/>
                <w:lang w:val="en-US"/>
              </w:rPr>
              <w:t xml:space="preserve"> </w:t>
            </w:r>
            <w:proofErr w:type="spellStart"/>
            <w:r w:rsidRPr="002C30C6">
              <w:rPr>
                <w:rFonts w:ascii="Arial" w:hAnsi="Arial" w:cs="Arial"/>
                <w:color w:val="000000"/>
                <w:sz w:val="18"/>
                <w:szCs w:val="18"/>
                <w:lang w:val="en-US"/>
              </w:rPr>
              <w:t>Parçacıkların</w:t>
            </w:r>
            <w:proofErr w:type="spellEnd"/>
            <w:r w:rsidRPr="002C30C6">
              <w:rPr>
                <w:rFonts w:ascii="Arial" w:hAnsi="Arial" w:cs="Arial"/>
                <w:color w:val="000000"/>
                <w:sz w:val="18"/>
                <w:szCs w:val="18"/>
                <w:lang w:val="en-US"/>
              </w:rPr>
              <w:t xml:space="preserve"> </w:t>
            </w:r>
            <w:proofErr w:type="spellStart"/>
            <w:r w:rsidRPr="002C30C6">
              <w:rPr>
                <w:rFonts w:ascii="Arial" w:hAnsi="Arial" w:cs="Arial"/>
                <w:color w:val="000000"/>
                <w:sz w:val="18"/>
                <w:szCs w:val="18"/>
                <w:lang w:val="en-US"/>
              </w:rPr>
              <w:t>Çökelme</w:t>
            </w:r>
            <w:proofErr w:type="spellEnd"/>
            <w:r w:rsidRPr="002C30C6">
              <w:rPr>
                <w:rFonts w:ascii="Arial" w:hAnsi="Arial" w:cs="Arial"/>
                <w:color w:val="000000"/>
                <w:sz w:val="18"/>
                <w:szCs w:val="18"/>
                <w:lang w:val="en-US"/>
              </w:rPr>
              <w:t xml:space="preserve"> </w:t>
            </w:r>
            <w:proofErr w:type="spellStart"/>
            <w:r w:rsidRPr="002C30C6">
              <w:rPr>
                <w:rFonts w:ascii="Arial" w:hAnsi="Arial" w:cs="Arial"/>
                <w:color w:val="000000"/>
                <w:sz w:val="18"/>
                <w:szCs w:val="18"/>
                <w:lang w:val="en-US"/>
              </w:rPr>
              <w:t>Modellemesi</w:t>
            </w:r>
            <w:proofErr w:type="spellEnd"/>
          </w:p>
        </w:tc>
        <w:tc>
          <w:tcPr>
            <w:tcW w:w="352" w:type="pct"/>
          </w:tcPr>
          <w:p w14:paraId="70674DDF" w14:textId="4C2567AE" w:rsidR="009C7E0D" w:rsidRPr="009C7E0D" w:rsidRDefault="004478BD"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25</w:t>
            </w:r>
          </w:p>
        </w:tc>
        <w:tc>
          <w:tcPr>
            <w:tcW w:w="684" w:type="pct"/>
            <w:shd w:val="clear" w:color="auto" w:fill="auto"/>
            <w:tcMar>
              <w:left w:w="40" w:type="dxa"/>
              <w:right w:w="40" w:type="dxa"/>
            </w:tcMar>
            <w:vAlign w:val="center"/>
          </w:tcPr>
          <w:p w14:paraId="46235F92"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Aslı Numanoğlu Genç</w:t>
            </w:r>
          </w:p>
          <w:p w14:paraId="56162BBF" w14:textId="324F9E8B"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Onur Baş</w:t>
            </w:r>
          </w:p>
          <w:p w14:paraId="2B9911B5" w14:textId="39260076"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 xml:space="preserve">Mehmet Ali </w:t>
            </w:r>
            <w:proofErr w:type="spellStart"/>
            <w:r w:rsidRPr="009C7E0D">
              <w:rPr>
                <w:rFonts w:ascii="Arial" w:hAnsi="Arial" w:cs="Arial"/>
                <w:color w:val="000000"/>
                <w:sz w:val="18"/>
                <w:szCs w:val="18"/>
              </w:rPr>
              <w:t>Kökpınar</w:t>
            </w:r>
            <w:proofErr w:type="spellEnd"/>
          </w:p>
          <w:p w14:paraId="2A4925FF" w14:textId="0C04ADD3"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 xml:space="preserve">Bursiyer </w:t>
            </w:r>
            <w:r w:rsidR="00C8172E">
              <w:rPr>
                <w:rFonts w:ascii="Arial" w:hAnsi="Arial" w:cs="Arial"/>
                <w:color w:val="000000"/>
                <w:sz w:val="18"/>
                <w:szCs w:val="18"/>
              </w:rPr>
              <w:t>4</w:t>
            </w:r>
          </w:p>
        </w:tc>
        <w:tc>
          <w:tcPr>
            <w:tcW w:w="68" w:type="pct"/>
            <w:shd w:val="clear" w:color="auto" w:fill="auto"/>
            <w:tcMar>
              <w:left w:w="40" w:type="dxa"/>
              <w:right w:w="40" w:type="dxa"/>
            </w:tcMar>
            <w:vAlign w:val="center"/>
          </w:tcPr>
          <w:p w14:paraId="534367ED"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5BF6C317"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24A73AF3"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3E8D3DD7"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4B8A3879"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10A54BDB"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305BD87E"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4E8D1BA3" w14:textId="5DC5DA8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166A0918" w14:textId="75D1F9D2" w:rsidR="009C7E0D" w:rsidRPr="009C7E0D" w:rsidRDefault="00684E9B"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7CEB9F21" w14:textId="6E48B198" w:rsidR="009C7E0D" w:rsidRPr="009C7E0D" w:rsidRDefault="00684E9B"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7644A4C7" w14:textId="0EBC7106" w:rsidR="009C7E0D" w:rsidRPr="009C7E0D" w:rsidRDefault="00684E9B"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427266CC"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39DE675E"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24305106"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6CA11EC8"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7C26C30F"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7615FF92" w14:textId="20EE2D28"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44FA7E3F" w14:textId="6C4727A1"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58CA1A9D" w14:textId="00C82C00"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5C6BF02B" w14:textId="1A4CADAE"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33E99A7B" w14:textId="69A24E18"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23D83A00" w14:textId="129AD500"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3935D942"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61DC88D9"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647ADECC"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8C21C83"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29CCB6B7"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2D8A5E40"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04E99F0"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2745A1D"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4B1E0C7"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47090EC1"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4187E17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14E2A7B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649FF5C"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tcMar>
              <w:left w:w="40" w:type="dxa"/>
              <w:right w:w="40" w:type="dxa"/>
            </w:tcMar>
            <w:vAlign w:val="center"/>
          </w:tcPr>
          <w:p w14:paraId="6FD6565E" w14:textId="77777777" w:rsidR="009C7E0D" w:rsidRPr="009C7E0D" w:rsidRDefault="009C7E0D" w:rsidP="009C7E0D">
            <w:pPr>
              <w:pStyle w:val="WW-NormalWeb1"/>
              <w:spacing w:before="0" w:after="0"/>
              <w:jc w:val="both"/>
              <w:rPr>
                <w:rFonts w:ascii="Arial" w:hAnsi="Arial" w:cs="Arial"/>
                <w:color w:val="000000"/>
                <w:sz w:val="18"/>
                <w:szCs w:val="18"/>
              </w:rPr>
            </w:pPr>
          </w:p>
        </w:tc>
      </w:tr>
      <w:tr w:rsidR="004478BD" w:rsidRPr="009C7E0D" w14:paraId="0357D29E" w14:textId="77777777" w:rsidTr="004478BD">
        <w:trPr>
          <w:trHeight w:val="414"/>
        </w:trPr>
        <w:tc>
          <w:tcPr>
            <w:tcW w:w="109" w:type="pct"/>
            <w:shd w:val="clear" w:color="auto" w:fill="auto"/>
            <w:tcMar>
              <w:left w:w="40" w:type="dxa"/>
              <w:right w:w="40" w:type="dxa"/>
            </w:tcMar>
            <w:vAlign w:val="center"/>
          </w:tcPr>
          <w:p w14:paraId="2F111D0C"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4</w:t>
            </w:r>
          </w:p>
        </w:tc>
        <w:tc>
          <w:tcPr>
            <w:tcW w:w="661" w:type="pct"/>
            <w:shd w:val="clear" w:color="auto" w:fill="auto"/>
            <w:tcMar>
              <w:left w:w="40" w:type="dxa"/>
              <w:right w:w="40" w:type="dxa"/>
            </w:tcMar>
            <w:vAlign w:val="center"/>
          </w:tcPr>
          <w:p w14:paraId="3E942E60" w14:textId="32CDF46E" w:rsidR="009C7E0D" w:rsidRPr="009C7E0D" w:rsidRDefault="00563D32" w:rsidP="004478BD">
            <w:pPr>
              <w:pStyle w:val="WW-NormalWeb1"/>
              <w:spacing w:before="0" w:after="0"/>
              <w:jc w:val="both"/>
              <w:rPr>
                <w:rFonts w:ascii="Arial" w:hAnsi="Arial" w:cs="Arial"/>
                <w:color w:val="000000"/>
                <w:sz w:val="18"/>
                <w:szCs w:val="18"/>
              </w:rPr>
            </w:pPr>
            <w:r>
              <w:rPr>
                <w:rFonts w:ascii="Arial" w:hAnsi="Arial" w:cs="Arial"/>
                <w:i/>
                <w:iCs/>
                <w:color w:val="000000" w:themeColor="text1"/>
                <w:sz w:val="18"/>
                <w:szCs w:val="18"/>
              </w:rPr>
              <w:t>Derin Öğrenme</w:t>
            </w:r>
            <w:r w:rsidRPr="009B3D11">
              <w:rPr>
                <w:rFonts w:ascii="Arial" w:hAnsi="Arial" w:cs="Arial"/>
                <w:i/>
                <w:iCs/>
                <w:color w:val="000000" w:themeColor="text1"/>
                <w:sz w:val="18"/>
                <w:szCs w:val="18"/>
              </w:rPr>
              <w:t xml:space="preserve"> ile </w:t>
            </w:r>
            <w:r w:rsidRPr="00F94FC5">
              <w:rPr>
                <w:rFonts w:ascii="Arial" w:hAnsi="Arial" w:cs="Arial"/>
                <w:i/>
                <w:iCs/>
                <w:color w:val="000000" w:themeColor="text1"/>
                <w:sz w:val="18"/>
                <w:szCs w:val="18"/>
              </w:rPr>
              <w:t xml:space="preserve">Deney </w:t>
            </w:r>
            <w:r>
              <w:rPr>
                <w:rFonts w:ascii="Arial" w:hAnsi="Arial" w:cs="Arial"/>
                <w:i/>
                <w:iCs/>
                <w:color w:val="000000" w:themeColor="text1"/>
                <w:sz w:val="18"/>
                <w:szCs w:val="18"/>
              </w:rPr>
              <w:t>S</w:t>
            </w:r>
            <w:r w:rsidRPr="00F94FC5">
              <w:rPr>
                <w:rFonts w:ascii="Arial" w:hAnsi="Arial" w:cs="Arial"/>
                <w:i/>
                <w:iCs/>
                <w:color w:val="000000" w:themeColor="text1"/>
                <w:sz w:val="18"/>
                <w:szCs w:val="18"/>
              </w:rPr>
              <w:t>onuçları</w:t>
            </w:r>
            <w:r>
              <w:rPr>
                <w:rFonts w:ascii="Arial" w:hAnsi="Arial" w:cs="Arial"/>
                <w:i/>
                <w:iCs/>
                <w:color w:val="000000" w:themeColor="text1"/>
                <w:sz w:val="18"/>
                <w:szCs w:val="18"/>
              </w:rPr>
              <w:t xml:space="preserve">nın </w:t>
            </w:r>
            <w:r w:rsidRPr="009B3D11">
              <w:rPr>
                <w:rFonts w:ascii="Arial" w:hAnsi="Arial" w:cs="Arial"/>
                <w:color w:val="000000" w:themeColor="text1"/>
                <w:sz w:val="18"/>
                <w:szCs w:val="18"/>
                <w:u w:val="single"/>
              </w:rPr>
              <w:t xml:space="preserve">Çökelme Davranışı </w:t>
            </w:r>
            <w:r>
              <w:rPr>
                <w:rFonts w:ascii="Arial" w:hAnsi="Arial" w:cs="Arial"/>
                <w:color w:val="000000" w:themeColor="text1"/>
                <w:sz w:val="18"/>
                <w:szCs w:val="18"/>
                <w:u w:val="single"/>
              </w:rPr>
              <w:t xml:space="preserve">için </w:t>
            </w:r>
            <w:r w:rsidRPr="009B3D11">
              <w:rPr>
                <w:rFonts w:ascii="Arial" w:hAnsi="Arial" w:cs="Arial"/>
                <w:color w:val="000000" w:themeColor="text1"/>
                <w:sz w:val="18"/>
                <w:szCs w:val="18"/>
                <w:u w:val="single"/>
              </w:rPr>
              <w:t>Analizi ve Şekil Faktörü Geliştirilmesi</w:t>
            </w:r>
          </w:p>
        </w:tc>
        <w:tc>
          <w:tcPr>
            <w:tcW w:w="352" w:type="pct"/>
          </w:tcPr>
          <w:p w14:paraId="55C3EA9F" w14:textId="52075AAC" w:rsidR="009C7E0D" w:rsidRPr="009C7E0D" w:rsidRDefault="004478BD"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30</w:t>
            </w:r>
          </w:p>
        </w:tc>
        <w:tc>
          <w:tcPr>
            <w:tcW w:w="684" w:type="pct"/>
            <w:shd w:val="clear" w:color="auto" w:fill="auto"/>
            <w:tcMar>
              <w:left w:w="40" w:type="dxa"/>
              <w:right w:w="40" w:type="dxa"/>
            </w:tcMar>
            <w:vAlign w:val="center"/>
          </w:tcPr>
          <w:p w14:paraId="580CB61E" w14:textId="2B5078F4" w:rsid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 xml:space="preserve">Aslı Numanoğlu Genç </w:t>
            </w:r>
          </w:p>
          <w:p w14:paraId="493CF105" w14:textId="01EC8DF5" w:rsidR="00563D32" w:rsidRPr="009C7E0D" w:rsidRDefault="00563D32"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Gökçe Nur Yılmaz</w:t>
            </w:r>
            <w:r w:rsidR="009032D9">
              <w:rPr>
                <w:rFonts w:ascii="Arial" w:hAnsi="Arial" w:cs="Arial"/>
                <w:color w:val="000000"/>
                <w:sz w:val="18"/>
                <w:szCs w:val="18"/>
              </w:rPr>
              <w:t xml:space="preserve"> </w:t>
            </w:r>
          </w:p>
          <w:p w14:paraId="55431B46" w14:textId="6C926EBF"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 xml:space="preserve">Mehmet Ali </w:t>
            </w:r>
            <w:proofErr w:type="spellStart"/>
            <w:r w:rsidRPr="009C7E0D">
              <w:rPr>
                <w:rFonts w:ascii="Arial" w:hAnsi="Arial" w:cs="Arial"/>
                <w:color w:val="000000"/>
                <w:sz w:val="18"/>
                <w:szCs w:val="18"/>
              </w:rPr>
              <w:t>Kökpınar</w:t>
            </w:r>
            <w:proofErr w:type="spellEnd"/>
          </w:p>
          <w:p w14:paraId="030A00E9" w14:textId="77777777" w:rsidR="00C8172E" w:rsidRDefault="00C8172E" w:rsidP="00C8172E">
            <w:pPr>
              <w:pStyle w:val="WW-NormalWeb1"/>
              <w:spacing w:before="0" w:after="0"/>
              <w:jc w:val="both"/>
              <w:rPr>
                <w:rFonts w:ascii="Arial" w:hAnsi="Arial" w:cs="Arial"/>
                <w:color w:val="000000"/>
                <w:sz w:val="18"/>
                <w:szCs w:val="18"/>
              </w:rPr>
            </w:pPr>
            <w:r>
              <w:rPr>
                <w:rFonts w:ascii="Arial" w:hAnsi="Arial" w:cs="Arial"/>
                <w:color w:val="000000"/>
                <w:sz w:val="18"/>
                <w:szCs w:val="18"/>
              </w:rPr>
              <w:t xml:space="preserve">Bursiyer </w:t>
            </w:r>
            <w:r w:rsidRPr="009C7E0D">
              <w:rPr>
                <w:rFonts w:ascii="Arial" w:hAnsi="Arial" w:cs="Arial"/>
                <w:color w:val="000000"/>
                <w:sz w:val="18"/>
                <w:szCs w:val="18"/>
              </w:rPr>
              <w:t>2</w:t>
            </w:r>
          </w:p>
          <w:p w14:paraId="0A7A3B41" w14:textId="31D1AEE8" w:rsidR="009C7E0D" w:rsidRPr="009C7E0D" w:rsidRDefault="00C8172E" w:rsidP="00C8172E">
            <w:pPr>
              <w:pStyle w:val="WW-NormalWeb1"/>
              <w:spacing w:before="0" w:after="0"/>
              <w:jc w:val="both"/>
              <w:rPr>
                <w:rFonts w:ascii="Arial" w:hAnsi="Arial" w:cs="Arial"/>
                <w:color w:val="000000"/>
                <w:sz w:val="18"/>
                <w:szCs w:val="18"/>
              </w:rPr>
            </w:pPr>
            <w:r>
              <w:rPr>
                <w:rFonts w:ascii="Arial" w:hAnsi="Arial" w:cs="Arial"/>
                <w:color w:val="000000"/>
                <w:sz w:val="18"/>
                <w:szCs w:val="18"/>
              </w:rPr>
              <w:t>Bursiyer 3</w:t>
            </w:r>
          </w:p>
        </w:tc>
        <w:tc>
          <w:tcPr>
            <w:tcW w:w="68" w:type="pct"/>
            <w:shd w:val="clear" w:color="auto" w:fill="auto"/>
            <w:tcMar>
              <w:left w:w="40" w:type="dxa"/>
              <w:right w:w="40" w:type="dxa"/>
            </w:tcMar>
            <w:vAlign w:val="center"/>
          </w:tcPr>
          <w:p w14:paraId="0E3FD288"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417C5B6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5ACC9BB9"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767EDF58"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7C4B3CAF"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6D640061"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306F7E5A"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404F18F0" w14:textId="77777777" w:rsidR="009C7E0D" w:rsidRPr="009C7E0D" w:rsidRDefault="009C7E0D" w:rsidP="009C7E0D">
            <w:pPr>
              <w:pStyle w:val="WW-NormalWeb1"/>
              <w:spacing w:before="0" w:after="0"/>
              <w:jc w:val="both"/>
              <w:rPr>
                <w:rFonts w:ascii="Arial" w:hAnsi="Arial" w:cs="Arial"/>
                <w:color w:val="000000"/>
                <w:sz w:val="18"/>
                <w:szCs w:val="18"/>
              </w:rPr>
            </w:pPr>
          </w:p>
        </w:tc>
        <w:tc>
          <w:tcPr>
            <w:tcW w:w="68" w:type="pct"/>
            <w:shd w:val="clear" w:color="auto" w:fill="auto"/>
            <w:tcMar>
              <w:left w:w="40" w:type="dxa"/>
              <w:right w:w="40" w:type="dxa"/>
            </w:tcMar>
            <w:vAlign w:val="center"/>
          </w:tcPr>
          <w:p w14:paraId="357C8BA6"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06063EB1"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89FC88B"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64DD57D5"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1A7F7055"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26051A36"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2CCB5F56"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1115384B" w14:textId="6A2EA525"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61D44BF" w14:textId="26C74201"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BE359BB" w14:textId="58EA1227"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BF64F00" w14:textId="453BE00D"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73417456" w14:textId="250F3BB3"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3118F011"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24BE9A83"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3F3A615E"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3DB61B74" w14:textId="77777777" w:rsidR="009C7E0D" w:rsidRPr="009C7E0D" w:rsidRDefault="009C7E0D" w:rsidP="009C7E0D">
            <w:pPr>
              <w:pStyle w:val="WW-NormalWeb1"/>
              <w:spacing w:before="0" w:after="0"/>
              <w:jc w:val="both"/>
              <w:rPr>
                <w:rFonts w:ascii="Arial" w:hAnsi="Arial" w:cs="Arial"/>
                <w:color w:val="000000"/>
                <w:sz w:val="18"/>
                <w:szCs w:val="18"/>
              </w:rPr>
            </w:pPr>
            <w:r w:rsidRPr="009C7E0D">
              <w:rPr>
                <w:rFonts w:ascii="Arial" w:hAnsi="Arial" w:cs="Arial"/>
                <w:color w:val="000000"/>
                <w:sz w:val="18"/>
                <w:szCs w:val="18"/>
              </w:rPr>
              <w:t>X</w:t>
            </w:r>
          </w:p>
        </w:tc>
        <w:tc>
          <w:tcPr>
            <w:tcW w:w="96" w:type="pct"/>
            <w:shd w:val="clear" w:color="auto" w:fill="auto"/>
            <w:tcMar>
              <w:left w:w="40" w:type="dxa"/>
              <w:right w:w="40" w:type="dxa"/>
            </w:tcMar>
            <w:vAlign w:val="center"/>
          </w:tcPr>
          <w:p w14:paraId="0E4815D9" w14:textId="0AAFB01A"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7E7ADE1A" w14:textId="110383CB"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4AA77518" w14:textId="4EE3B044" w:rsidR="009C7E0D" w:rsidRPr="009C7E0D" w:rsidRDefault="005B5BA7"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1543F80E" w14:textId="31728C14" w:rsidR="009C7E0D" w:rsidRPr="009C7E0D" w:rsidRDefault="006E0DD0"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6B8FFEDC" w14:textId="46E454BA"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0E312C98" w14:textId="40932FEC"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0F8881A3" w14:textId="547207DC"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02E20975" w14:textId="35A467DA" w:rsidR="009C7E0D" w:rsidRPr="009C7E0D" w:rsidRDefault="00C8172E" w:rsidP="009C7E0D">
            <w:pPr>
              <w:pStyle w:val="WW-NormalWeb1"/>
              <w:spacing w:before="0" w:after="0"/>
              <w:jc w:val="both"/>
              <w:rPr>
                <w:rFonts w:ascii="Arial" w:hAnsi="Arial" w:cs="Arial"/>
                <w:color w:val="000000"/>
                <w:sz w:val="18"/>
                <w:szCs w:val="18"/>
              </w:rPr>
            </w:pPr>
            <w:r>
              <w:rPr>
                <w:rFonts w:ascii="Arial" w:hAnsi="Arial" w:cs="Arial"/>
                <w:color w:val="000000"/>
                <w:sz w:val="18"/>
                <w:szCs w:val="18"/>
              </w:rPr>
              <w:t>X</w:t>
            </w:r>
          </w:p>
        </w:tc>
        <w:tc>
          <w:tcPr>
            <w:tcW w:w="96" w:type="pct"/>
            <w:shd w:val="clear" w:color="auto" w:fill="auto"/>
            <w:tcMar>
              <w:left w:w="40" w:type="dxa"/>
              <w:right w:w="40" w:type="dxa"/>
            </w:tcMar>
            <w:vAlign w:val="center"/>
          </w:tcPr>
          <w:p w14:paraId="34918CAB" w14:textId="656EFBC3"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4ECE5AAF" w14:textId="2916A970" w:rsidR="009C7E0D" w:rsidRPr="009C7E0D" w:rsidRDefault="009C7E0D" w:rsidP="009C7E0D">
            <w:pPr>
              <w:pStyle w:val="WW-NormalWeb1"/>
              <w:spacing w:before="0" w:after="0"/>
              <w:jc w:val="both"/>
              <w:rPr>
                <w:rFonts w:ascii="Arial" w:hAnsi="Arial" w:cs="Arial"/>
                <w:color w:val="000000"/>
                <w:sz w:val="18"/>
                <w:szCs w:val="18"/>
              </w:rPr>
            </w:pPr>
          </w:p>
        </w:tc>
        <w:tc>
          <w:tcPr>
            <w:tcW w:w="96" w:type="pct"/>
            <w:shd w:val="clear" w:color="auto" w:fill="auto"/>
            <w:tcMar>
              <w:left w:w="40" w:type="dxa"/>
              <w:right w:w="40" w:type="dxa"/>
            </w:tcMar>
            <w:vAlign w:val="center"/>
          </w:tcPr>
          <w:p w14:paraId="5D79BEE5" w14:textId="77777777" w:rsidR="009C7E0D" w:rsidRPr="009C7E0D" w:rsidRDefault="009C7E0D" w:rsidP="009C7E0D">
            <w:pPr>
              <w:pStyle w:val="WW-NormalWeb1"/>
              <w:spacing w:before="0" w:after="0"/>
              <w:jc w:val="both"/>
              <w:rPr>
                <w:rFonts w:ascii="Arial" w:hAnsi="Arial" w:cs="Arial"/>
                <w:color w:val="000000"/>
                <w:sz w:val="18"/>
                <w:szCs w:val="18"/>
              </w:rPr>
            </w:pPr>
          </w:p>
        </w:tc>
        <w:tc>
          <w:tcPr>
            <w:tcW w:w="96" w:type="pct"/>
            <w:tcMar>
              <w:left w:w="40" w:type="dxa"/>
              <w:right w:w="40" w:type="dxa"/>
            </w:tcMar>
            <w:vAlign w:val="center"/>
          </w:tcPr>
          <w:p w14:paraId="229D306F" w14:textId="77777777" w:rsidR="009C7E0D" w:rsidRPr="009C7E0D" w:rsidRDefault="009C7E0D" w:rsidP="009C7E0D">
            <w:pPr>
              <w:pStyle w:val="WW-NormalWeb1"/>
              <w:spacing w:before="0" w:after="0"/>
              <w:jc w:val="both"/>
              <w:rPr>
                <w:rFonts w:ascii="Arial" w:hAnsi="Arial" w:cs="Arial"/>
                <w:color w:val="000000"/>
                <w:sz w:val="18"/>
                <w:szCs w:val="18"/>
              </w:rPr>
            </w:pPr>
          </w:p>
        </w:tc>
      </w:tr>
      <w:bookmarkEnd w:id="8"/>
    </w:tbl>
    <w:p w14:paraId="0084B883" w14:textId="77777777" w:rsidR="009C7E0D" w:rsidRPr="00C82815" w:rsidRDefault="009C7E0D" w:rsidP="00373BFD">
      <w:pPr>
        <w:pStyle w:val="WW-NormalWeb1"/>
        <w:spacing w:before="0" w:after="0"/>
        <w:contextualSpacing/>
        <w:jc w:val="both"/>
        <w:rPr>
          <w:rFonts w:ascii="Arial" w:hAnsi="Arial" w:cs="Arial"/>
          <w:b/>
          <w:bCs/>
          <w:color w:val="000000"/>
          <w:sz w:val="8"/>
          <w:szCs w:val="8"/>
        </w:rPr>
      </w:pPr>
    </w:p>
    <w:p w14:paraId="4DD13A13" w14:textId="2CB03F9A" w:rsidR="00BB4D28" w:rsidRPr="000335C5" w:rsidRDefault="00693B6A" w:rsidP="00373BFD">
      <w:pPr>
        <w:pStyle w:val="WW-NormalWeb1"/>
        <w:spacing w:before="0" w:after="0"/>
        <w:contextualSpacing/>
        <w:jc w:val="both"/>
        <w:rPr>
          <w:rFonts w:ascii="Arial" w:hAnsi="Arial" w:cs="Arial"/>
          <w:bCs/>
          <w:color w:val="000000"/>
          <w:sz w:val="18"/>
          <w:szCs w:val="18"/>
        </w:rPr>
      </w:pPr>
      <w:r w:rsidRPr="000335C5">
        <w:rPr>
          <w:rFonts w:ascii="Arial" w:hAnsi="Arial" w:cs="Arial"/>
          <w:b/>
          <w:bCs/>
          <w:color w:val="000000"/>
          <w:sz w:val="18"/>
          <w:szCs w:val="18"/>
        </w:rPr>
        <w:t xml:space="preserve">(*) </w:t>
      </w:r>
      <w:r w:rsidRPr="000335C5">
        <w:rPr>
          <w:rFonts w:ascii="Arial" w:hAnsi="Arial" w:cs="Arial"/>
          <w:bCs/>
          <w:color w:val="000000"/>
          <w:sz w:val="18"/>
          <w:szCs w:val="18"/>
        </w:rPr>
        <w:t>Çizelgedeki satırlar gerektiği kadar genişletilebilir ve çoğaltılabilir</w:t>
      </w:r>
      <w:r w:rsidR="00926ECF" w:rsidRPr="000335C5">
        <w:rPr>
          <w:rFonts w:ascii="Arial" w:hAnsi="Arial" w:cs="Arial"/>
          <w:bCs/>
          <w:color w:val="000000"/>
          <w:sz w:val="18"/>
          <w:szCs w:val="18"/>
        </w:rPr>
        <w:t>.</w:t>
      </w:r>
    </w:p>
    <w:p w14:paraId="6EADD932" w14:textId="77777777" w:rsidR="00CF5149" w:rsidRPr="000335C5" w:rsidRDefault="00CF5149" w:rsidP="00373BFD">
      <w:pPr>
        <w:pStyle w:val="WW-NormalWeb1"/>
        <w:spacing w:before="0" w:after="0"/>
        <w:contextualSpacing/>
        <w:jc w:val="both"/>
        <w:rPr>
          <w:rFonts w:ascii="Arial" w:hAnsi="Arial" w:cs="Arial"/>
          <w:bCs/>
          <w:color w:val="000000"/>
          <w:sz w:val="18"/>
          <w:szCs w:val="18"/>
        </w:rPr>
      </w:pPr>
      <w:r w:rsidRPr="000335C5">
        <w:rPr>
          <w:rFonts w:ascii="Arial" w:hAnsi="Arial" w:cs="Arial"/>
          <w:bCs/>
          <w:color w:val="000000"/>
          <w:sz w:val="18"/>
          <w:szCs w:val="18"/>
        </w:rPr>
        <w:t xml:space="preserve">(**) </w:t>
      </w:r>
      <w:r w:rsidR="00595D57" w:rsidRPr="000335C5">
        <w:rPr>
          <w:rFonts w:ascii="Arial" w:hAnsi="Arial" w:cs="Arial"/>
          <w:bCs/>
          <w:color w:val="000000"/>
          <w:sz w:val="18"/>
          <w:szCs w:val="18"/>
        </w:rPr>
        <w:t>Sütun toplamı 100 olmalıdır.</w:t>
      </w:r>
    </w:p>
    <w:p w14:paraId="1E723B64" w14:textId="77777777" w:rsidR="00926ECF" w:rsidRPr="000335C5" w:rsidRDefault="00926ECF" w:rsidP="00926ECF">
      <w:pPr>
        <w:rPr>
          <w:rFonts w:ascii="Arial" w:hAnsi="Arial" w:cs="Arial"/>
          <w:bCs/>
          <w:color w:val="000000"/>
          <w:sz w:val="18"/>
          <w:szCs w:val="18"/>
          <w:lang w:val="tr-TR"/>
        </w:rPr>
      </w:pPr>
      <w:r w:rsidRPr="000335C5">
        <w:rPr>
          <w:rFonts w:ascii="Arial" w:hAnsi="Arial" w:cs="Arial"/>
          <w:bCs/>
          <w:color w:val="000000"/>
          <w:sz w:val="18"/>
          <w:szCs w:val="18"/>
        </w:rPr>
        <w:t>(**</w:t>
      </w:r>
      <w:r w:rsidR="00CF5149" w:rsidRPr="000335C5">
        <w:rPr>
          <w:rFonts w:ascii="Arial" w:hAnsi="Arial" w:cs="Arial"/>
          <w:bCs/>
          <w:color w:val="000000"/>
          <w:sz w:val="18"/>
          <w:szCs w:val="18"/>
        </w:rPr>
        <w:t>*</w:t>
      </w:r>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İP’de</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görev</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alacak</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kişilerin</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isimleri</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ve</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görevleri</w:t>
      </w:r>
      <w:proofErr w:type="spellEnd"/>
      <w:r w:rsidRPr="000335C5">
        <w:rPr>
          <w:rFonts w:ascii="Arial" w:hAnsi="Arial" w:cs="Arial"/>
          <w:bCs/>
          <w:color w:val="000000"/>
          <w:sz w:val="18"/>
          <w:szCs w:val="18"/>
        </w:rPr>
        <w:t xml:space="preserve"> </w:t>
      </w:r>
      <w:r w:rsidRPr="000335C5">
        <w:rPr>
          <w:rFonts w:ascii="Arial" w:hAnsi="Arial" w:cs="Arial"/>
          <w:bCs/>
          <w:color w:val="000000"/>
          <w:sz w:val="18"/>
          <w:szCs w:val="18"/>
          <w:lang w:val="tr-TR"/>
        </w:rPr>
        <w:t>(araştırmacı, danışman, bursiyer ve yardımcı personel) yazılır. Bu aşamada bursiyer(</w:t>
      </w:r>
      <w:proofErr w:type="spellStart"/>
      <w:r w:rsidRPr="000335C5">
        <w:rPr>
          <w:rFonts w:ascii="Arial" w:hAnsi="Arial" w:cs="Arial"/>
          <w:bCs/>
          <w:color w:val="000000"/>
          <w:sz w:val="18"/>
          <w:szCs w:val="18"/>
          <w:lang w:val="tr-TR"/>
        </w:rPr>
        <w:t>ler</w:t>
      </w:r>
      <w:proofErr w:type="spellEnd"/>
      <w:r w:rsidRPr="000335C5">
        <w:rPr>
          <w:rFonts w:ascii="Arial" w:hAnsi="Arial" w:cs="Arial"/>
          <w:bCs/>
          <w:color w:val="000000"/>
          <w:sz w:val="18"/>
          <w:szCs w:val="18"/>
          <w:lang w:val="tr-TR"/>
        </w:rPr>
        <w:t>)in isimlerinin belirtilmesi zorunlu değildir.</w:t>
      </w:r>
    </w:p>
    <w:p w14:paraId="1F5D3848" w14:textId="77777777" w:rsidR="0083573E" w:rsidRPr="000335C5" w:rsidRDefault="0083573E" w:rsidP="00373BFD">
      <w:pPr>
        <w:pStyle w:val="WW-NormalWeb1"/>
        <w:spacing w:before="0" w:after="0"/>
        <w:contextualSpacing/>
        <w:jc w:val="both"/>
        <w:rPr>
          <w:rFonts w:ascii="Arial" w:hAnsi="Arial" w:cs="Arial"/>
          <w:bCs/>
          <w:color w:val="000000"/>
          <w:sz w:val="18"/>
          <w:szCs w:val="18"/>
        </w:rPr>
        <w:sectPr w:rsidR="0083573E" w:rsidRPr="000335C5" w:rsidSect="0083573E">
          <w:footerReference w:type="default" r:id="rId16"/>
          <w:footnotePr>
            <w:pos w:val="beneathText"/>
          </w:footnotePr>
          <w:pgSz w:w="16837" w:h="11899" w:orient="landscape" w:code="9"/>
          <w:pgMar w:top="1077" w:right="1440" w:bottom="1077" w:left="1440" w:header="851" w:footer="851" w:gutter="0"/>
          <w:cols w:space="708"/>
          <w:docGrid w:linePitch="360"/>
        </w:sectPr>
      </w:pPr>
    </w:p>
    <w:p w14:paraId="5644EA89" w14:textId="77777777" w:rsidR="006B2968" w:rsidRPr="000335C5" w:rsidRDefault="003A7DC8" w:rsidP="003A7DC8">
      <w:pPr>
        <w:pStyle w:val="WW-NormalWeb1"/>
        <w:tabs>
          <w:tab w:val="left" w:pos="709"/>
        </w:tabs>
        <w:spacing w:before="0" w:after="0"/>
        <w:jc w:val="both"/>
        <w:rPr>
          <w:rFonts w:ascii="Arial" w:hAnsi="Arial" w:cs="Arial"/>
          <w:b/>
          <w:bCs/>
          <w:sz w:val="18"/>
          <w:szCs w:val="18"/>
        </w:rPr>
      </w:pPr>
      <w:r w:rsidRPr="000335C5">
        <w:rPr>
          <w:rFonts w:ascii="Arial" w:hAnsi="Arial" w:cs="Arial"/>
          <w:b/>
          <w:bCs/>
          <w:sz w:val="18"/>
          <w:szCs w:val="18"/>
        </w:rPr>
        <w:lastRenderedPageBreak/>
        <w:t>3.1.2. İş Paketleri</w:t>
      </w:r>
    </w:p>
    <w:p w14:paraId="2CE67571" w14:textId="77777777" w:rsidR="006B2968" w:rsidRPr="000335C5" w:rsidRDefault="006B2968" w:rsidP="006B2968">
      <w:pPr>
        <w:pStyle w:val="WW-NormalWeb1"/>
        <w:spacing w:before="0" w:after="0"/>
        <w:ind w:left="1080"/>
        <w:jc w:val="both"/>
        <w:rPr>
          <w:rFonts w:ascii="Arial" w:hAnsi="Arial" w:cs="Arial"/>
          <w:b/>
          <w:bCs/>
          <w:sz w:val="18"/>
          <w:szCs w:val="18"/>
        </w:rPr>
      </w:pPr>
    </w:p>
    <w:p w14:paraId="20344A91" w14:textId="77777777" w:rsidR="0042279F" w:rsidRPr="000335C5" w:rsidRDefault="0042279F" w:rsidP="0042279F">
      <w:pPr>
        <w:pStyle w:val="WW-NormalWeb1"/>
        <w:spacing w:before="0" w:after="0"/>
        <w:contextualSpacing/>
        <w:jc w:val="both"/>
        <w:rPr>
          <w:rFonts w:ascii="Arial" w:hAnsi="Arial" w:cs="Arial"/>
          <w:bCs/>
          <w:color w:val="000000"/>
          <w:sz w:val="18"/>
          <w:szCs w:val="18"/>
        </w:rPr>
      </w:pPr>
      <w:r w:rsidRPr="000335C5">
        <w:rPr>
          <w:rFonts w:ascii="Arial" w:hAnsi="Arial" w:cs="Arial"/>
          <w:bCs/>
          <w:sz w:val="18"/>
          <w:szCs w:val="18"/>
        </w:rPr>
        <w:t xml:space="preserve">Proje, izlenebilir ve ölçülebilir hedefleri olan </w:t>
      </w:r>
      <w:proofErr w:type="spellStart"/>
      <w:r w:rsidR="00D26232" w:rsidRPr="000335C5">
        <w:rPr>
          <w:rFonts w:ascii="Arial" w:hAnsi="Arial" w:cs="Arial"/>
          <w:bCs/>
          <w:sz w:val="18"/>
          <w:szCs w:val="18"/>
        </w:rPr>
        <w:t>İP’lerden</w:t>
      </w:r>
      <w:proofErr w:type="spellEnd"/>
      <w:r w:rsidRPr="000335C5">
        <w:rPr>
          <w:rFonts w:ascii="Arial" w:hAnsi="Arial" w:cs="Arial"/>
          <w:bCs/>
          <w:sz w:val="18"/>
          <w:szCs w:val="18"/>
        </w:rPr>
        <w:t xml:space="preserve"> oluşur. </w:t>
      </w:r>
      <w:r w:rsidR="00D26232" w:rsidRPr="000335C5">
        <w:rPr>
          <w:rFonts w:ascii="Arial" w:hAnsi="Arial" w:cs="Arial"/>
          <w:bCs/>
          <w:sz w:val="18"/>
          <w:szCs w:val="18"/>
        </w:rPr>
        <w:t>İP</w:t>
      </w:r>
      <w:r w:rsidRPr="000335C5">
        <w:rPr>
          <w:rFonts w:ascii="Arial" w:hAnsi="Arial" w:cs="Arial"/>
          <w:bCs/>
          <w:sz w:val="18"/>
          <w:szCs w:val="18"/>
        </w:rPr>
        <w:t xml:space="preserve"> oluşturulurken birbirileri ile ilişkili görevlerin bir araya getirilmesi beklenir.</w:t>
      </w:r>
      <w:r w:rsidRPr="000335C5">
        <w:rPr>
          <w:rFonts w:ascii="Arial" w:hAnsi="Arial" w:cs="Arial"/>
          <w:color w:val="000000"/>
          <w:sz w:val="18"/>
          <w:szCs w:val="18"/>
        </w:rPr>
        <w:t xml:space="preserve"> </w:t>
      </w:r>
      <w:proofErr w:type="spellStart"/>
      <w:r w:rsidR="00D26232" w:rsidRPr="000335C5">
        <w:rPr>
          <w:rFonts w:ascii="Arial" w:hAnsi="Arial" w:cs="Arial"/>
          <w:color w:val="000000"/>
          <w:sz w:val="18"/>
          <w:szCs w:val="18"/>
        </w:rPr>
        <w:t>İP’nin</w:t>
      </w:r>
      <w:proofErr w:type="spellEnd"/>
      <w:r w:rsidRPr="000335C5">
        <w:rPr>
          <w:rFonts w:ascii="Arial" w:hAnsi="Arial" w:cs="Arial"/>
          <w:color w:val="000000"/>
          <w:sz w:val="18"/>
          <w:szCs w:val="18"/>
        </w:rPr>
        <w:t xml:space="preserve"> </w:t>
      </w:r>
      <w:r w:rsidR="00D26232" w:rsidRPr="000335C5">
        <w:rPr>
          <w:rFonts w:ascii="Arial" w:hAnsi="Arial" w:cs="Arial"/>
          <w:color w:val="000000"/>
          <w:sz w:val="18"/>
          <w:szCs w:val="18"/>
        </w:rPr>
        <w:t xml:space="preserve">başarılı bir şekilde tamamlanma durumunun izlenebilmesi için </w:t>
      </w:r>
      <w:r w:rsidRPr="000335C5">
        <w:rPr>
          <w:rFonts w:ascii="Arial" w:hAnsi="Arial" w:cs="Arial"/>
          <w:color w:val="000000"/>
          <w:sz w:val="18"/>
          <w:szCs w:val="18"/>
        </w:rPr>
        <w:t>her bir</w:t>
      </w:r>
      <w:r w:rsidR="00D26232" w:rsidRPr="000335C5">
        <w:rPr>
          <w:rFonts w:ascii="Arial" w:hAnsi="Arial" w:cs="Arial"/>
          <w:color w:val="000000"/>
          <w:sz w:val="18"/>
          <w:szCs w:val="18"/>
        </w:rPr>
        <w:t xml:space="preserve"> </w:t>
      </w:r>
      <w:proofErr w:type="spellStart"/>
      <w:r w:rsidR="00D26232" w:rsidRPr="000335C5">
        <w:rPr>
          <w:rFonts w:ascii="Arial" w:hAnsi="Arial" w:cs="Arial"/>
          <w:color w:val="000000"/>
          <w:sz w:val="18"/>
          <w:szCs w:val="18"/>
        </w:rPr>
        <w:t>İP’nin</w:t>
      </w:r>
      <w:proofErr w:type="spellEnd"/>
      <w:r w:rsidR="00D26232" w:rsidRPr="000335C5">
        <w:rPr>
          <w:rFonts w:ascii="Arial" w:hAnsi="Arial" w:cs="Arial"/>
          <w:color w:val="000000"/>
          <w:sz w:val="18"/>
          <w:szCs w:val="18"/>
        </w:rPr>
        <w:t xml:space="preserve"> </w:t>
      </w:r>
      <w:r w:rsidRPr="000335C5">
        <w:rPr>
          <w:rFonts w:ascii="Arial" w:hAnsi="Arial" w:cs="Arial"/>
          <w:color w:val="000000"/>
          <w:sz w:val="18"/>
          <w:szCs w:val="18"/>
        </w:rPr>
        <w:t xml:space="preserve">hedefi, başarı ölçütü ve ara çıktısı/çıktıları </w:t>
      </w:r>
      <w:r w:rsidR="00D26232" w:rsidRPr="000335C5">
        <w:rPr>
          <w:rFonts w:ascii="Arial" w:hAnsi="Arial" w:cs="Arial"/>
          <w:color w:val="000000"/>
          <w:sz w:val="18"/>
          <w:szCs w:val="18"/>
        </w:rPr>
        <w:t xml:space="preserve">somut bir şekilde </w:t>
      </w:r>
      <w:r w:rsidRPr="000335C5">
        <w:rPr>
          <w:rFonts w:ascii="Arial" w:hAnsi="Arial" w:cs="Arial"/>
          <w:color w:val="000000"/>
          <w:sz w:val="18"/>
          <w:szCs w:val="18"/>
        </w:rPr>
        <w:t>belirtilir.</w:t>
      </w:r>
    </w:p>
    <w:p w14:paraId="111D6057" w14:textId="77777777" w:rsidR="00A714E7" w:rsidRPr="000335C5" w:rsidRDefault="00A714E7" w:rsidP="006B2968">
      <w:pPr>
        <w:pStyle w:val="WW-NormalWeb1"/>
        <w:spacing w:before="0" w:after="0"/>
        <w:jc w:val="both"/>
        <w:rPr>
          <w:rFonts w:ascii="Arial" w:hAnsi="Arial" w:cs="Arial"/>
          <w:bCs/>
          <w:sz w:val="18"/>
          <w:szCs w:val="18"/>
        </w:rPr>
      </w:pPr>
    </w:p>
    <w:p w14:paraId="2F059DE8" w14:textId="77777777" w:rsidR="006B2968" w:rsidRPr="000335C5" w:rsidRDefault="006B2968" w:rsidP="006B2968">
      <w:pPr>
        <w:pStyle w:val="WW-NormalWeb1"/>
        <w:spacing w:before="0" w:after="0"/>
        <w:jc w:val="both"/>
        <w:rPr>
          <w:rFonts w:ascii="Arial" w:hAnsi="Arial" w:cs="Arial"/>
          <w:bCs/>
          <w:color w:val="000000"/>
          <w:sz w:val="18"/>
          <w:szCs w:val="18"/>
        </w:rPr>
      </w:pPr>
      <w:r w:rsidRPr="000335C5">
        <w:rPr>
          <w:rFonts w:ascii="Arial" w:hAnsi="Arial" w:cs="Arial"/>
          <w:bCs/>
          <w:sz w:val="18"/>
          <w:szCs w:val="18"/>
        </w:rPr>
        <w:t xml:space="preserve">Aşağıdaki </w:t>
      </w:r>
      <w:r w:rsidR="00CF4F4F" w:rsidRPr="000335C5">
        <w:rPr>
          <w:rFonts w:ascii="Arial" w:hAnsi="Arial" w:cs="Arial"/>
          <w:bCs/>
          <w:sz w:val="18"/>
          <w:szCs w:val="18"/>
        </w:rPr>
        <w:t>İP</w:t>
      </w:r>
      <w:r w:rsidRPr="000335C5">
        <w:rPr>
          <w:rFonts w:ascii="Arial" w:hAnsi="Arial" w:cs="Arial"/>
          <w:bCs/>
          <w:sz w:val="18"/>
          <w:szCs w:val="18"/>
        </w:rPr>
        <w:t xml:space="preserve"> Tablosu, </w:t>
      </w:r>
      <w:r w:rsidR="00CF4F4F" w:rsidRPr="000335C5">
        <w:rPr>
          <w:rFonts w:ascii="Arial" w:hAnsi="Arial" w:cs="Arial"/>
          <w:bCs/>
          <w:sz w:val="18"/>
          <w:szCs w:val="18"/>
        </w:rPr>
        <w:t>her bir İP</w:t>
      </w:r>
      <w:r w:rsidRPr="000335C5">
        <w:rPr>
          <w:rFonts w:ascii="Arial" w:hAnsi="Arial" w:cs="Arial"/>
          <w:bCs/>
          <w:sz w:val="18"/>
          <w:szCs w:val="18"/>
        </w:rPr>
        <w:t xml:space="preserve"> </w:t>
      </w:r>
      <w:r w:rsidR="00041B7A" w:rsidRPr="000335C5">
        <w:rPr>
          <w:rFonts w:ascii="Arial" w:hAnsi="Arial" w:cs="Arial"/>
          <w:bCs/>
          <w:color w:val="000000"/>
          <w:sz w:val="18"/>
          <w:szCs w:val="18"/>
        </w:rPr>
        <w:t>için ayrı ayrı hazırlanır</w:t>
      </w:r>
      <w:r w:rsidRPr="000335C5">
        <w:rPr>
          <w:rFonts w:ascii="Arial" w:hAnsi="Arial" w:cs="Arial"/>
          <w:bCs/>
          <w:color w:val="000000"/>
          <w:sz w:val="18"/>
          <w:szCs w:val="18"/>
        </w:rPr>
        <w:t xml:space="preserve">. İP sayısına göre tablo çoğaltılabilir. </w:t>
      </w:r>
    </w:p>
    <w:p w14:paraId="05879EE2" w14:textId="77777777" w:rsidR="00041B7A" w:rsidRPr="000335C5" w:rsidRDefault="00041B7A" w:rsidP="00041B7A">
      <w:pPr>
        <w:pStyle w:val="WW-NormalWeb1"/>
        <w:spacing w:before="0" w:after="0"/>
        <w:contextualSpacing/>
        <w:jc w:val="both"/>
        <w:rPr>
          <w:rFonts w:ascii="Arial" w:hAnsi="Arial" w:cs="Arial"/>
          <w:color w:val="000000"/>
          <w:sz w:val="18"/>
          <w:szCs w:val="18"/>
        </w:rPr>
      </w:pPr>
    </w:p>
    <w:p w14:paraId="3EE6F029" w14:textId="77777777" w:rsidR="00CE6E56" w:rsidRPr="000335C5" w:rsidRDefault="00CE6E56" w:rsidP="006B2968">
      <w:pPr>
        <w:pStyle w:val="WW-NormalWeb1"/>
        <w:spacing w:before="0" w:after="0"/>
        <w:jc w:val="both"/>
        <w:rPr>
          <w:rFonts w:ascii="Arial" w:hAnsi="Arial" w:cs="Arial"/>
          <w:bCs/>
          <w:sz w:val="18"/>
          <w:szCs w:val="18"/>
        </w:rPr>
      </w:pPr>
    </w:p>
    <w:tbl>
      <w:tblPr>
        <w:tblW w:w="4875" w:type="pct"/>
        <w:jc w:val="center"/>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787"/>
        <w:gridCol w:w="2956"/>
        <w:gridCol w:w="4743"/>
      </w:tblGrid>
      <w:tr w:rsidR="006B2968" w:rsidRPr="000335C5" w14:paraId="342640E7" w14:textId="77777777" w:rsidTr="00391EBD">
        <w:trPr>
          <w:cantSplit/>
          <w:trHeight w:val="451"/>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0E0E0"/>
            <w:vAlign w:val="center"/>
          </w:tcPr>
          <w:p w14:paraId="3C98273E" w14:textId="77777777" w:rsidR="006B2968" w:rsidRPr="000335C5" w:rsidRDefault="006B2968" w:rsidP="00AB0425">
            <w:pPr>
              <w:jc w:val="center"/>
              <w:rPr>
                <w:rFonts w:ascii="Arial" w:hAnsi="Arial" w:cs="Arial"/>
                <w:b/>
                <w:sz w:val="18"/>
                <w:szCs w:val="18"/>
                <w:lang w:val="tr-TR"/>
              </w:rPr>
            </w:pPr>
            <w:r w:rsidRPr="000335C5">
              <w:rPr>
                <w:rFonts w:ascii="Arial" w:hAnsi="Arial" w:cs="Arial"/>
                <w:b/>
                <w:sz w:val="18"/>
                <w:szCs w:val="18"/>
                <w:lang w:val="tr-TR"/>
              </w:rPr>
              <w:t>İŞ PAKETİ TABLOSU</w:t>
            </w:r>
          </w:p>
        </w:tc>
      </w:tr>
      <w:tr w:rsidR="00BD3868" w:rsidRPr="000335C5" w14:paraId="120BF949" w14:textId="77777777" w:rsidTr="00BD3868">
        <w:trPr>
          <w:cantSplit/>
          <w:trHeight w:val="608"/>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3A94AD6B" w14:textId="77777777" w:rsidR="00BD3868" w:rsidRPr="000335C5" w:rsidRDefault="00BD3868" w:rsidP="00BD3868">
            <w:pPr>
              <w:rPr>
                <w:rFonts w:ascii="Arial" w:hAnsi="Arial" w:cs="Arial"/>
                <w:b/>
                <w:sz w:val="18"/>
                <w:szCs w:val="18"/>
                <w:lang w:val="tr-TR"/>
              </w:rPr>
            </w:pPr>
            <w:r w:rsidRPr="000335C5">
              <w:rPr>
                <w:rFonts w:ascii="Arial" w:hAnsi="Arial" w:cs="Arial"/>
                <w:b/>
                <w:sz w:val="18"/>
                <w:szCs w:val="18"/>
                <w:lang w:val="tr-TR"/>
              </w:rPr>
              <w:t>İP No: 1</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74CDB0FE" w14:textId="32AE4FAB" w:rsidR="00BD3868" w:rsidRPr="000335C5" w:rsidRDefault="00BD3868" w:rsidP="00BD3868">
            <w:pPr>
              <w:rPr>
                <w:rFonts w:ascii="Arial" w:hAnsi="Arial" w:cs="Arial"/>
                <w:b/>
                <w:sz w:val="18"/>
                <w:szCs w:val="18"/>
                <w:lang w:val="tr-TR"/>
              </w:rPr>
            </w:pPr>
            <w:r w:rsidRPr="000335C5">
              <w:rPr>
                <w:rFonts w:ascii="Arial" w:hAnsi="Arial" w:cs="Arial"/>
                <w:b/>
                <w:sz w:val="18"/>
                <w:szCs w:val="18"/>
              </w:rPr>
              <w:t xml:space="preserve">İP </w:t>
            </w:r>
            <w:proofErr w:type="spellStart"/>
            <w:r w:rsidRPr="000335C5">
              <w:rPr>
                <w:rFonts w:ascii="Arial" w:hAnsi="Arial" w:cs="Arial"/>
                <w:b/>
                <w:sz w:val="18"/>
                <w:szCs w:val="18"/>
              </w:rPr>
              <w:t>Adı</w:t>
            </w:r>
            <w:proofErr w:type="spellEnd"/>
            <w:r w:rsidRPr="000335C5">
              <w:rPr>
                <w:rFonts w:ascii="Arial" w:hAnsi="Arial" w:cs="Arial"/>
                <w:b/>
                <w:sz w:val="18"/>
                <w:szCs w:val="18"/>
              </w:rPr>
              <w:t xml:space="preserve">: </w:t>
            </w:r>
            <w:proofErr w:type="spellStart"/>
            <w:r w:rsidR="00F04542">
              <w:rPr>
                <w:rFonts w:ascii="Arial" w:hAnsi="Arial" w:cs="Arial"/>
                <w:bCs/>
                <w:color w:val="000000"/>
                <w:sz w:val="18"/>
                <w:szCs w:val="18"/>
              </w:rPr>
              <w:t>Deney</w:t>
            </w:r>
            <w:proofErr w:type="spellEnd"/>
            <w:r w:rsidR="00F04542">
              <w:rPr>
                <w:rFonts w:ascii="Arial" w:hAnsi="Arial" w:cs="Arial"/>
                <w:bCs/>
                <w:color w:val="000000"/>
                <w:sz w:val="18"/>
                <w:szCs w:val="18"/>
              </w:rPr>
              <w:t xml:space="preserve"> </w:t>
            </w:r>
            <w:proofErr w:type="spellStart"/>
            <w:r w:rsidR="002B6A0E">
              <w:rPr>
                <w:rFonts w:ascii="Arial" w:hAnsi="Arial" w:cs="Arial"/>
                <w:bCs/>
                <w:color w:val="000000"/>
                <w:sz w:val="18"/>
                <w:szCs w:val="18"/>
              </w:rPr>
              <w:t>N</w:t>
            </w:r>
            <w:r w:rsidR="00F04542">
              <w:rPr>
                <w:rFonts w:ascii="Arial" w:hAnsi="Arial" w:cs="Arial"/>
                <w:bCs/>
                <w:color w:val="000000"/>
                <w:sz w:val="18"/>
                <w:szCs w:val="18"/>
              </w:rPr>
              <w:t>umunelerinin</w:t>
            </w:r>
            <w:proofErr w:type="spellEnd"/>
            <w:r w:rsidR="00F04542">
              <w:rPr>
                <w:rFonts w:ascii="Arial" w:hAnsi="Arial" w:cs="Arial"/>
                <w:bCs/>
                <w:color w:val="000000"/>
                <w:sz w:val="18"/>
                <w:szCs w:val="18"/>
              </w:rPr>
              <w:t xml:space="preserve"> </w:t>
            </w:r>
            <w:proofErr w:type="spellStart"/>
            <w:r w:rsidR="00F04542">
              <w:rPr>
                <w:rFonts w:ascii="Arial" w:hAnsi="Arial" w:cs="Arial"/>
                <w:bCs/>
                <w:color w:val="000000"/>
                <w:sz w:val="18"/>
                <w:szCs w:val="18"/>
              </w:rPr>
              <w:t>hazırlanması</w:t>
            </w:r>
            <w:proofErr w:type="spellEnd"/>
            <w:r w:rsidR="00F04542">
              <w:rPr>
                <w:rFonts w:ascii="Arial" w:hAnsi="Arial" w:cs="Arial"/>
                <w:bCs/>
                <w:color w:val="000000"/>
                <w:sz w:val="18"/>
                <w:szCs w:val="18"/>
              </w:rPr>
              <w:t xml:space="preserve"> </w:t>
            </w:r>
            <w:proofErr w:type="spellStart"/>
            <w:r w:rsidR="00F04542">
              <w:rPr>
                <w:rFonts w:ascii="Arial" w:hAnsi="Arial" w:cs="Arial"/>
                <w:bCs/>
                <w:color w:val="000000"/>
                <w:sz w:val="18"/>
                <w:szCs w:val="18"/>
              </w:rPr>
              <w:t>ve</w:t>
            </w:r>
            <w:proofErr w:type="spellEnd"/>
            <w:r w:rsidR="00F04542">
              <w:rPr>
                <w:rFonts w:ascii="Arial" w:hAnsi="Arial" w:cs="Arial"/>
                <w:bCs/>
                <w:color w:val="000000"/>
                <w:sz w:val="18"/>
                <w:szCs w:val="18"/>
              </w:rPr>
              <w:t xml:space="preserve"> </w:t>
            </w:r>
            <w:proofErr w:type="spellStart"/>
            <w:r w:rsidR="00F04542">
              <w:rPr>
                <w:rFonts w:ascii="Arial" w:hAnsi="Arial" w:cs="Arial"/>
                <w:bCs/>
                <w:color w:val="000000"/>
                <w:sz w:val="18"/>
                <w:szCs w:val="18"/>
              </w:rPr>
              <w:t>tanımlanması</w:t>
            </w:r>
            <w:proofErr w:type="spellEnd"/>
          </w:p>
        </w:tc>
      </w:tr>
      <w:tr w:rsidR="006B2968" w:rsidRPr="000335C5" w14:paraId="739314D1" w14:textId="77777777" w:rsidTr="00391EBD">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7067267B" w14:textId="77777777" w:rsidR="00B670BF" w:rsidRPr="000335C5" w:rsidRDefault="00B670BF" w:rsidP="00AB0425">
            <w:pPr>
              <w:rPr>
                <w:rFonts w:ascii="Arial" w:hAnsi="Arial" w:cs="Arial"/>
                <w:b/>
                <w:sz w:val="18"/>
                <w:szCs w:val="18"/>
                <w:lang w:val="tr-TR"/>
              </w:rPr>
            </w:pPr>
          </w:p>
          <w:p w14:paraId="403C2908" w14:textId="65FCAC08" w:rsidR="006B2968" w:rsidRPr="000335C5" w:rsidRDefault="006B2968" w:rsidP="00AB0425">
            <w:pPr>
              <w:rPr>
                <w:rFonts w:ascii="Arial" w:hAnsi="Arial" w:cs="Arial"/>
                <w:b/>
                <w:sz w:val="18"/>
                <w:szCs w:val="18"/>
                <w:lang w:val="tr-TR"/>
              </w:rPr>
            </w:pPr>
            <w:r w:rsidRPr="000335C5">
              <w:rPr>
                <w:rFonts w:ascii="Arial" w:hAnsi="Arial" w:cs="Arial"/>
                <w:b/>
                <w:sz w:val="18"/>
                <w:szCs w:val="18"/>
                <w:lang w:val="tr-TR"/>
              </w:rPr>
              <w:t xml:space="preserve">İP </w:t>
            </w:r>
            <w:r w:rsidR="00041B7A" w:rsidRPr="000335C5">
              <w:rPr>
                <w:rFonts w:ascii="Arial" w:hAnsi="Arial" w:cs="Arial"/>
                <w:b/>
                <w:sz w:val="18"/>
                <w:szCs w:val="18"/>
                <w:lang w:val="tr-TR"/>
              </w:rPr>
              <w:t>Hedefi</w:t>
            </w:r>
            <w:r w:rsidRPr="000335C5">
              <w:rPr>
                <w:rFonts w:ascii="Arial" w:hAnsi="Arial" w:cs="Arial"/>
                <w:b/>
                <w:sz w:val="18"/>
                <w:szCs w:val="18"/>
                <w:lang w:val="tr-TR"/>
              </w:rPr>
              <w:t xml:space="preserve">: </w:t>
            </w:r>
            <w:r w:rsidR="00C2391C" w:rsidRPr="00DB3F87">
              <w:rPr>
                <w:rFonts w:ascii="Arial" w:hAnsi="Arial" w:cs="Arial"/>
                <w:bCs/>
                <w:sz w:val="18"/>
                <w:szCs w:val="18"/>
                <w:lang w:val="tr-TR"/>
              </w:rPr>
              <w:t xml:space="preserve">Çökelme deneyleri için uygun </w:t>
            </w:r>
            <w:proofErr w:type="spellStart"/>
            <w:r w:rsidR="00C2391C" w:rsidRPr="00DB3F87">
              <w:rPr>
                <w:rFonts w:ascii="Arial" w:hAnsi="Arial" w:cs="Arial"/>
                <w:bCs/>
                <w:sz w:val="18"/>
                <w:szCs w:val="18"/>
                <w:lang w:val="tr-TR"/>
              </w:rPr>
              <w:t>mikroplastiklerin</w:t>
            </w:r>
            <w:proofErr w:type="spellEnd"/>
            <w:r w:rsidR="00C2391C" w:rsidRPr="00DB3F87">
              <w:rPr>
                <w:rFonts w:ascii="Arial" w:hAnsi="Arial" w:cs="Arial"/>
                <w:bCs/>
                <w:sz w:val="18"/>
                <w:szCs w:val="18"/>
                <w:lang w:val="tr-TR"/>
              </w:rPr>
              <w:t xml:space="preserve"> hazırlanması, tanımlanması ve karakterizasyonu.</w:t>
            </w:r>
          </w:p>
          <w:p w14:paraId="5EFEE48E" w14:textId="77777777" w:rsidR="006B2968" w:rsidRPr="000335C5" w:rsidRDefault="00BD3868" w:rsidP="00AB0425">
            <w:pPr>
              <w:rPr>
                <w:rFonts w:ascii="Arial" w:hAnsi="Arial" w:cs="Arial"/>
                <w:b/>
                <w:sz w:val="18"/>
                <w:szCs w:val="18"/>
                <w:lang w:val="tr-TR"/>
              </w:rPr>
            </w:pPr>
            <w:r w:rsidRPr="000335C5">
              <w:rPr>
                <w:rFonts w:ascii="Arial" w:hAnsi="Arial" w:cs="Arial"/>
                <w:b/>
                <w:sz w:val="18"/>
                <w:szCs w:val="18"/>
                <w:lang w:val="tr-TR"/>
              </w:rPr>
              <w:t xml:space="preserve"> </w:t>
            </w:r>
          </w:p>
        </w:tc>
      </w:tr>
      <w:tr w:rsidR="004C10B1" w:rsidRPr="000335C5" w14:paraId="20C627C7" w14:textId="77777777" w:rsidTr="004C10B1">
        <w:tblPrEx>
          <w:tblBorders>
            <w:insideH w:val="single" w:sz="6" w:space="0" w:color="000000"/>
            <w:insideV w:val="single" w:sz="6" w:space="0" w:color="000000"/>
          </w:tblBorders>
        </w:tblPrEx>
        <w:trPr>
          <w:trHeight w:val="475"/>
          <w:jc w:val="center"/>
        </w:trPr>
        <w:tc>
          <w:tcPr>
            <w:tcW w:w="2500" w:type="pct"/>
            <w:gridSpan w:val="2"/>
            <w:tcBorders>
              <w:top w:val="single" w:sz="6" w:space="0" w:color="000000"/>
              <w:left w:val="single" w:sz="6" w:space="0" w:color="000000"/>
              <w:bottom w:val="single" w:sz="6" w:space="0" w:color="000000"/>
              <w:right w:val="single" w:sz="6" w:space="0" w:color="000000"/>
            </w:tcBorders>
          </w:tcPr>
          <w:p w14:paraId="6C929214" w14:textId="77777777" w:rsidR="004C10B1" w:rsidRPr="000335C5" w:rsidRDefault="004C10B1" w:rsidP="00AB0425">
            <w:pPr>
              <w:rPr>
                <w:rFonts w:ascii="Arial" w:hAnsi="Arial" w:cs="Arial"/>
                <w:b/>
                <w:sz w:val="18"/>
                <w:szCs w:val="18"/>
                <w:lang w:val="tr-TR"/>
              </w:rPr>
            </w:pPr>
            <w:r w:rsidRPr="000335C5">
              <w:rPr>
                <w:rFonts w:ascii="Arial" w:hAnsi="Arial" w:cs="Arial"/>
                <w:b/>
                <w:sz w:val="18"/>
                <w:szCs w:val="18"/>
                <w:lang w:val="tr-TR"/>
              </w:rPr>
              <w:t>İP Kapsamında Yapılacak İşler/Görevler:</w:t>
            </w:r>
          </w:p>
          <w:p w14:paraId="4DFB08B8" w14:textId="77777777" w:rsidR="004C10B1" w:rsidRPr="000335C5" w:rsidRDefault="004C10B1" w:rsidP="00AB0425">
            <w:pPr>
              <w:rPr>
                <w:rFonts w:ascii="Arial" w:hAnsi="Arial" w:cs="Arial"/>
                <w:sz w:val="18"/>
                <w:szCs w:val="18"/>
                <w:lang w:val="tr-TR"/>
              </w:rPr>
            </w:pPr>
          </w:p>
          <w:p w14:paraId="531A7F79" w14:textId="3B3D1411" w:rsidR="00F11E48" w:rsidRPr="00DB3F87" w:rsidRDefault="00BD3868" w:rsidP="00F11E48">
            <w:pPr>
              <w:rPr>
                <w:rFonts w:ascii="Arial" w:hAnsi="Arial" w:cs="Arial"/>
                <w:bCs/>
                <w:i/>
                <w:sz w:val="18"/>
                <w:szCs w:val="18"/>
                <w:lang w:val="tr-TR"/>
              </w:rPr>
            </w:pPr>
            <w:r w:rsidRPr="00DB3F87">
              <w:rPr>
                <w:rFonts w:ascii="Arial" w:hAnsi="Arial" w:cs="Arial"/>
                <w:bCs/>
                <w:i/>
                <w:sz w:val="18"/>
                <w:szCs w:val="18"/>
                <w:lang w:val="tr-TR"/>
              </w:rPr>
              <w:t>1</w:t>
            </w:r>
            <w:r w:rsidR="004C10B1" w:rsidRPr="00DB3F87">
              <w:rPr>
                <w:rFonts w:ascii="Arial" w:hAnsi="Arial" w:cs="Arial"/>
                <w:bCs/>
                <w:i/>
                <w:sz w:val="18"/>
                <w:szCs w:val="18"/>
                <w:lang w:val="tr-TR"/>
              </w:rPr>
              <w:t xml:space="preserve">.1. </w:t>
            </w:r>
            <w:r w:rsidR="00B24A1A" w:rsidRPr="00DB3F87">
              <w:rPr>
                <w:rFonts w:ascii="Arial" w:hAnsi="Arial" w:cs="Arial"/>
                <w:bCs/>
                <w:i/>
                <w:sz w:val="18"/>
                <w:szCs w:val="18"/>
                <w:lang w:val="tr-TR"/>
              </w:rPr>
              <w:t>Üreticiden alınan ham polimer tabak</w:t>
            </w:r>
            <w:r w:rsidR="00F11E48">
              <w:rPr>
                <w:rFonts w:ascii="Arial" w:hAnsi="Arial" w:cs="Arial"/>
                <w:bCs/>
                <w:i/>
                <w:sz w:val="18"/>
                <w:szCs w:val="18"/>
                <w:lang w:val="tr-TR"/>
              </w:rPr>
              <w:t>a</w:t>
            </w:r>
            <w:r w:rsidR="00B24A1A" w:rsidRPr="00DB3F87">
              <w:rPr>
                <w:rFonts w:ascii="Arial" w:hAnsi="Arial" w:cs="Arial"/>
                <w:bCs/>
                <w:i/>
                <w:sz w:val="18"/>
                <w:szCs w:val="18"/>
                <w:lang w:val="tr-TR"/>
              </w:rPr>
              <w:t xml:space="preserve">lardan </w:t>
            </w:r>
            <w:r w:rsidR="00F11E48">
              <w:rPr>
                <w:rFonts w:ascii="Arial" w:hAnsi="Arial" w:cs="Arial"/>
                <w:bCs/>
                <w:i/>
                <w:sz w:val="18"/>
                <w:szCs w:val="18"/>
                <w:lang w:val="tr-TR"/>
              </w:rPr>
              <w:t xml:space="preserve">ve </w:t>
            </w:r>
            <w:proofErr w:type="spellStart"/>
            <w:r w:rsidR="00F11E48" w:rsidRPr="00DB3F87">
              <w:rPr>
                <w:rFonts w:ascii="Arial" w:hAnsi="Arial" w:cs="Arial"/>
                <w:bCs/>
                <w:i/>
                <w:sz w:val="18"/>
                <w:szCs w:val="18"/>
                <w:lang w:val="tr-TR"/>
              </w:rPr>
              <w:t>hammadelerinden</w:t>
            </w:r>
            <w:proofErr w:type="spellEnd"/>
            <w:r w:rsidR="00F11E48" w:rsidRPr="00DB3F87">
              <w:rPr>
                <w:rFonts w:ascii="Arial" w:hAnsi="Arial" w:cs="Arial"/>
                <w:bCs/>
                <w:i/>
                <w:sz w:val="18"/>
                <w:szCs w:val="18"/>
                <w:lang w:val="tr-TR"/>
              </w:rPr>
              <w:t xml:space="preserve"> uygun </w:t>
            </w:r>
            <w:r w:rsidR="00F11E48">
              <w:rPr>
                <w:rFonts w:ascii="Arial" w:hAnsi="Arial" w:cs="Arial"/>
                <w:bCs/>
                <w:i/>
                <w:sz w:val="18"/>
                <w:szCs w:val="18"/>
                <w:lang w:val="tr-TR"/>
              </w:rPr>
              <w:t xml:space="preserve">yöntemle </w:t>
            </w:r>
            <w:r w:rsidR="00F11E48" w:rsidRPr="00DB3F87">
              <w:rPr>
                <w:rFonts w:ascii="Arial" w:hAnsi="Arial" w:cs="Arial"/>
                <w:bCs/>
                <w:i/>
                <w:sz w:val="18"/>
                <w:szCs w:val="18"/>
                <w:lang w:val="tr-TR"/>
              </w:rPr>
              <w:t>polimer elde edilmesi</w:t>
            </w:r>
          </w:p>
          <w:p w14:paraId="371A3841" w14:textId="3F5702AE" w:rsidR="004C10B1" w:rsidRPr="00492038" w:rsidRDefault="00BD3868" w:rsidP="00492038">
            <w:pPr>
              <w:rPr>
                <w:rFonts w:ascii="Arial" w:hAnsi="Arial" w:cs="Arial"/>
                <w:b/>
                <w:i/>
                <w:sz w:val="18"/>
                <w:szCs w:val="18"/>
                <w:lang w:val="tr-TR"/>
              </w:rPr>
            </w:pPr>
            <w:r w:rsidRPr="00DB3F87">
              <w:rPr>
                <w:rFonts w:ascii="Arial" w:hAnsi="Arial" w:cs="Arial"/>
                <w:bCs/>
                <w:i/>
                <w:sz w:val="18"/>
                <w:szCs w:val="18"/>
                <w:lang w:val="tr-TR"/>
              </w:rPr>
              <w:t>1</w:t>
            </w:r>
            <w:r w:rsidR="004C10B1" w:rsidRPr="00DB3F87">
              <w:rPr>
                <w:rFonts w:ascii="Arial" w:hAnsi="Arial" w:cs="Arial"/>
                <w:bCs/>
                <w:i/>
                <w:sz w:val="18"/>
                <w:szCs w:val="18"/>
                <w:lang w:val="tr-TR"/>
              </w:rPr>
              <w:t>.</w:t>
            </w:r>
            <w:r w:rsidR="00F11E48">
              <w:rPr>
                <w:rFonts w:ascii="Arial" w:hAnsi="Arial" w:cs="Arial"/>
                <w:bCs/>
                <w:i/>
                <w:sz w:val="18"/>
                <w:szCs w:val="18"/>
                <w:lang w:val="tr-TR"/>
              </w:rPr>
              <w:t>2</w:t>
            </w:r>
            <w:r w:rsidR="004C10B1" w:rsidRPr="00DB3F87">
              <w:rPr>
                <w:rFonts w:ascii="Arial" w:hAnsi="Arial" w:cs="Arial"/>
                <w:bCs/>
                <w:i/>
                <w:sz w:val="18"/>
                <w:szCs w:val="18"/>
                <w:lang w:val="tr-TR"/>
              </w:rPr>
              <w:t>.</w:t>
            </w:r>
            <w:r w:rsidR="00B24A1A" w:rsidRPr="00DB3F87">
              <w:rPr>
                <w:rFonts w:ascii="Arial" w:hAnsi="Arial" w:cs="Arial"/>
                <w:bCs/>
                <w:i/>
                <w:sz w:val="18"/>
                <w:szCs w:val="18"/>
                <w:lang w:val="tr-TR"/>
              </w:rPr>
              <w:t xml:space="preserve"> Üretilen polimerlerden düzenli ve düzensiz </w:t>
            </w:r>
            <w:r w:rsidR="00B311AD">
              <w:rPr>
                <w:rFonts w:ascii="Arial" w:hAnsi="Arial" w:cs="Arial"/>
                <w:bCs/>
                <w:i/>
                <w:sz w:val="18"/>
                <w:szCs w:val="18"/>
                <w:lang w:val="tr-TR"/>
              </w:rPr>
              <w:t>MP</w:t>
            </w:r>
            <w:r w:rsidR="00B24A1A" w:rsidRPr="00DB3F87">
              <w:rPr>
                <w:rFonts w:ascii="Arial" w:hAnsi="Arial" w:cs="Arial"/>
                <w:bCs/>
                <w:i/>
                <w:sz w:val="18"/>
                <w:szCs w:val="18"/>
                <w:lang w:val="tr-TR"/>
              </w:rPr>
              <w:t xml:space="preserve"> parçacıklar üretilmesi</w:t>
            </w:r>
            <w:r w:rsidR="00492038" w:rsidRPr="00DB3F87">
              <w:rPr>
                <w:rFonts w:ascii="Arial" w:hAnsi="Arial" w:cs="Arial"/>
                <w:bCs/>
                <w:i/>
                <w:sz w:val="18"/>
                <w:szCs w:val="18"/>
                <w:lang w:val="tr-TR"/>
              </w:rPr>
              <w:t xml:space="preserve"> ve tanımlanması</w:t>
            </w:r>
          </w:p>
        </w:tc>
        <w:tc>
          <w:tcPr>
            <w:tcW w:w="2500" w:type="pct"/>
            <w:tcBorders>
              <w:top w:val="single" w:sz="6" w:space="0" w:color="000000"/>
              <w:left w:val="single" w:sz="6" w:space="0" w:color="000000"/>
              <w:bottom w:val="single" w:sz="6" w:space="0" w:color="000000"/>
              <w:right w:val="single" w:sz="6" w:space="0" w:color="000000"/>
            </w:tcBorders>
          </w:tcPr>
          <w:p w14:paraId="03ECF347" w14:textId="77777777" w:rsidR="004C10B1" w:rsidRPr="000335C5" w:rsidRDefault="004C10B1" w:rsidP="00AB0425">
            <w:pPr>
              <w:rPr>
                <w:rFonts w:ascii="Arial" w:hAnsi="Arial" w:cs="Arial"/>
                <w:i/>
                <w:sz w:val="18"/>
                <w:szCs w:val="18"/>
                <w:lang w:val="tr-TR"/>
              </w:rPr>
            </w:pPr>
            <w:r w:rsidRPr="000335C5">
              <w:rPr>
                <w:rFonts w:ascii="Arial" w:hAnsi="Arial" w:cs="Arial"/>
                <w:b/>
                <w:bCs/>
                <w:color w:val="000000"/>
                <w:sz w:val="18"/>
                <w:szCs w:val="18"/>
                <w:lang w:val="tr-TR" w:eastAsia="tr-TR"/>
              </w:rPr>
              <w:t>Kim(</w:t>
            </w:r>
            <w:proofErr w:type="spellStart"/>
            <w:r w:rsidRPr="000335C5">
              <w:rPr>
                <w:rFonts w:ascii="Arial" w:hAnsi="Arial" w:cs="Arial"/>
                <w:b/>
                <w:bCs/>
                <w:color w:val="000000"/>
                <w:sz w:val="18"/>
                <w:szCs w:val="18"/>
                <w:lang w:val="tr-TR" w:eastAsia="tr-TR"/>
              </w:rPr>
              <w:t>ler</w:t>
            </w:r>
            <w:proofErr w:type="spellEnd"/>
            <w:r w:rsidRPr="000335C5">
              <w:rPr>
                <w:rFonts w:ascii="Arial" w:hAnsi="Arial" w:cs="Arial"/>
                <w:b/>
                <w:bCs/>
                <w:color w:val="000000"/>
                <w:sz w:val="18"/>
                <w:szCs w:val="18"/>
                <w:lang w:val="tr-TR" w:eastAsia="tr-TR"/>
              </w:rPr>
              <w:t>) Tarafından Gerçekleştirileceği(*)</w:t>
            </w:r>
          </w:p>
          <w:p w14:paraId="343DA038" w14:textId="3A257FF1" w:rsidR="004C10B1" w:rsidRPr="000C323E" w:rsidRDefault="00F30B04" w:rsidP="00AB0425">
            <w:pPr>
              <w:rPr>
                <w:rFonts w:ascii="Arial" w:hAnsi="Arial" w:cs="Arial"/>
                <w:bCs/>
                <w:sz w:val="18"/>
                <w:szCs w:val="18"/>
                <w:lang w:val="tr-TR"/>
              </w:rPr>
            </w:pPr>
            <w:r w:rsidRPr="00F30B04">
              <w:rPr>
                <w:rFonts w:ascii="Arial" w:hAnsi="Arial" w:cs="Arial"/>
                <w:bCs/>
                <w:sz w:val="18"/>
                <w:szCs w:val="18"/>
                <w:lang w:val="tr-TR"/>
              </w:rPr>
              <w:t>Aslı Numanoğlu Genç</w:t>
            </w:r>
          </w:p>
          <w:p w14:paraId="012FF01C" w14:textId="1E1923BA" w:rsidR="00C2391C" w:rsidRPr="008349F0" w:rsidRDefault="00B24A1A" w:rsidP="004C10B1">
            <w:pPr>
              <w:rPr>
                <w:rFonts w:ascii="Arial" w:hAnsi="Arial" w:cs="Arial"/>
                <w:bCs/>
                <w:sz w:val="18"/>
                <w:szCs w:val="18"/>
                <w:lang w:val="tr-TR"/>
              </w:rPr>
            </w:pPr>
            <w:r w:rsidRPr="008349F0">
              <w:rPr>
                <w:rFonts w:ascii="Arial" w:hAnsi="Arial" w:cs="Arial"/>
                <w:bCs/>
                <w:sz w:val="18"/>
                <w:szCs w:val="18"/>
                <w:lang w:val="tr-TR"/>
              </w:rPr>
              <w:t xml:space="preserve">1.1 </w:t>
            </w:r>
            <w:r w:rsidR="00C2391C" w:rsidRPr="008349F0">
              <w:rPr>
                <w:rFonts w:ascii="Arial" w:hAnsi="Arial" w:cs="Arial"/>
                <w:bCs/>
                <w:sz w:val="18"/>
                <w:szCs w:val="18"/>
                <w:lang w:val="tr-TR"/>
              </w:rPr>
              <w:t>Hatice Kaplan Can</w:t>
            </w:r>
            <w:r w:rsidR="00F11E48" w:rsidRPr="008349F0">
              <w:rPr>
                <w:rFonts w:ascii="Arial" w:hAnsi="Arial" w:cs="Arial"/>
                <w:bCs/>
                <w:sz w:val="18"/>
                <w:szCs w:val="18"/>
                <w:lang w:val="tr-TR"/>
              </w:rPr>
              <w:t>, Ayşe Çağıl Kandemir</w:t>
            </w:r>
            <w:r w:rsidR="00674C24">
              <w:rPr>
                <w:rFonts w:ascii="Arial" w:hAnsi="Arial" w:cs="Arial"/>
                <w:bCs/>
                <w:sz w:val="18"/>
                <w:szCs w:val="18"/>
                <w:lang w:val="tr-TR"/>
              </w:rPr>
              <w:t>, Bursiyer 1</w:t>
            </w:r>
          </w:p>
          <w:p w14:paraId="03A66039" w14:textId="0661C997" w:rsidR="00FC1968" w:rsidRPr="000335C5" w:rsidRDefault="00B24A1A" w:rsidP="00F30B04">
            <w:pPr>
              <w:rPr>
                <w:rFonts w:ascii="Arial" w:hAnsi="Arial" w:cs="Arial"/>
                <w:b/>
                <w:sz w:val="18"/>
                <w:szCs w:val="18"/>
                <w:lang w:val="tr-TR"/>
              </w:rPr>
            </w:pPr>
            <w:r w:rsidRPr="00DB3F87">
              <w:rPr>
                <w:rFonts w:ascii="Arial" w:hAnsi="Arial" w:cs="Arial"/>
                <w:bCs/>
                <w:sz w:val="18"/>
                <w:szCs w:val="18"/>
                <w:lang w:val="tr-TR"/>
              </w:rPr>
              <w:t>1.</w:t>
            </w:r>
            <w:r w:rsidR="00F11E48">
              <w:rPr>
                <w:rFonts w:ascii="Arial" w:hAnsi="Arial" w:cs="Arial"/>
                <w:bCs/>
                <w:sz w:val="18"/>
                <w:szCs w:val="18"/>
                <w:lang w:val="tr-TR"/>
              </w:rPr>
              <w:t>2</w:t>
            </w:r>
            <w:r w:rsidRPr="00DB3F87">
              <w:rPr>
                <w:rFonts w:ascii="Arial" w:hAnsi="Arial" w:cs="Arial"/>
                <w:bCs/>
                <w:sz w:val="18"/>
                <w:szCs w:val="18"/>
                <w:lang w:val="tr-TR"/>
              </w:rPr>
              <w:t xml:space="preserve"> Hatice Can Kaplan, Ayşe Çağıl Kandemir, </w:t>
            </w:r>
            <w:r w:rsidR="00674C24">
              <w:rPr>
                <w:rFonts w:ascii="Arial" w:hAnsi="Arial" w:cs="Arial"/>
                <w:bCs/>
                <w:sz w:val="18"/>
                <w:szCs w:val="18"/>
                <w:lang w:val="tr-TR"/>
              </w:rPr>
              <w:t xml:space="preserve">Bursiyer 1, </w:t>
            </w:r>
          </w:p>
        </w:tc>
      </w:tr>
      <w:tr w:rsidR="006B2968" w:rsidRPr="000335C5" w14:paraId="474A486E" w14:textId="77777777" w:rsidTr="00391EBD">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6CF0B231" w14:textId="3F9DD925" w:rsidR="006B2968" w:rsidRDefault="006B2968" w:rsidP="00F754F6">
            <w:pPr>
              <w:pStyle w:val="WW-NormalWeb1"/>
              <w:spacing w:before="0" w:after="0"/>
              <w:contextualSpacing/>
              <w:jc w:val="both"/>
              <w:rPr>
                <w:rFonts w:ascii="Arial" w:hAnsi="Arial" w:cs="Arial"/>
                <w:b/>
                <w:sz w:val="18"/>
                <w:szCs w:val="18"/>
              </w:rPr>
            </w:pPr>
            <w:proofErr w:type="spellStart"/>
            <w:r w:rsidRPr="000335C5">
              <w:rPr>
                <w:rFonts w:ascii="Arial" w:hAnsi="Arial" w:cs="Arial"/>
                <w:b/>
                <w:sz w:val="18"/>
                <w:szCs w:val="18"/>
              </w:rPr>
              <w:t>İP’nin</w:t>
            </w:r>
            <w:proofErr w:type="spellEnd"/>
            <w:r w:rsidRPr="000335C5">
              <w:rPr>
                <w:rFonts w:ascii="Arial" w:hAnsi="Arial" w:cs="Arial"/>
                <w:b/>
                <w:sz w:val="18"/>
                <w:szCs w:val="18"/>
              </w:rPr>
              <w:t xml:space="preserve"> </w:t>
            </w:r>
            <w:r w:rsidR="00F90E29" w:rsidRPr="000335C5">
              <w:rPr>
                <w:rFonts w:ascii="Arial" w:hAnsi="Arial" w:cs="Arial"/>
                <w:b/>
                <w:sz w:val="18"/>
                <w:szCs w:val="18"/>
              </w:rPr>
              <w:t>Başarı Ölçütü</w:t>
            </w:r>
            <w:r w:rsidR="00206079" w:rsidRPr="000335C5">
              <w:rPr>
                <w:rFonts w:ascii="Arial" w:hAnsi="Arial" w:cs="Arial"/>
                <w:b/>
                <w:sz w:val="18"/>
                <w:szCs w:val="18"/>
              </w:rPr>
              <w:t xml:space="preserve">: </w:t>
            </w:r>
            <w:r w:rsidR="00206079" w:rsidRPr="000335C5">
              <w:rPr>
                <w:rFonts w:ascii="Arial" w:hAnsi="Arial" w:cs="Arial"/>
                <w:i/>
                <w:color w:val="000000"/>
                <w:sz w:val="18"/>
                <w:szCs w:val="18"/>
              </w:rPr>
              <w:t xml:space="preserve">Başarı ölçütü olarak her bir iş paketinin hangi kriterleri sağladığında başarılı sayılacağı ölçülebilir ve izlenebilir şekilde </w:t>
            </w:r>
            <w:r w:rsidR="007A0969" w:rsidRPr="000335C5">
              <w:rPr>
                <w:rFonts w:ascii="Arial" w:hAnsi="Arial" w:cs="Arial"/>
                <w:i/>
                <w:color w:val="000000"/>
                <w:sz w:val="18"/>
                <w:szCs w:val="18"/>
              </w:rPr>
              <w:t xml:space="preserve">nitel ve/veya nicel olarak </w:t>
            </w:r>
            <w:r w:rsidR="00206079" w:rsidRPr="000335C5">
              <w:rPr>
                <w:rFonts w:ascii="Arial" w:hAnsi="Arial" w:cs="Arial"/>
                <w:i/>
                <w:color w:val="000000"/>
                <w:sz w:val="18"/>
                <w:szCs w:val="18"/>
              </w:rPr>
              <w:t>belirtilir</w:t>
            </w:r>
            <w:r w:rsidR="000E1993" w:rsidRPr="000335C5">
              <w:rPr>
                <w:rFonts w:ascii="Arial" w:hAnsi="Arial" w:cs="Arial"/>
                <w:b/>
                <w:color w:val="000000"/>
                <w:sz w:val="18"/>
                <w:szCs w:val="18"/>
              </w:rPr>
              <w:t>.</w:t>
            </w:r>
            <w:r w:rsidRPr="000335C5">
              <w:rPr>
                <w:rFonts w:ascii="Arial" w:hAnsi="Arial" w:cs="Arial"/>
                <w:b/>
                <w:sz w:val="18"/>
                <w:szCs w:val="18"/>
              </w:rPr>
              <w:t xml:space="preserve"> </w:t>
            </w:r>
          </w:p>
          <w:p w14:paraId="32943F6E" w14:textId="77777777" w:rsidR="00DB3F87" w:rsidRDefault="00DB3F87" w:rsidP="00F754F6">
            <w:pPr>
              <w:pStyle w:val="WW-NormalWeb1"/>
              <w:spacing w:before="0" w:after="0"/>
              <w:contextualSpacing/>
              <w:jc w:val="both"/>
              <w:rPr>
                <w:rFonts w:ascii="Arial" w:hAnsi="Arial" w:cs="Arial"/>
                <w:bCs/>
                <w:sz w:val="18"/>
                <w:szCs w:val="18"/>
              </w:rPr>
            </w:pPr>
          </w:p>
          <w:p w14:paraId="2E066B2C" w14:textId="344579BE" w:rsidR="009D2310" w:rsidRPr="00DB3F87" w:rsidRDefault="008309CD" w:rsidP="009D2310">
            <w:pPr>
              <w:pStyle w:val="WW-NormalWeb1"/>
              <w:spacing w:before="0" w:after="0"/>
              <w:contextualSpacing/>
              <w:jc w:val="both"/>
              <w:rPr>
                <w:rFonts w:ascii="Arial" w:hAnsi="Arial" w:cs="Arial"/>
                <w:bCs/>
                <w:sz w:val="18"/>
                <w:szCs w:val="18"/>
              </w:rPr>
            </w:pPr>
            <w:proofErr w:type="spellStart"/>
            <w:r w:rsidRPr="00DB3F87">
              <w:rPr>
                <w:rFonts w:ascii="Arial" w:hAnsi="Arial" w:cs="Arial"/>
                <w:bCs/>
                <w:sz w:val="18"/>
                <w:szCs w:val="18"/>
              </w:rPr>
              <w:t>İP’nin</w:t>
            </w:r>
            <w:proofErr w:type="spellEnd"/>
            <w:r w:rsidRPr="00DB3F87">
              <w:rPr>
                <w:rFonts w:ascii="Arial" w:hAnsi="Arial" w:cs="Arial"/>
                <w:bCs/>
                <w:sz w:val="18"/>
                <w:szCs w:val="18"/>
              </w:rPr>
              <w:t xml:space="preserve"> başarı ölçütü </w:t>
            </w:r>
            <w:proofErr w:type="spellStart"/>
            <w:r w:rsidR="00B311AD">
              <w:rPr>
                <w:rFonts w:ascii="Arial" w:hAnsi="Arial" w:cs="Arial"/>
                <w:bCs/>
                <w:sz w:val="18"/>
                <w:szCs w:val="18"/>
              </w:rPr>
              <w:t>MP</w:t>
            </w:r>
            <w:r w:rsidRPr="00DB3F87">
              <w:rPr>
                <w:rFonts w:ascii="Arial" w:hAnsi="Arial" w:cs="Arial"/>
                <w:bCs/>
                <w:sz w:val="18"/>
                <w:szCs w:val="18"/>
              </w:rPr>
              <w:t>lerin</w:t>
            </w:r>
            <w:proofErr w:type="spellEnd"/>
            <w:r w:rsidRPr="00DB3F87">
              <w:rPr>
                <w:rFonts w:ascii="Arial" w:hAnsi="Arial" w:cs="Arial"/>
                <w:bCs/>
                <w:sz w:val="18"/>
                <w:szCs w:val="18"/>
              </w:rPr>
              <w:t xml:space="preserve"> hazırlandıktan sonra ATR-FTIR ile tanımlanması sonucunda hedeflenen polimer tipinde </w:t>
            </w:r>
            <w:r w:rsidR="004478BD">
              <w:rPr>
                <w:rFonts w:ascii="Arial" w:hAnsi="Arial" w:cs="Arial"/>
                <w:bCs/>
                <w:sz w:val="18"/>
                <w:szCs w:val="18"/>
              </w:rPr>
              <w:t xml:space="preserve">ve yaklaşık 2-5 mm aralığında düzenli ve düzensiz </w:t>
            </w:r>
            <w:r w:rsidR="00B311AD">
              <w:rPr>
                <w:rFonts w:ascii="Arial" w:hAnsi="Arial" w:cs="Arial"/>
                <w:bCs/>
                <w:sz w:val="18"/>
                <w:szCs w:val="18"/>
              </w:rPr>
              <w:t>MP</w:t>
            </w:r>
            <w:r w:rsidRPr="00DB3F87">
              <w:rPr>
                <w:rFonts w:ascii="Arial" w:hAnsi="Arial" w:cs="Arial"/>
                <w:bCs/>
                <w:sz w:val="18"/>
                <w:szCs w:val="18"/>
              </w:rPr>
              <w:t xml:space="preserve"> parçacıklar elde e</w:t>
            </w:r>
            <w:r w:rsidR="007B4B50">
              <w:rPr>
                <w:rFonts w:ascii="Arial" w:hAnsi="Arial" w:cs="Arial"/>
                <w:bCs/>
                <w:sz w:val="18"/>
                <w:szCs w:val="18"/>
              </w:rPr>
              <w:t>dilmesidir</w:t>
            </w:r>
            <w:r w:rsidRPr="00DB3F87">
              <w:rPr>
                <w:rFonts w:ascii="Arial" w:hAnsi="Arial" w:cs="Arial"/>
                <w:bCs/>
                <w:sz w:val="18"/>
                <w:szCs w:val="18"/>
              </w:rPr>
              <w:t>.</w:t>
            </w:r>
          </w:p>
        </w:tc>
      </w:tr>
      <w:tr w:rsidR="00916DBD" w:rsidRPr="000335C5" w14:paraId="7F9E4453" w14:textId="77777777" w:rsidTr="00391EBD">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07C98ED0" w14:textId="77777777" w:rsidR="00916DBD" w:rsidRPr="000335C5" w:rsidRDefault="00083C21" w:rsidP="00391EBD">
            <w:pPr>
              <w:jc w:val="both"/>
              <w:rPr>
                <w:rFonts w:ascii="Arial" w:hAnsi="Arial" w:cs="Arial"/>
                <w:i/>
                <w:sz w:val="18"/>
                <w:szCs w:val="18"/>
                <w:lang w:val="tr-TR"/>
              </w:rPr>
            </w:pPr>
            <w:r w:rsidRPr="000335C5">
              <w:rPr>
                <w:rFonts w:ascii="Arial" w:hAnsi="Arial" w:cs="Arial"/>
                <w:b/>
                <w:sz w:val="18"/>
                <w:szCs w:val="18"/>
                <w:lang w:val="tr-TR"/>
              </w:rPr>
              <w:t>Ara</w:t>
            </w:r>
            <w:r w:rsidR="00206079" w:rsidRPr="000335C5">
              <w:rPr>
                <w:rFonts w:ascii="Arial" w:hAnsi="Arial" w:cs="Arial"/>
                <w:b/>
                <w:sz w:val="18"/>
                <w:szCs w:val="18"/>
                <w:lang w:val="tr-TR"/>
              </w:rPr>
              <w:t xml:space="preserve"> Çıktılar: </w:t>
            </w:r>
            <w:r w:rsidR="000976B2" w:rsidRPr="000335C5">
              <w:rPr>
                <w:rFonts w:ascii="Arial" w:hAnsi="Arial" w:cs="Arial"/>
                <w:i/>
                <w:sz w:val="18"/>
                <w:szCs w:val="18"/>
                <w:lang w:val="tr-TR"/>
              </w:rPr>
              <w:t>İP için öngörülen ve başarı ölçütünün gerçekleşeceğini</w:t>
            </w:r>
            <w:r w:rsidR="002F03A6" w:rsidRPr="000335C5">
              <w:rPr>
                <w:rFonts w:ascii="Arial" w:hAnsi="Arial" w:cs="Arial"/>
                <w:i/>
                <w:sz w:val="18"/>
                <w:szCs w:val="18"/>
                <w:lang w:val="tr-TR"/>
              </w:rPr>
              <w:t xml:space="preserve"> somut ol</w:t>
            </w:r>
            <w:r w:rsidR="00A714E7" w:rsidRPr="000335C5">
              <w:rPr>
                <w:rFonts w:ascii="Arial" w:hAnsi="Arial" w:cs="Arial"/>
                <w:i/>
                <w:sz w:val="18"/>
                <w:szCs w:val="18"/>
                <w:lang w:val="tr-TR"/>
              </w:rPr>
              <w:t>arak gösteren (</w:t>
            </w:r>
            <w:r w:rsidR="002F03A6" w:rsidRPr="000335C5">
              <w:rPr>
                <w:rFonts w:ascii="Arial" w:hAnsi="Arial" w:cs="Arial"/>
                <w:i/>
                <w:sz w:val="18"/>
                <w:szCs w:val="18"/>
                <w:lang w:val="tr-TR"/>
              </w:rPr>
              <w:t>teknik rapor, liste, diyagram, analiz</w:t>
            </w:r>
            <w:r w:rsidR="005408A8" w:rsidRPr="000335C5">
              <w:rPr>
                <w:rFonts w:ascii="Arial" w:hAnsi="Arial" w:cs="Arial"/>
                <w:i/>
                <w:sz w:val="18"/>
                <w:szCs w:val="18"/>
                <w:lang w:val="tr-TR"/>
              </w:rPr>
              <w:t>/ölçüm</w:t>
            </w:r>
            <w:r w:rsidR="002F03A6" w:rsidRPr="000335C5">
              <w:rPr>
                <w:rFonts w:ascii="Arial" w:hAnsi="Arial" w:cs="Arial"/>
                <w:i/>
                <w:sz w:val="18"/>
                <w:szCs w:val="18"/>
                <w:lang w:val="tr-TR"/>
              </w:rPr>
              <w:t xml:space="preserve"> sonucu, algoritma, yazılım, anket formu,</w:t>
            </w:r>
            <w:r w:rsidR="005408A8" w:rsidRPr="000335C5">
              <w:rPr>
                <w:rFonts w:ascii="Arial" w:hAnsi="Arial" w:cs="Arial"/>
                <w:i/>
                <w:sz w:val="18"/>
                <w:szCs w:val="18"/>
                <w:lang w:val="tr-TR"/>
              </w:rPr>
              <w:t xml:space="preserve"> verim,</w:t>
            </w:r>
            <w:r w:rsidR="002F03A6" w:rsidRPr="000335C5">
              <w:rPr>
                <w:rFonts w:ascii="Arial" w:hAnsi="Arial" w:cs="Arial"/>
                <w:i/>
                <w:sz w:val="18"/>
                <w:szCs w:val="18"/>
                <w:lang w:val="tr-TR"/>
              </w:rPr>
              <w:t xml:space="preserve"> ham veri vb.) </w:t>
            </w:r>
            <w:r w:rsidR="000976B2" w:rsidRPr="000335C5">
              <w:rPr>
                <w:rFonts w:ascii="Arial" w:hAnsi="Arial" w:cs="Arial"/>
                <w:i/>
                <w:sz w:val="18"/>
                <w:szCs w:val="18"/>
                <w:lang w:val="tr-TR"/>
              </w:rPr>
              <w:t>ara çıktıla</w:t>
            </w:r>
            <w:r w:rsidR="002F03A6" w:rsidRPr="000335C5">
              <w:rPr>
                <w:rFonts w:ascii="Arial" w:hAnsi="Arial" w:cs="Arial"/>
                <w:i/>
                <w:sz w:val="18"/>
                <w:szCs w:val="18"/>
                <w:lang w:val="tr-TR"/>
              </w:rPr>
              <w:t xml:space="preserve">ra </w:t>
            </w:r>
            <w:r w:rsidR="000976B2" w:rsidRPr="000335C5">
              <w:rPr>
                <w:rFonts w:ascii="Arial" w:hAnsi="Arial" w:cs="Arial"/>
                <w:i/>
                <w:sz w:val="18"/>
                <w:szCs w:val="18"/>
                <w:lang w:val="tr-TR"/>
              </w:rPr>
              <w:t>ilişkin bilgi verilir.</w:t>
            </w:r>
          </w:p>
          <w:p w14:paraId="5A7875C9" w14:textId="77777777" w:rsidR="002F03A6" w:rsidRPr="000335C5" w:rsidRDefault="002F03A6" w:rsidP="00206079">
            <w:pPr>
              <w:rPr>
                <w:rFonts w:ascii="Arial" w:hAnsi="Arial" w:cs="Arial"/>
                <w:b/>
                <w:i/>
                <w:sz w:val="18"/>
                <w:szCs w:val="18"/>
                <w:lang w:val="tr-TR"/>
              </w:rPr>
            </w:pPr>
          </w:p>
          <w:p w14:paraId="515A1172" w14:textId="77777777" w:rsidR="007976A7" w:rsidRDefault="00BD3868">
            <w:pPr>
              <w:rPr>
                <w:rFonts w:ascii="Arial" w:hAnsi="Arial" w:cs="Arial"/>
                <w:bCs/>
                <w:i/>
                <w:sz w:val="18"/>
                <w:szCs w:val="18"/>
                <w:lang w:val="tr-TR"/>
              </w:rPr>
            </w:pPr>
            <w:r w:rsidRPr="00DB3F87">
              <w:rPr>
                <w:rFonts w:ascii="Arial" w:hAnsi="Arial" w:cs="Arial"/>
                <w:bCs/>
                <w:i/>
                <w:sz w:val="18"/>
                <w:szCs w:val="18"/>
                <w:lang w:val="tr-TR"/>
              </w:rPr>
              <w:t>1</w:t>
            </w:r>
            <w:r w:rsidR="002C6D24" w:rsidRPr="00DB3F87">
              <w:rPr>
                <w:rFonts w:ascii="Arial" w:hAnsi="Arial" w:cs="Arial"/>
                <w:bCs/>
                <w:i/>
                <w:sz w:val="18"/>
                <w:szCs w:val="18"/>
                <w:lang w:val="tr-TR"/>
              </w:rPr>
              <w:t>.</w:t>
            </w:r>
            <w:r w:rsidR="002F03A6" w:rsidRPr="00DB3F87">
              <w:rPr>
                <w:rFonts w:ascii="Arial" w:hAnsi="Arial" w:cs="Arial"/>
                <w:bCs/>
                <w:i/>
                <w:sz w:val="18"/>
                <w:szCs w:val="18"/>
                <w:lang w:val="tr-TR"/>
              </w:rPr>
              <w:t>1.</w:t>
            </w:r>
            <w:r w:rsidR="008309CD" w:rsidRPr="00DB3F87">
              <w:rPr>
                <w:rFonts w:ascii="Arial" w:hAnsi="Arial" w:cs="Arial"/>
                <w:bCs/>
                <w:i/>
                <w:sz w:val="18"/>
                <w:szCs w:val="18"/>
                <w:lang w:val="tr-TR"/>
              </w:rPr>
              <w:t xml:space="preserve"> ATR-FTIR </w:t>
            </w:r>
            <w:r w:rsidR="00492038" w:rsidRPr="00DB3F87">
              <w:rPr>
                <w:rFonts w:ascii="Arial" w:hAnsi="Arial" w:cs="Arial"/>
                <w:bCs/>
                <w:i/>
                <w:sz w:val="18"/>
                <w:szCs w:val="18"/>
                <w:lang w:val="tr-TR"/>
              </w:rPr>
              <w:t>analiz sonuçları</w:t>
            </w:r>
          </w:p>
          <w:p w14:paraId="463076D3" w14:textId="685C37D3" w:rsidR="00206079" w:rsidRPr="00DB3F87" w:rsidRDefault="00BD3868">
            <w:pPr>
              <w:rPr>
                <w:rFonts w:ascii="Arial" w:hAnsi="Arial" w:cs="Arial"/>
                <w:bCs/>
                <w:i/>
                <w:sz w:val="18"/>
                <w:szCs w:val="18"/>
              </w:rPr>
            </w:pPr>
            <w:r w:rsidRPr="00DB3F87">
              <w:rPr>
                <w:rFonts w:ascii="Arial" w:hAnsi="Arial" w:cs="Arial"/>
                <w:bCs/>
                <w:i/>
                <w:sz w:val="18"/>
                <w:szCs w:val="18"/>
                <w:lang w:val="tr-TR"/>
              </w:rPr>
              <w:t>1</w:t>
            </w:r>
            <w:r w:rsidR="002C6D24" w:rsidRPr="00DB3F87">
              <w:rPr>
                <w:rFonts w:ascii="Arial" w:hAnsi="Arial" w:cs="Arial"/>
                <w:bCs/>
                <w:i/>
                <w:sz w:val="18"/>
                <w:szCs w:val="18"/>
                <w:lang w:val="tr-TR"/>
              </w:rPr>
              <w:t>.</w:t>
            </w:r>
            <w:r w:rsidR="00F11E48">
              <w:rPr>
                <w:rFonts w:ascii="Arial" w:hAnsi="Arial" w:cs="Arial"/>
                <w:bCs/>
                <w:i/>
                <w:sz w:val="18"/>
                <w:szCs w:val="18"/>
                <w:lang w:val="tr-TR"/>
              </w:rPr>
              <w:t>2</w:t>
            </w:r>
            <w:r w:rsidR="002F03A6" w:rsidRPr="00DB3F87">
              <w:rPr>
                <w:rFonts w:ascii="Arial" w:hAnsi="Arial" w:cs="Arial"/>
                <w:bCs/>
                <w:i/>
                <w:sz w:val="18"/>
                <w:szCs w:val="18"/>
                <w:lang w:val="tr-TR"/>
              </w:rPr>
              <w:t>.</w:t>
            </w:r>
            <w:r w:rsidR="00492038" w:rsidRPr="00DB3F87">
              <w:rPr>
                <w:rFonts w:ascii="Arial" w:hAnsi="Arial" w:cs="Arial"/>
                <w:bCs/>
                <w:i/>
                <w:sz w:val="18"/>
                <w:szCs w:val="18"/>
                <w:lang w:val="tr-TR"/>
              </w:rPr>
              <w:t xml:space="preserve"> </w:t>
            </w:r>
            <w:r w:rsidR="00B311AD">
              <w:rPr>
                <w:rFonts w:ascii="Arial" w:hAnsi="Arial" w:cs="Arial"/>
                <w:bCs/>
                <w:i/>
                <w:sz w:val="18"/>
                <w:szCs w:val="18"/>
                <w:lang w:val="tr-TR"/>
              </w:rPr>
              <w:t>MP</w:t>
            </w:r>
            <w:r w:rsidR="00492038" w:rsidRPr="00DB3F87">
              <w:rPr>
                <w:rFonts w:ascii="Arial" w:hAnsi="Arial" w:cs="Arial"/>
                <w:bCs/>
                <w:i/>
                <w:sz w:val="18"/>
                <w:szCs w:val="18"/>
                <w:lang w:val="tr-TR"/>
              </w:rPr>
              <w:t xml:space="preserve"> parçacıkların </w:t>
            </w:r>
            <w:proofErr w:type="spellStart"/>
            <w:r w:rsidR="00492038" w:rsidRPr="00DB3F87">
              <w:rPr>
                <w:rFonts w:ascii="Arial" w:hAnsi="Arial" w:cs="Arial"/>
                <w:bCs/>
                <w:i/>
                <w:sz w:val="18"/>
                <w:szCs w:val="18"/>
              </w:rPr>
              <w:t>optomekatronik</w:t>
            </w:r>
            <w:proofErr w:type="spellEnd"/>
            <w:r w:rsidR="00492038" w:rsidRPr="00DB3F87">
              <w:rPr>
                <w:rFonts w:ascii="Arial" w:hAnsi="Arial" w:cs="Arial"/>
                <w:bCs/>
                <w:i/>
                <w:sz w:val="18"/>
                <w:szCs w:val="18"/>
              </w:rPr>
              <w:t xml:space="preserve"> video </w:t>
            </w:r>
            <w:proofErr w:type="spellStart"/>
            <w:r w:rsidR="00492038" w:rsidRPr="00DB3F87">
              <w:rPr>
                <w:rFonts w:ascii="Arial" w:hAnsi="Arial" w:cs="Arial"/>
                <w:bCs/>
                <w:i/>
                <w:sz w:val="18"/>
                <w:szCs w:val="18"/>
              </w:rPr>
              <w:t>ölçüm</w:t>
            </w:r>
            <w:proofErr w:type="spellEnd"/>
            <w:r w:rsidR="00492038" w:rsidRPr="00DB3F87">
              <w:rPr>
                <w:rFonts w:ascii="Arial" w:hAnsi="Arial" w:cs="Arial"/>
                <w:bCs/>
                <w:i/>
                <w:sz w:val="18"/>
                <w:szCs w:val="18"/>
              </w:rPr>
              <w:t xml:space="preserve"> </w:t>
            </w:r>
            <w:proofErr w:type="spellStart"/>
            <w:r w:rsidR="00492038" w:rsidRPr="00DB3F87">
              <w:rPr>
                <w:rFonts w:ascii="Arial" w:hAnsi="Arial" w:cs="Arial"/>
                <w:bCs/>
                <w:i/>
                <w:sz w:val="18"/>
                <w:szCs w:val="18"/>
              </w:rPr>
              <w:t>sistemi</w:t>
            </w:r>
            <w:proofErr w:type="spellEnd"/>
            <w:r w:rsidR="00492038" w:rsidRPr="00DB3F87">
              <w:rPr>
                <w:rFonts w:ascii="Arial" w:hAnsi="Arial" w:cs="Arial"/>
                <w:bCs/>
                <w:i/>
                <w:sz w:val="18"/>
                <w:szCs w:val="18"/>
              </w:rPr>
              <w:t xml:space="preserve"> </w:t>
            </w:r>
            <w:proofErr w:type="spellStart"/>
            <w:r w:rsidR="00492038" w:rsidRPr="00DB3F87">
              <w:rPr>
                <w:rFonts w:ascii="Arial" w:hAnsi="Arial" w:cs="Arial"/>
                <w:bCs/>
                <w:i/>
                <w:sz w:val="18"/>
                <w:szCs w:val="18"/>
              </w:rPr>
              <w:t>analiz</w:t>
            </w:r>
            <w:proofErr w:type="spellEnd"/>
            <w:r w:rsidR="00492038" w:rsidRPr="00DB3F87">
              <w:rPr>
                <w:rFonts w:ascii="Arial" w:hAnsi="Arial" w:cs="Arial"/>
                <w:bCs/>
                <w:i/>
                <w:sz w:val="18"/>
                <w:szCs w:val="18"/>
              </w:rPr>
              <w:t xml:space="preserve"> </w:t>
            </w:r>
            <w:proofErr w:type="spellStart"/>
            <w:r w:rsidR="00492038" w:rsidRPr="00DB3F87">
              <w:rPr>
                <w:rFonts w:ascii="Arial" w:hAnsi="Arial" w:cs="Arial"/>
                <w:bCs/>
                <w:i/>
                <w:sz w:val="18"/>
                <w:szCs w:val="18"/>
              </w:rPr>
              <w:t>sonuçları</w:t>
            </w:r>
            <w:proofErr w:type="spellEnd"/>
            <w:r w:rsidR="00492038" w:rsidRPr="00DB3F87">
              <w:rPr>
                <w:rFonts w:ascii="Arial" w:hAnsi="Arial" w:cs="Arial"/>
                <w:bCs/>
                <w:i/>
                <w:sz w:val="18"/>
                <w:szCs w:val="18"/>
              </w:rPr>
              <w:t xml:space="preserve">, </w:t>
            </w:r>
            <w:proofErr w:type="spellStart"/>
            <w:r w:rsidR="00492038" w:rsidRPr="00DB3F87">
              <w:rPr>
                <w:rFonts w:ascii="Arial" w:hAnsi="Arial" w:cs="Arial"/>
                <w:bCs/>
                <w:i/>
                <w:sz w:val="18"/>
                <w:szCs w:val="18"/>
              </w:rPr>
              <w:t>yoğunluk</w:t>
            </w:r>
            <w:proofErr w:type="spellEnd"/>
            <w:r w:rsidR="00492038" w:rsidRPr="00DB3F87">
              <w:rPr>
                <w:rFonts w:ascii="Arial" w:hAnsi="Arial" w:cs="Arial"/>
                <w:bCs/>
                <w:i/>
                <w:sz w:val="18"/>
                <w:szCs w:val="18"/>
              </w:rPr>
              <w:t xml:space="preserve"> </w:t>
            </w:r>
            <w:proofErr w:type="spellStart"/>
            <w:r w:rsidR="00492038" w:rsidRPr="00DB3F87">
              <w:rPr>
                <w:rFonts w:ascii="Arial" w:hAnsi="Arial" w:cs="Arial"/>
                <w:bCs/>
                <w:i/>
                <w:sz w:val="18"/>
                <w:szCs w:val="18"/>
              </w:rPr>
              <w:t>değerleri</w:t>
            </w:r>
            <w:proofErr w:type="spellEnd"/>
          </w:p>
          <w:p w14:paraId="4C4B4B8D" w14:textId="77777777" w:rsidR="002F03A6" w:rsidRPr="000335C5" w:rsidRDefault="002F03A6" w:rsidP="002F03A6">
            <w:pPr>
              <w:rPr>
                <w:rFonts w:ascii="Arial" w:hAnsi="Arial" w:cs="Arial"/>
                <w:b/>
                <w:sz w:val="18"/>
                <w:szCs w:val="18"/>
                <w:lang w:val="tr-TR"/>
              </w:rPr>
            </w:pPr>
          </w:p>
        </w:tc>
      </w:tr>
      <w:tr w:rsidR="008A0886" w:rsidRPr="000335C5" w14:paraId="4B464076" w14:textId="77777777" w:rsidTr="008A0886">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0E0E0"/>
          </w:tcPr>
          <w:p w14:paraId="086CA6C3" w14:textId="77777777" w:rsidR="008A0886" w:rsidRPr="000335C5" w:rsidRDefault="008A0886" w:rsidP="008A0886">
            <w:pPr>
              <w:jc w:val="both"/>
              <w:rPr>
                <w:rFonts w:ascii="Arial" w:hAnsi="Arial" w:cs="Arial"/>
                <w:b/>
                <w:sz w:val="18"/>
                <w:szCs w:val="18"/>
                <w:lang w:val="tr-TR"/>
              </w:rPr>
            </w:pPr>
            <w:r w:rsidRPr="000335C5">
              <w:rPr>
                <w:rFonts w:ascii="Arial" w:hAnsi="Arial" w:cs="Arial"/>
                <w:b/>
                <w:sz w:val="18"/>
                <w:szCs w:val="18"/>
                <w:lang w:val="tr-TR"/>
              </w:rPr>
              <w:t>İŞ PAKETİ TABLOSU</w:t>
            </w:r>
          </w:p>
        </w:tc>
      </w:tr>
      <w:tr w:rsidR="008A0886" w:rsidRPr="000335C5" w14:paraId="175057D0" w14:textId="77777777" w:rsidTr="00D355D7">
        <w:trPr>
          <w:cantSplit/>
          <w:trHeight w:val="608"/>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6123BC7E" w14:textId="6D608BA0" w:rsidR="008A0886" w:rsidRPr="000335C5" w:rsidRDefault="008A0886" w:rsidP="00D355D7">
            <w:pPr>
              <w:rPr>
                <w:rFonts w:ascii="Arial" w:hAnsi="Arial" w:cs="Arial"/>
                <w:b/>
                <w:sz w:val="18"/>
                <w:szCs w:val="18"/>
                <w:lang w:val="tr-TR"/>
              </w:rPr>
            </w:pPr>
            <w:r w:rsidRPr="000335C5">
              <w:rPr>
                <w:rFonts w:ascii="Arial" w:hAnsi="Arial" w:cs="Arial"/>
                <w:b/>
                <w:sz w:val="18"/>
                <w:szCs w:val="18"/>
                <w:lang w:val="tr-TR"/>
              </w:rPr>
              <w:t xml:space="preserve">İP No: </w:t>
            </w:r>
            <w:r w:rsidR="00F90AB2">
              <w:rPr>
                <w:rFonts w:ascii="Arial" w:hAnsi="Arial" w:cs="Arial"/>
                <w:b/>
                <w:sz w:val="18"/>
                <w:szCs w:val="18"/>
                <w:lang w:val="tr-TR"/>
              </w:rPr>
              <w:t>2</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33030E82" w14:textId="5E1FF29D" w:rsidR="008A0886" w:rsidRPr="000335C5" w:rsidRDefault="008A0886" w:rsidP="00D355D7">
            <w:pPr>
              <w:rPr>
                <w:rFonts w:ascii="Arial" w:hAnsi="Arial" w:cs="Arial"/>
                <w:b/>
                <w:sz w:val="18"/>
                <w:szCs w:val="18"/>
                <w:lang w:val="tr-TR"/>
              </w:rPr>
            </w:pPr>
            <w:r w:rsidRPr="000335C5">
              <w:rPr>
                <w:rFonts w:ascii="Arial" w:hAnsi="Arial" w:cs="Arial"/>
                <w:b/>
                <w:sz w:val="18"/>
                <w:szCs w:val="18"/>
              </w:rPr>
              <w:t xml:space="preserve">İP </w:t>
            </w:r>
            <w:proofErr w:type="spellStart"/>
            <w:r w:rsidRPr="000335C5">
              <w:rPr>
                <w:rFonts w:ascii="Arial" w:hAnsi="Arial" w:cs="Arial"/>
                <w:b/>
                <w:sz w:val="18"/>
                <w:szCs w:val="18"/>
              </w:rPr>
              <w:t>Adı</w:t>
            </w:r>
            <w:proofErr w:type="spellEnd"/>
            <w:r w:rsidRPr="000335C5">
              <w:rPr>
                <w:rFonts w:ascii="Arial" w:hAnsi="Arial" w:cs="Arial"/>
                <w:b/>
                <w:sz w:val="18"/>
                <w:szCs w:val="18"/>
              </w:rPr>
              <w:t xml:space="preserve">: </w:t>
            </w:r>
            <w:r w:rsidR="00F90AB2">
              <w:rPr>
                <w:rFonts w:ascii="Arial" w:hAnsi="Arial" w:cs="Arial"/>
                <w:color w:val="000000"/>
                <w:sz w:val="18"/>
                <w:szCs w:val="18"/>
                <w:lang w:val="tr-TR" w:eastAsia="tr-TR"/>
              </w:rPr>
              <w:t>Çökelme deneyleri ve deney sonuçlarının analizi</w:t>
            </w:r>
          </w:p>
        </w:tc>
      </w:tr>
      <w:tr w:rsidR="008A0886" w:rsidRPr="000335C5" w14:paraId="5F37671E"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00457E17" w14:textId="77777777" w:rsidR="008A0886" w:rsidRPr="000335C5" w:rsidRDefault="008A0886" w:rsidP="00D355D7">
            <w:pPr>
              <w:rPr>
                <w:rFonts w:ascii="Arial" w:hAnsi="Arial" w:cs="Arial"/>
                <w:b/>
                <w:sz w:val="18"/>
                <w:szCs w:val="18"/>
                <w:lang w:val="tr-TR"/>
              </w:rPr>
            </w:pPr>
          </w:p>
          <w:p w14:paraId="59CB16D2" w14:textId="34D696A2" w:rsidR="008A0886" w:rsidRPr="000335C5" w:rsidRDefault="008A0886" w:rsidP="00D355D7">
            <w:pPr>
              <w:rPr>
                <w:rFonts w:ascii="Arial" w:hAnsi="Arial" w:cs="Arial"/>
                <w:b/>
                <w:sz w:val="18"/>
                <w:szCs w:val="18"/>
                <w:lang w:val="tr-TR"/>
              </w:rPr>
            </w:pPr>
            <w:r w:rsidRPr="000335C5">
              <w:rPr>
                <w:rFonts w:ascii="Arial" w:hAnsi="Arial" w:cs="Arial"/>
                <w:b/>
                <w:sz w:val="18"/>
                <w:szCs w:val="18"/>
                <w:lang w:val="tr-TR"/>
              </w:rPr>
              <w:t xml:space="preserve">İP Hedefi: </w:t>
            </w:r>
            <w:r w:rsidR="00492038" w:rsidRPr="00DB3F87">
              <w:rPr>
                <w:rFonts w:ascii="Arial" w:hAnsi="Arial" w:cs="Arial"/>
                <w:bCs/>
                <w:sz w:val="18"/>
                <w:szCs w:val="18"/>
                <w:lang w:val="tr-TR"/>
              </w:rPr>
              <w:t xml:space="preserve">İP-1’de oluşturulan </w:t>
            </w:r>
            <w:r w:rsidR="00B311AD">
              <w:rPr>
                <w:rFonts w:ascii="Arial" w:hAnsi="Arial" w:cs="Arial"/>
                <w:bCs/>
                <w:sz w:val="18"/>
                <w:szCs w:val="18"/>
                <w:lang w:val="tr-TR"/>
              </w:rPr>
              <w:t>MP</w:t>
            </w:r>
            <w:r w:rsidR="00492038" w:rsidRPr="00DB3F87">
              <w:rPr>
                <w:rFonts w:ascii="Arial" w:hAnsi="Arial" w:cs="Arial"/>
                <w:bCs/>
                <w:sz w:val="18"/>
                <w:szCs w:val="18"/>
                <w:lang w:val="tr-TR"/>
              </w:rPr>
              <w:t xml:space="preserve"> parçacıklar ile çökelme deneylerinin </w:t>
            </w:r>
            <w:r w:rsidR="00C71BF8">
              <w:rPr>
                <w:rFonts w:ascii="Arial" w:hAnsi="Arial" w:cs="Arial"/>
                <w:bCs/>
                <w:i/>
                <w:sz w:val="18"/>
                <w:szCs w:val="18"/>
                <w:lang w:val="tr-TR"/>
              </w:rPr>
              <w:t>C</w:t>
            </w:r>
            <w:r w:rsidR="00C71BF8">
              <w:rPr>
                <w:rFonts w:ascii="Arial" w:hAnsi="Arial" w:cs="Arial"/>
                <w:bCs/>
                <w:i/>
                <w:sz w:val="18"/>
                <w:szCs w:val="18"/>
                <w:vertAlign w:val="subscript"/>
                <w:lang w:val="tr-TR"/>
              </w:rPr>
              <w:t>D</w:t>
            </w:r>
            <w:r w:rsidR="00C71BF8">
              <w:rPr>
                <w:rFonts w:ascii="Arial" w:hAnsi="Arial" w:cs="Arial"/>
                <w:bCs/>
                <w:i/>
                <w:sz w:val="18"/>
                <w:szCs w:val="18"/>
                <w:lang w:val="tr-TR"/>
              </w:rPr>
              <w:t>-Re grafiklerinin oluşturulması ve analizi</w:t>
            </w:r>
          </w:p>
        </w:tc>
      </w:tr>
      <w:tr w:rsidR="008A0886" w:rsidRPr="000335C5" w14:paraId="45266CB1" w14:textId="77777777" w:rsidTr="00D355D7">
        <w:tblPrEx>
          <w:tblBorders>
            <w:insideH w:val="single" w:sz="6" w:space="0" w:color="000000"/>
            <w:insideV w:val="single" w:sz="6" w:space="0" w:color="000000"/>
          </w:tblBorders>
        </w:tblPrEx>
        <w:trPr>
          <w:trHeight w:val="475"/>
          <w:jc w:val="center"/>
        </w:trPr>
        <w:tc>
          <w:tcPr>
            <w:tcW w:w="2500" w:type="pct"/>
            <w:gridSpan w:val="2"/>
            <w:tcBorders>
              <w:top w:val="single" w:sz="6" w:space="0" w:color="000000"/>
              <w:left w:val="single" w:sz="6" w:space="0" w:color="000000"/>
              <w:bottom w:val="single" w:sz="6" w:space="0" w:color="000000"/>
              <w:right w:val="single" w:sz="6" w:space="0" w:color="000000"/>
            </w:tcBorders>
          </w:tcPr>
          <w:p w14:paraId="6B7BC203" w14:textId="77777777" w:rsidR="008A0886" w:rsidRPr="000335C5" w:rsidRDefault="008A0886" w:rsidP="00D355D7">
            <w:pPr>
              <w:rPr>
                <w:rFonts w:ascii="Arial" w:hAnsi="Arial" w:cs="Arial"/>
                <w:b/>
                <w:sz w:val="18"/>
                <w:szCs w:val="18"/>
                <w:lang w:val="tr-TR"/>
              </w:rPr>
            </w:pPr>
            <w:r w:rsidRPr="000335C5">
              <w:rPr>
                <w:rFonts w:ascii="Arial" w:hAnsi="Arial" w:cs="Arial"/>
                <w:b/>
                <w:sz w:val="18"/>
                <w:szCs w:val="18"/>
                <w:lang w:val="tr-TR"/>
              </w:rPr>
              <w:t>İP Kapsamında Yapılacak İşler/Görevler:</w:t>
            </w:r>
          </w:p>
          <w:p w14:paraId="05CEDE4F" w14:textId="77777777" w:rsidR="008A0886" w:rsidRPr="000335C5" w:rsidRDefault="008A0886" w:rsidP="00D355D7">
            <w:pPr>
              <w:rPr>
                <w:rFonts w:ascii="Arial" w:hAnsi="Arial" w:cs="Arial"/>
                <w:sz w:val="18"/>
                <w:szCs w:val="18"/>
                <w:lang w:val="tr-TR"/>
              </w:rPr>
            </w:pPr>
          </w:p>
          <w:p w14:paraId="6C3341DB" w14:textId="7B3466AC" w:rsidR="008A0886" w:rsidRPr="00DB3F87" w:rsidRDefault="008A0886" w:rsidP="00D355D7">
            <w:pPr>
              <w:rPr>
                <w:rFonts w:ascii="Arial" w:hAnsi="Arial" w:cs="Arial"/>
                <w:bCs/>
                <w:i/>
                <w:sz w:val="18"/>
                <w:szCs w:val="18"/>
                <w:lang w:val="tr-TR"/>
              </w:rPr>
            </w:pPr>
            <w:r w:rsidRPr="00DB3F87">
              <w:rPr>
                <w:rFonts w:ascii="Arial" w:hAnsi="Arial" w:cs="Arial"/>
                <w:bCs/>
                <w:i/>
                <w:sz w:val="18"/>
                <w:szCs w:val="18"/>
                <w:lang w:val="tr-TR"/>
              </w:rPr>
              <w:t xml:space="preserve">1.1. </w:t>
            </w:r>
            <w:r w:rsidR="00070F56" w:rsidRPr="00DB3F87">
              <w:rPr>
                <w:rFonts w:ascii="Arial" w:hAnsi="Arial" w:cs="Arial"/>
                <w:bCs/>
                <w:i/>
                <w:sz w:val="18"/>
                <w:szCs w:val="18"/>
                <w:lang w:val="tr-TR"/>
              </w:rPr>
              <w:t>Çökelme deneylerinin yapılması</w:t>
            </w:r>
          </w:p>
          <w:p w14:paraId="68274A74" w14:textId="77777777" w:rsidR="00544D01" w:rsidRDefault="008A0886" w:rsidP="00E86BAE">
            <w:pPr>
              <w:rPr>
                <w:rFonts w:ascii="Arial" w:hAnsi="Arial" w:cs="Arial"/>
                <w:bCs/>
                <w:i/>
                <w:sz w:val="18"/>
                <w:szCs w:val="18"/>
                <w:lang w:val="tr-TR"/>
              </w:rPr>
            </w:pPr>
            <w:r w:rsidRPr="00DB3F87">
              <w:rPr>
                <w:rFonts w:ascii="Arial" w:hAnsi="Arial" w:cs="Arial"/>
                <w:bCs/>
                <w:i/>
                <w:sz w:val="18"/>
                <w:szCs w:val="18"/>
                <w:lang w:val="tr-TR"/>
              </w:rPr>
              <w:t>1.2.</w:t>
            </w:r>
            <w:r w:rsidR="00070F56" w:rsidRPr="00DB3F87">
              <w:rPr>
                <w:rFonts w:ascii="Arial" w:hAnsi="Arial" w:cs="Arial"/>
                <w:bCs/>
                <w:i/>
                <w:sz w:val="18"/>
                <w:szCs w:val="18"/>
                <w:lang w:val="tr-TR"/>
              </w:rPr>
              <w:t>Deney verile</w:t>
            </w:r>
            <w:r w:rsidR="00B315B9">
              <w:rPr>
                <w:rFonts w:ascii="Arial" w:hAnsi="Arial" w:cs="Arial"/>
                <w:bCs/>
                <w:i/>
                <w:sz w:val="18"/>
                <w:szCs w:val="18"/>
                <w:lang w:val="tr-TR"/>
              </w:rPr>
              <w:t>ri</w:t>
            </w:r>
            <w:r w:rsidR="00070F56" w:rsidRPr="00DB3F87">
              <w:rPr>
                <w:rFonts w:ascii="Arial" w:hAnsi="Arial" w:cs="Arial"/>
                <w:bCs/>
                <w:i/>
                <w:sz w:val="18"/>
                <w:szCs w:val="18"/>
                <w:lang w:val="tr-TR"/>
              </w:rPr>
              <w:t xml:space="preserve">nin </w:t>
            </w:r>
            <w:r w:rsidR="00544D01">
              <w:rPr>
                <w:rFonts w:ascii="Arial" w:hAnsi="Arial" w:cs="Arial"/>
                <w:bCs/>
                <w:i/>
                <w:sz w:val="18"/>
                <w:szCs w:val="18"/>
                <w:lang w:val="tr-TR"/>
              </w:rPr>
              <w:t xml:space="preserve">video işleme ile </w:t>
            </w:r>
            <w:r w:rsidR="00E86BAE">
              <w:rPr>
                <w:rFonts w:ascii="Arial" w:hAnsi="Arial" w:cs="Arial"/>
                <w:bCs/>
                <w:i/>
                <w:sz w:val="18"/>
                <w:szCs w:val="18"/>
                <w:lang w:val="tr-TR"/>
              </w:rPr>
              <w:t xml:space="preserve">analizi </w:t>
            </w:r>
          </w:p>
          <w:p w14:paraId="4C470413" w14:textId="13650311" w:rsidR="008A0886" w:rsidRPr="00F90AB2" w:rsidRDefault="00544D01" w:rsidP="00E86BAE">
            <w:pPr>
              <w:rPr>
                <w:rFonts w:ascii="Arial" w:hAnsi="Arial" w:cs="Arial"/>
                <w:b/>
                <w:i/>
                <w:sz w:val="18"/>
                <w:szCs w:val="18"/>
                <w:lang w:val="tr-TR"/>
              </w:rPr>
            </w:pPr>
            <w:r w:rsidRPr="00E32252">
              <w:rPr>
                <w:rFonts w:ascii="Arial" w:hAnsi="Arial" w:cs="Arial"/>
                <w:bCs/>
                <w:i/>
                <w:sz w:val="18"/>
                <w:szCs w:val="18"/>
                <w:lang w:val="tr-TR"/>
              </w:rPr>
              <w:t xml:space="preserve">1.3 </w:t>
            </w:r>
            <w:r w:rsidR="00E32252">
              <w:rPr>
                <w:rFonts w:ascii="Arial" w:hAnsi="Arial" w:cs="Arial"/>
                <w:bCs/>
                <w:i/>
                <w:sz w:val="18"/>
                <w:szCs w:val="18"/>
                <w:lang w:val="tr-TR"/>
              </w:rPr>
              <w:t>C</w:t>
            </w:r>
            <w:r w:rsidR="00E32252">
              <w:rPr>
                <w:rFonts w:ascii="Arial" w:hAnsi="Arial" w:cs="Arial"/>
                <w:bCs/>
                <w:i/>
                <w:sz w:val="18"/>
                <w:szCs w:val="18"/>
                <w:vertAlign w:val="subscript"/>
                <w:lang w:val="tr-TR"/>
              </w:rPr>
              <w:t>D</w:t>
            </w:r>
            <w:r w:rsidR="00E32252">
              <w:rPr>
                <w:rFonts w:ascii="Arial" w:hAnsi="Arial" w:cs="Arial"/>
                <w:bCs/>
                <w:i/>
                <w:sz w:val="18"/>
                <w:szCs w:val="18"/>
                <w:lang w:val="tr-TR"/>
              </w:rPr>
              <w:t xml:space="preserve">-Re grafiklerinin </w:t>
            </w:r>
            <w:r w:rsidR="00C71BF8">
              <w:rPr>
                <w:rFonts w:ascii="Arial" w:hAnsi="Arial" w:cs="Arial"/>
                <w:bCs/>
                <w:i/>
                <w:sz w:val="18"/>
                <w:szCs w:val="18"/>
                <w:lang w:val="tr-TR"/>
              </w:rPr>
              <w:t xml:space="preserve">oluşturulması ve </w:t>
            </w:r>
            <w:r w:rsidR="00E32252">
              <w:rPr>
                <w:rFonts w:ascii="Arial" w:hAnsi="Arial" w:cs="Arial"/>
                <w:bCs/>
                <w:i/>
                <w:sz w:val="18"/>
                <w:szCs w:val="18"/>
                <w:lang w:val="tr-TR"/>
              </w:rPr>
              <w:t>analizi</w:t>
            </w:r>
            <w:r w:rsidR="00B315B9">
              <w:rPr>
                <w:rFonts w:ascii="Arial" w:hAnsi="Arial" w:cs="Arial"/>
                <w:bCs/>
                <w:i/>
                <w:sz w:val="18"/>
                <w:szCs w:val="18"/>
                <w:lang w:val="tr-TR"/>
              </w:rPr>
              <w:t xml:space="preserve"> </w:t>
            </w:r>
            <w:r w:rsidR="00070F56" w:rsidRPr="00DB3F87">
              <w:rPr>
                <w:rFonts w:ascii="Arial" w:hAnsi="Arial" w:cs="Arial"/>
                <w:bCs/>
                <w:i/>
                <w:sz w:val="18"/>
                <w:szCs w:val="18"/>
                <w:lang w:val="tr-TR"/>
              </w:rPr>
              <w:t xml:space="preserve"> </w:t>
            </w:r>
            <w:r w:rsidR="00B315B9">
              <w:rPr>
                <w:rFonts w:ascii="Arial" w:hAnsi="Arial" w:cs="Arial"/>
                <w:bCs/>
                <w:i/>
                <w:sz w:val="18"/>
                <w:szCs w:val="18"/>
                <w:lang w:val="tr-TR"/>
              </w:rPr>
              <w:t xml:space="preserve"> </w:t>
            </w:r>
          </w:p>
        </w:tc>
        <w:tc>
          <w:tcPr>
            <w:tcW w:w="2500" w:type="pct"/>
            <w:tcBorders>
              <w:top w:val="single" w:sz="6" w:space="0" w:color="000000"/>
              <w:left w:val="single" w:sz="6" w:space="0" w:color="000000"/>
              <w:bottom w:val="single" w:sz="6" w:space="0" w:color="000000"/>
              <w:right w:val="single" w:sz="6" w:space="0" w:color="000000"/>
            </w:tcBorders>
          </w:tcPr>
          <w:p w14:paraId="5B741D4D" w14:textId="77777777" w:rsidR="008A0886" w:rsidRPr="000335C5" w:rsidRDefault="008A0886" w:rsidP="00D355D7">
            <w:pPr>
              <w:rPr>
                <w:rFonts w:ascii="Arial" w:hAnsi="Arial" w:cs="Arial"/>
                <w:i/>
                <w:sz w:val="18"/>
                <w:szCs w:val="18"/>
                <w:lang w:val="tr-TR"/>
              </w:rPr>
            </w:pPr>
            <w:r w:rsidRPr="000335C5">
              <w:rPr>
                <w:rFonts w:ascii="Arial" w:hAnsi="Arial" w:cs="Arial"/>
                <w:b/>
                <w:bCs/>
                <w:color w:val="000000"/>
                <w:sz w:val="18"/>
                <w:szCs w:val="18"/>
                <w:lang w:val="tr-TR" w:eastAsia="tr-TR"/>
              </w:rPr>
              <w:t>Kim(</w:t>
            </w:r>
            <w:proofErr w:type="spellStart"/>
            <w:r w:rsidRPr="000335C5">
              <w:rPr>
                <w:rFonts w:ascii="Arial" w:hAnsi="Arial" w:cs="Arial"/>
                <w:b/>
                <w:bCs/>
                <w:color w:val="000000"/>
                <w:sz w:val="18"/>
                <w:szCs w:val="18"/>
                <w:lang w:val="tr-TR" w:eastAsia="tr-TR"/>
              </w:rPr>
              <w:t>ler</w:t>
            </w:r>
            <w:proofErr w:type="spellEnd"/>
            <w:r w:rsidRPr="000335C5">
              <w:rPr>
                <w:rFonts w:ascii="Arial" w:hAnsi="Arial" w:cs="Arial"/>
                <w:b/>
                <w:bCs/>
                <w:color w:val="000000"/>
                <w:sz w:val="18"/>
                <w:szCs w:val="18"/>
                <w:lang w:val="tr-TR" w:eastAsia="tr-TR"/>
              </w:rPr>
              <w:t>) Tarafından Gerçekleştirileceği(*)</w:t>
            </w:r>
          </w:p>
          <w:p w14:paraId="1094E8FE" w14:textId="1FF9153A" w:rsidR="008A0886" w:rsidRPr="000C323E" w:rsidRDefault="00F30B04" w:rsidP="00D355D7">
            <w:pPr>
              <w:rPr>
                <w:rFonts w:ascii="Arial" w:hAnsi="Arial" w:cs="Arial"/>
                <w:bCs/>
                <w:sz w:val="18"/>
                <w:szCs w:val="18"/>
                <w:lang w:val="tr-TR"/>
              </w:rPr>
            </w:pPr>
            <w:r w:rsidRPr="00DB3F87">
              <w:rPr>
                <w:rFonts w:ascii="Arial" w:hAnsi="Arial" w:cs="Arial"/>
                <w:bCs/>
                <w:sz w:val="18"/>
                <w:szCs w:val="18"/>
                <w:lang w:val="tr-TR"/>
              </w:rPr>
              <w:t>Aslı Numanoğlu Genç</w:t>
            </w:r>
          </w:p>
          <w:p w14:paraId="3BBB1FD5" w14:textId="452DD992" w:rsidR="008A0886" w:rsidRPr="00DB3F87" w:rsidRDefault="008A0886" w:rsidP="00D355D7">
            <w:pPr>
              <w:rPr>
                <w:rFonts w:ascii="Arial" w:hAnsi="Arial" w:cs="Arial"/>
                <w:bCs/>
                <w:i/>
                <w:sz w:val="18"/>
                <w:szCs w:val="18"/>
                <w:lang w:val="tr-TR"/>
              </w:rPr>
            </w:pPr>
            <w:r w:rsidRPr="00DB3F87">
              <w:rPr>
                <w:rFonts w:ascii="Arial" w:hAnsi="Arial" w:cs="Arial"/>
                <w:bCs/>
                <w:i/>
                <w:sz w:val="18"/>
                <w:szCs w:val="18"/>
                <w:lang w:val="tr-TR"/>
              </w:rPr>
              <w:t>1.</w:t>
            </w:r>
            <w:r w:rsidR="00F90AB2" w:rsidRPr="00DB3F87">
              <w:rPr>
                <w:rFonts w:ascii="Arial" w:hAnsi="Arial" w:cs="Arial"/>
                <w:bCs/>
                <w:i/>
                <w:sz w:val="18"/>
                <w:szCs w:val="18"/>
                <w:lang w:val="tr-TR"/>
              </w:rPr>
              <w:t xml:space="preserve">1 </w:t>
            </w:r>
            <w:r w:rsidR="00070F56" w:rsidRPr="00DB3F87">
              <w:rPr>
                <w:rFonts w:ascii="Arial" w:hAnsi="Arial" w:cs="Arial"/>
                <w:bCs/>
                <w:i/>
                <w:sz w:val="18"/>
                <w:szCs w:val="18"/>
                <w:lang w:val="tr-TR"/>
              </w:rPr>
              <w:t xml:space="preserve">Mehmet Ali </w:t>
            </w:r>
            <w:proofErr w:type="spellStart"/>
            <w:r w:rsidR="00070F56" w:rsidRPr="00DB3F87">
              <w:rPr>
                <w:rFonts w:ascii="Arial" w:hAnsi="Arial" w:cs="Arial"/>
                <w:bCs/>
                <w:i/>
                <w:sz w:val="18"/>
                <w:szCs w:val="18"/>
                <w:lang w:val="tr-TR"/>
              </w:rPr>
              <w:t>Kökpınar</w:t>
            </w:r>
            <w:proofErr w:type="spellEnd"/>
            <w:r w:rsidR="00070F56" w:rsidRPr="00DB3F87">
              <w:rPr>
                <w:rFonts w:ascii="Arial" w:hAnsi="Arial" w:cs="Arial"/>
                <w:bCs/>
                <w:i/>
                <w:sz w:val="18"/>
                <w:szCs w:val="18"/>
                <w:lang w:val="tr-TR"/>
              </w:rPr>
              <w:t xml:space="preserve">, </w:t>
            </w:r>
            <w:r w:rsidR="00706A30">
              <w:rPr>
                <w:rFonts w:ascii="Arial" w:hAnsi="Arial" w:cs="Arial"/>
                <w:bCs/>
                <w:i/>
                <w:sz w:val="18"/>
                <w:szCs w:val="18"/>
                <w:lang w:val="tr-TR"/>
              </w:rPr>
              <w:t xml:space="preserve">Bursiyer 2, </w:t>
            </w:r>
            <w:r w:rsidR="00070F56" w:rsidRPr="00DB3F87">
              <w:rPr>
                <w:rFonts w:ascii="Arial" w:hAnsi="Arial" w:cs="Arial"/>
                <w:bCs/>
                <w:i/>
                <w:sz w:val="18"/>
                <w:szCs w:val="18"/>
                <w:lang w:val="tr-TR"/>
              </w:rPr>
              <w:t>Aslı Numanoğlu Genç</w:t>
            </w:r>
          </w:p>
          <w:p w14:paraId="04F9D17B" w14:textId="707F5C2D" w:rsidR="008A0886" w:rsidRDefault="008A0886" w:rsidP="00D355D7">
            <w:pPr>
              <w:rPr>
                <w:rFonts w:ascii="Arial" w:hAnsi="Arial" w:cs="Arial"/>
                <w:bCs/>
                <w:i/>
                <w:sz w:val="18"/>
                <w:szCs w:val="18"/>
                <w:lang w:val="tr-TR"/>
              </w:rPr>
            </w:pPr>
            <w:r w:rsidRPr="00DB3F87">
              <w:rPr>
                <w:rFonts w:ascii="Arial" w:hAnsi="Arial" w:cs="Arial"/>
                <w:bCs/>
                <w:i/>
                <w:sz w:val="18"/>
                <w:szCs w:val="18"/>
                <w:lang w:val="tr-TR"/>
              </w:rPr>
              <w:t>1.2.</w:t>
            </w:r>
            <w:r w:rsidR="00F90AB2" w:rsidRPr="00DB3F87">
              <w:rPr>
                <w:rFonts w:ascii="Arial" w:hAnsi="Arial" w:cs="Arial"/>
                <w:bCs/>
                <w:i/>
                <w:sz w:val="18"/>
                <w:szCs w:val="18"/>
                <w:lang w:val="tr-TR"/>
              </w:rPr>
              <w:t xml:space="preserve"> </w:t>
            </w:r>
            <w:r w:rsidR="007F70D5">
              <w:rPr>
                <w:rFonts w:ascii="Arial" w:hAnsi="Arial" w:cs="Arial"/>
                <w:bCs/>
                <w:i/>
                <w:sz w:val="18"/>
                <w:szCs w:val="18"/>
                <w:lang w:val="tr-TR"/>
              </w:rPr>
              <w:t>Gökçe Nur Yılmaz,</w:t>
            </w:r>
            <w:r w:rsidR="00070F56" w:rsidRPr="00DB3F87">
              <w:rPr>
                <w:rFonts w:ascii="Arial" w:hAnsi="Arial" w:cs="Arial"/>
                <w:bCs/>
                <w:i/>
                <w:sz w:val="18"/>
                <w:szCs w:val="18"/>
                <w:lang w:val="tr-TR"/>
              </w:rPr>
              <w:t xml:space="preserve"> Mehmet Ali </w:t>
            </w:r>
            <w:proofErr w:type="spellStart"/>
            <w:r w:rsidR="00070F56" w:rsidRPr="00DB3F87">
              <w:rPr>
                <w:rFonts w:ascii="Arial" w:hAnsi="Arial" w:cs="Arial"/>
                <w:bCs/>
                <w:i/>
                <w:sz w:val="18"/>
                <w:szCs w:val="18"/>
                <w:lang w:val="tr-TR"/>
              </w:rPr>
              <w:t>Kökpınar</w:t>
            </w:r>
            <w:proofErr w:type="spellEnd"/>
            <w:r w:rsidR="00070F56" w:rsidRPr="00DB3F87">
              <w:rPr>
                <w:rFonts w:ascii="Arial" w:hAnsi="Arial" w:cs="Arial"/>
                <w:bCs/>
                <w:i/>
                <w:sz w:val="18"/>
                <w:szCs w:val="18"/>
                <w:lang w:val="tr-TR"/>
              </w:rPr>
              <w:t xml:space="preserve">, </w:t>
            </w:r>
            <w:r w:rsidR="00706A30">
              <w:rPr>
                <w:rFonts w:ascii="Arial" w:hAnsi="Arial" w:cs="Arial"/>
                <w:bCs/>
                <w:i/>
                <w:sz w:val="18"/>
                <w:szCs w:val="18"/>
                <w:lang w:val="tr-TR"/>
              </w:rPr>
              <w:t xml:space="preserve">Bursiyer 3, </w:t>
            </w:r>
          </w:p>
          <w:p w14:paraId="49546152" w14:textId="5CA42975" w:rsidR="00544D01" w:rsidRPr="00F90AB2" w:rsidRDefault="00544D01" w:rsidP="00D355D7">
            <w:pPr>
              <w:rPr>
                <w:rFonts w:ascii="Arial" w:hAnsi="Arial" w:cs="Arial"/>
                <w:b/>
                <w:i/>
                <w:sz w:val="18"/>
                <w:szCs w:val="18"/>
                <w:lang w:val="tr-TR"/>
              </w:rPr>
            </w:pPr>
            <w:r>
              <w:rPr>
                <w:rFonts w:ascii="Arial" w:hAnsi="Arial" w:cs="Arial"/>
                <w:b/>
                <w:i/>
                <w:sz w:val="18"/>
                <w:szCs w:val="18"/>
                <w:lang w:val="tr-TR"/>
              </w:rPr>
              <w:t xml:space="preserve">1.3 </w:t>
            </w:r>
            <w:r w:rsidRPr="00DB3F87">
              <w:rPr>
                <w:rFonts w:ascii="Arial" w:hAnsi="Arial" w:cs="Arial"/>
                <w:bCs/>
                <w:i/>
                <w:sz w:val="18"/>
                <w:szCs w:val="18"/>
                <w:lang w:val="tr-TR"/>
              </w:rPr>
              <w:t xml:space="preserve">Mehmet Ali </w:t>
            </w:r>
            <w:proofErr w:type="spellStart"/>
            <w:r w:rsidRPr="00DB3F87">
              <w:rPr>
                <w:rFonts w:ascii="Arial" w:hAnsi="Arial" w:cs="Arial"/>
                <w:bCs/>
                <w:i/>
                <w:sz w:val="18"/>
                <w:szCs w:val="18"/>
                <w:lang w:val="tr-TR"/>
              </w:rPr>
              <w:t>Kökpınar</w:t>
            </w:r>
            <w:proofErr w:type="spellEnd"/>
            <w:r w:rsidRPr="00DB3F87">
              <w:rPr>
                <w:rFonts w:ascii="Arial" w:hAnsi="Arial" w:cs="Arial"/>
                <w:bCs/>
                <w:i/>
                <w:sz w:val="18"/>
                <w:szCs w:val="18"/>
                <w:lang w:val="tr-TR"/>
              </w:rPr>
              <w:t xml:space="preserve">, </w:t>
            </w:r>
            <w:r w:rsidR="00706A30">
              <w:rPr>
                <w:rFonts w:ascii="Arial" w:hAnsi="Arial" w:cs="Arial"/>
                <w:bCs/>
                <w:i/>
                <w:sz w:val="18"/>
                <w:szCs w:val="18"/>
                <w:lang w:val="tr-TR"/>
              </w:rPr>
              <w:t xml:space="preserve">Bursiyer 2, </w:t>
            </w:r>
          </w:p>
        </w:tc>
      </w:tr>
      <w:tr w:rsidR="008A0886" w:rsidRPr="000335C5" w14:paraId="04248DED"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6E249D56" w14:textId="36A1E7BB" w:rsidR="008A0886" w:rsidRDefault="008A0886" w:rsidP="00D355D7">
            <w:pPr>
              <w:pStyle w:val="WW-NormalWeb1"/>
              <w:spacing w:before="0" w:after="0"/>
              <w:contextualSpacing/>
              <w:jc w:val="both"/>
              <w:rPr>
                <w:rFonts w:ascii="Arial" w:hAnsi="Arial" w:cs="Arial"/>
                <w:b/>
                <w:sz w:val="18"/>
                <w:szCs w:val="18"/>
              </w:rPr>
            </w:pPr>
            <w:proofErr w:type="spellStart"/>
            <w:r w:rsidRPr="000335C5">
              <w:rPr>
                <w:rFonts w:ascii="Arial" w:hAnsi="Arial" w:cs="Arial"/>
                <w:b/>
                <w:sz w:val="18"/>
                <w:szCs w:val="18"/>
              </w:rPr>
              <w:t>İP’nin</w:t>
            </w:r>
            <w:proofErr w:type="spellEnd"/>
            <w:r w:rsidRPr="000335C5">
              <w:rPr>
                <w:rFonts w:ascii="Arial" w:hAnsi="Arial" w:cs="Arial"/>
                <w:b/>
                <w:sz w:val="18"/>
                <w:szCs w:val="18"/>
              </w:rPr>
              <w:t xml:space="preserve"> Başarı Ölçütü: </w:t>
            </w:r>
            <w:r w:rsidRPr="000335C5">
              <w:rPr>
                <w:rFonts w:ascii="Arial" w:hAnsi="Arial" w:cs="Arial"/>
                <w:i/>
                <w:color w:val="000000"/>
                <w:sz w:val="18"/>
                <w:szCs w:val="18"/>
              </w:rPr>
              <w:t>Başarı ölçütü olarak her bir iş paketinin hangi kriterleri sağladığında başarılı sayılacağı ölçülebilir ve izlenebilir şekilde nitel ve/veya nicel olarak belirtilir</w:t>
            </w:r>
            <w:r w:rsidRPr="000335C5">
              <w:rPr>
                <w:rFonts w:ascii="Arial" w:hAnsi="Arial" w:cs="Arial"/>
                <w:b/>
                <w:color w:val="000000"/>
                <w:sz w:val="18"/>
                <w:szCs w:val="18"/>
              </w:rPr>
              <w:t>.</w:t>
            </w:r>
            <w:r w:rsidRPr="000335C5">
              <w:rPr>
                <w:rFonts w:ascii="Arial" w:hAnsi="Arial" w:cs="Arial"/>
                <w:b/>
                <w:sz w:val="18"/>
                <w:szCs w:val="18"/>
              </w:rPr>
              <w:t xml:space="preserve"> </w:t>
            </w:r>
          </w:p>
          <w:p w14:paraId="5E25052E" w14:textId="7AACD9DC" w:rsidR="00A77233" w:rsidRDefault="00801CE0" w:rsidP="00801CE0">
            <w:pPr>
              <w:pStyle w:val="Caption"/>
              <w:jc w:val="both"/>
              <w:rPr>
                <w:rFonts w:ascii="Arial" w:hAnsi="Arial" w:cs="Arial"/>
                <w:i w:val="0"/>
                <w:iCs w:val="0"/>
                <w:color w:val="000000"/>
                <w:sz w:val="18"/>
                <w:szCs w:val="18"/>
              </w:rPr>
            </w:pPr>
            <w:r>
              <w:rPr>
                <w:rFonts w:ascii="Arial" w:hAnsi="Arial" w:cs="Arial"/>
                <w:i w:val="0"/>
                <w:iCs w:val="0"/>
                <w:color w:val="000000"/>
                <w:sz w:val="18"/>
                <w:szCs w:val="18"/>
              </w:rPr>
              <w:t>1.2</w:t>
            </w:r>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Çökelme</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hızı</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parçacık</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yörüngesi</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ve</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eksen</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hareketi</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analizinde</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öklit</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uzaklık</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kullanılacak</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EPE”sinin</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ortalama</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olarak</w:t>
            </w:r>
            <w:proofErr w:type="spellEnd"/>
            <w:r w:rsidR="00A77233">
              <w:rPr>
                <w:rFonts w:ascii="Arial" w:hAnsi="Arial" w:cs="Arial"/>
                <w:i w:val="0"/>
                <w:iCs w:val="0"/>
                <w:color w:val="000000"/>
                <w:sz w:val="18"/>
                <w:szCs w:val="18"/>
              </w:rPr>
              <w:t xml:space="preserve"> 3-4 </w:t>
            </w:r>
            <w:proofErr w:type="spellStart"/>
            <w:r w:rsidR="00A77233">
              <w:rPr>
                <w:rFonts w:ascii="Arial" w:hAnsi="Arial" w:cs="Arial"/>
                <w:i w:val="0"/>
                <w:iCs w:val="0"/>
                <w:color w:val="000000"/>
                <w:sz w:val="18"/>
                <w:szCs w:val="18"/>
              </w:rPr>
              <w:t>arasında</w:t>
            </w:r>
            <w:proofErr w:type="spellEnd"/>
            <w:r w:rsidR="00A77233">
              <w:rPr>
                <w:rFonts w:ascii="Arial" w:hAnsi="Arial" w:cs="Arial"/>
                <w:i w:val="0"/>
                <w:iCs w:val="0"/>
                <w:color w:val="000000"/>
                <w:sz w:val="18"/>
                <w:szCs w:val="18"/>
              </w:rPr>
              <w:t xml:space="preserve"> </w:t>
            </w:r>
            <w:proofErr w:type="spellStart"/>
            <w:r w:rsidR="00A77233">
              <w:rPr>
                <w:rFonts w:ascii="Arial" w:hAnsi="Arial" w:cs="Arial"/>
                <w:i w:val="0"/>
                <w:iCs w:val="0"/>
                <w:color w:val="000000"/>
                <w:sz w:val="18"/>
                <w:szCs w:val="18"/>
              </w:rPr>
              <w:t>oluşması</w:t>
            </w:r>
            <w:proofErr w:type="spellEnd"/>
            <w:r w:rsidR="00A77233">
              <w:rPr>
                <w:rFonts w:ascii="Arial" w:hAnsi="Arial" w:cs="Arial"/>
                <w:i w:val="0"/>
                <w:iCs w:val="0"/>
                <w:color w:val="000000"/>
                <w:sz w:val="18"/>
                <w:szCs w:val="18"/>
              </w:rPr>
              <w:t xml:space="preserve">. </w:t>
            </w:r>
            <w:r>
              <w:rPr>
                <w:rFonts w:ascii="Arial" w:hAnsi="Arial" w:cs="Arial"/>
                <w:i w:val="0"/>
                <w:iCs w:val="0"/>
                <w:color w:val="000000"/>
                <w:sz w:val="18"/>
                <w:szCs w:val="18"/>
              </w:rPr>
              <w:t xml:space="preserve"> </w:t>
            </w:r>
          </w:p>
          <w:p w14:paraId="2D572B4A" w14:textId="275D9DCB" w:rsidR="008A0886" w:rsidRPr="00801CE0" w:rsidRDefault="00A77233" w:rsidP="00801CE0">
            <w:pPr>
              <w:pStyle w:val="Caption"/>
              <w:jc w:val="both"/>
              <w:rPr>
                <w:rFonts w:ascii="Arial" w:hAnsi="Arial" w:cs="Arial"/>
                <w:i w:val="0"/>
                <w:iCs w:val="0"/>
                <w:color w:val="000000"/>
                <w:sz w:val="18"/>
                <w:szCs w:val="18"/>
              </w:rPr>
            </w:pPr>
            <w:r>
              <w:rPr>
                <w:rFonts w:ascii="Arial" w:hAnsi="Arial" w:cs="Arial"/>
                <w:bCs/>
                <w:i w:val="0"/>
                <w:iCs w:val="0"/>
                <w:sz w:val="18"/>
                <w:szCs w:val="18"/>
              </w:rPr>
              <w:t xml:space="preserve">1.3 </w:t>
            </w:r>
            <w:proofErr w:type="spellStart"/>
            <w:r w:rsidR="00801CE0" w:rsidRPr="00DB3F87">
              <w:rPr>
                <w:rFonts w:ascii="Arial" w:hAnsi="Arial" w:cs="Arial"/>
                <w:bCs/>
                <w:sz w:val="18"/>
                <w:szCs w:val="18"/>
              </w:rPr>
              <w:t>İP’nin</w:t>
            </w:r>
            <w:proofErr w:type="spellEnd"/>
            <w:r w:rsidR="00801CE0" w:rsidRPr="00DB3F87">
              <w:rPr>
                <w:rFonts w:ascii="Arial" w:hAnsi="Arial" w:cs="Arial"/>
                <w:bCs/>
                <w:sz w:val="18"/>
                <w:szCs w:val="18"/>
              </w:rPr>
              <w:t xml:space="preserve"> </w:t>
            </w:r>
            <w:proofErr w:type="spellStart"/>
            <w:r w:rsidR="00801CE0" w:rsidRPr="00DB3F87">
              <w:rPr>
                <w:rFonts w:ascii="Arial" w:hAnsi="Arial" w:cs="Arial"/>
                <w:bCs/>
                <w:sz w:val="18"/>
                <w:szCs w:val="18"/>
              </w:rPr>
              <w:t>başarı</w:t>
            </w:r>
            <w:proofErr w:type="spellEnd"/>
            <w:r w:rsidR="00801CE0" w:rsidRPr="00DB3F87">
              <w:rPr>
                <w:rFonts w:ascii="Arial" w:hAnsi="Arial" w:cs="Arial"/>
                <w:bCs/>
                <w:sz w:val="18"/>
                <w:szCs w:val="18"/>
              </w:rPr>
              <w:t xml:space="preserve"> </w:t>
            </w:r>
            <w:proofErr w:type="spellStart"/>
            <w:r w:rsidR="00801CE0" w:rsidRPr="00DB3F87">
              <w:rPr>
                <w:rFonts w:ascii="Arial" w:hAnsi="Arial" w:cs="Arial"/>
                <w:bCs/>
                <w:sz w:val="18"/>
                <w:szCs w:val="18"/>
              </w:rPr>
              <w:t>ölçütü</w:t>
            </w:r>
            <w:proofErr w:type="spellEnd"/>
            <w:r w:rsidR="00801CE0" w:rsidRPr="00DB3F87">
              <w:rPr>
                <w:rFonts w:ascii="Arial" w:hAnsi="Arial" w:cs="Arial"/>
                <w:bCs/>
                <w:sz w:val="18"/>
                <w:szCs w:val="18"/>
              </w:rPr>
              <w:t xml:space="preserve"> </w:t>
            </w:r>
            <w:proofErr w:type="spellStart"/>
            <w:r w:rsidR="00801CE0" w:rsidRPr="00DB3F87">
              <w:rPr>
                <w:rFonts w:ascii="Arial" w:hAnsi="Arial" w:cs="Arial"/>
                <w:bCs/>
                <w:sz w:val="18"/>
                <w:szCs w:val="18"/>
              </w:rPr>
              <w:t>düzenli</w:t>
            </w:r>
            <w:proofErr w:type="spellEnd"/>
            <w:r w:rsidR="00801CE0" w:rsidRPr="00DB3F87">
              <w:rPr>
                <w:rFonts w:ascii="Arial" w:hAnsi="Arial" w:cs="Arial"/>
                <w:bCs/>
                <w:sz w:val="18"/>
                <w:szCs w:val="18"/>
              </w:rPr>
              <w:t xml:space="preserve"> </w:t>
            </w:r>
            <w:proofErr w:type="spellStart"/>
            <w:r w:rsidR="00801CE0">
              <w:rPr>
                <w:rFonts w:ascii="Arial" w:hAnsi="Arial" w:cs="Arial"/>
                <w:bCs/>
                <w:sz w:val="18"/>
                <w:szCs w:val="18"/>
              </w:rPr>
              <w:t>ve</w:t>
            </w:r>
            <w:proofErr w:type="spellEnd"/>
            <w:r w:rsidR="00801CE0">
              <w:rPr>
                <w:rFonts w:ascii="Arial" w:hAnsi="Arial" w:cs="Arial"/>
                <w:bCs/>
                <w:sz w:val="18"/>
                <w:szCs w:val="18"/>
              </w:rPr>
              <w:t xml:space="preserve"> </w:t>
            </w:r>
            <w:proofErr w:type="spellStart"/>
            <w:r w:rsidR="00801CE0">
              <w:rPr>
                <w:rFonts w:ascii="Arial" w:hAnsi="Arial" w:cs="Arial"/>
                <w:bCs/>
                <w:sz w:val="18"/>
                <w:szCs w:val="18"/>
              </w:rPr>
              <w:t>düzensiz</w:t>
            </w:r>
            <w:proofErr w:type="spellEnd"/>
            <w:r w:rsidR="00801CE0">
              <w:rPr>
                <w:rFonts w:ascii="Arial" w:hAnsi="Arial" w:cs="Arial"/>
                <w:bCs/>
                <w:sz w:val="18"/>
                <w:szCs w:val="18"/>
              </w:rPr>
              <w:t xml:space="preserve"> </w:t>
            </w:r>
            <w:proofErr w:type="spellStart"/>
            <w:r w:rsidR="00801CE0" w:rsidRPr="00DB3F87">
              <w:rPr>
                <w:rFonts w:ascii="Arial" w:hAnsi="Arial" w:cs="Arial"/>
                <w:bCs/>
                <w:sz w:val="18"/>
                <w:szCs w:val="18"/>
              </w:rPr>
              <w:t>şekilli</w:t>
            </w:r>
            <w:proofErr w:type="spellEnd"/>
            <w:r w:rsidR="00801CE0" w:rsidRPr="00DB3F87">
              <w:rPr>
                <w:rFonts w:ascii="Arial" w:hAnsi="Arial" w:cs="Arial"/>
                <w:bCs/>
                <w:sz w:val="18"/>
                <w:szCs w:val="18"/>
              </w:rPr>
              <w:t xml:space="preserve"> </w:t>
            </w:r>
            <w:proofErr w:type="spellStart"/>
            <w:r w:rsidR="00B311AD">
              <w:rPr>
                <w:rFonts w:ascii="Arial" w:hAnsi="Arial" w:cs="Arial"/>
                <w:bCs/>
                <w:sz w:val="18"/>
                <w:szCs w:val="18"/>
              </w:rPr>
              <w:t>MP</w:t>
            </w:r>
            <w:r w:rsidR="00801CE0" w:rsidRPr="00DB3F87">
              <w:rPr>
                <w:rFonts w:ascii="Arial" w:hAnsi="Arial" w:cs="Arial"/>
                <w:bCs/>
                <w:sz w:val="18"/>
                <w:szCs w:val="18"/>
              </w:rPr>
              <w:t>lerin</w:t>
            </w:r>
            <w:proofErr w:type="spellEnd"/>
            <w:r w:rsidR="00801CE0" w:rsidRPr="00DB3F87">
              <w:rPr>
                <w:rFonts w:ascii="Arial" w:hAnsi="Arial" w:cs="Arial"/>
                <w:bCs/>
                <w:sz w:val="18"/>
                <w:szCs w:val="18"/>
              </w:rPr>
              <w:t xml:space="preserve"> </w:t>
            </w:r>
            <w:r w:rsidR="00801CE0">
              <w:rPr>
                <w:rFonts w:ascii="Arial" w:hAnsi="Arial" w:cs="Arial"/>
                <w:bCs/>
                <w:i w:val="0"/>
                <w:sz w:val="18"/>
                <w:szCs w:val="18"/>
                <w:lang w:val="tr-TR"/>
              </w:rPr>
              <w:t>C</w:t>
            </w:r>
            <w:r w:rsidR="00801CE0">
              <w:rPr>
                <w:rFonts w:ascii="Arial" w:hAnsi="Arial" w:cs="Arial"/>
                <w:bCs/>
                <w:i w:val="0"/>
                <w:sz w:val="18"/>
                <w:szCs w:val="18"/>
                <w:vertAlign w:val="subscript"/>
                <w:lang w:val="tr-TR"/>
              </w:rPr>
              <w:t>D</w:t>
            </w:r>
            <w:r w:rsidR="00801CE0">
              <w:rPr>
                <w:rFonts w:ascii="Arial" w:hAnsi="Arial" w:cs="Arial"/>
                <w:bCs/>
                <w:i w:val="0"/>
                <w:sz w:val="18"/>
                <w:szCs w:val="18"/>
                <w:lang w:val="tr-TR"/>
              </w:rPr>
              <w:t xml:space="preserve">-Re </w:t>
            </w:r>
            <w:proofErr w:type="spellStart"/>
            <w:r w:rsidR="00801CE0" w:rsidRPr="00DB3F87">
              <w:rPr>
                <w:rFonts w:ascii="Arial" w:hAnsi="Arial" w:cs="Arial"/>
                <w:bCs/>
                <w:sz w:val="18"/>
                <w:szCs w:val="18"/>
              </w:rPr>
              <w:t>analizlerinin</w:t>
            </w:r>
            <w:proofErr w:type="spellEnd"/>
            <w:r w:rsidR="00801CE0" w:rsidRPr="00DB3F87">
              <w:rPr>
                <w:rFonts w:ascii="Arial" w:hAnsi="Arial" w:cs="Arial"/>
                <w:bCs/>
                <w:sz w:val="18"/>
                <w:szCs w:val="18"/>
              </w:rPr>
              <w:t xml:space="preserve"> </w:t>
            </w:r>
            <w:proofErr w:type="spellStart"/>
            <w:r w:rsidR="00801CE0" w:rsidRPr="00DB3F87">
              <w:rPr>
                <w:rFonts w:ascii="Arial" w:hAnsi="Arial" w:cs="Arial"/>
                <w:bCs/>
                <w:sz w:val="18"/>
                <w:szCs w:val="18"/>
              </w:rPr>
              <w:t>literatür</w:t>
            </w:r>
            <w:proofErr w:type="spellEnd"/>
            <w:r w:rsidR="00801CE0" w:rsidRPr="00DB3F87">
              <w:rPr>
                <w:rFonts w:ascii="Arial" w:hAnsi="Arial" w:cs="Arial"/>
                <w:bCs/>
                <w:sz w:val="18"/>
                <w:szCs w:val="18"/>
              </w:rPr>
              <w:t xml:space="preserve"> </w:t>
            </w:r>
            <w:proofErr w:type="spellStart"/>
            <w:r w:rsidR="00801CE0" w:rsidRPr="00DB3F87">
              <w:rPr>
                <w:rFonts w:ascii="Arial" w:hAnsi="Arial" w:cs="Arial"/>
                <w:bCs/>
                <w:sz w:val="18"/>
                <w:szCs w:val="18"/>
              </w:rPr>
              <w:t>ile</w:t>
            </w:r>
            <w:proofErr w:type="spellEnd"/>
            <w:r w:rsidR="00801CE0" w:rsidRPr="00DB3F87">
              <w:rPr>
                <w:rFonts w:ascii="Arial" w:hAnsi="Arial" w:cs="Arial"/>
                <w:bCs/>
                <w:sz w:val="18"/>
                <w:szCs w:val="18"/>
              </w:rPr>
              <w:t xml:space="preserve"> </w:t>
            </w:r>
            <w:proofErr w:type="spellStart"/>
            <w:r w:rsidR="00801CE0" w:rsidRPr="00DB3F87">
              <w:rPr>
                <w:rFonts w:ascii="Arial" w:hAnsi="Arial" w:cs="Arial"/>
                <w:bCs/>
                <w:sz w:val="18"/>
                <w:szCs w:val="18"/>
              </w:rPr>
              <w:t>uyumlu</w:t>
            </w:r>
            <w:proofErr w:type="spellEnd"/>
            <w:r w:rsidR="00801CE0" w:rsidRPr="00DB3F87">
              <w:rPr>
                <w:rFonts w:ascii="Arial" w:hAnsi="Arial" w:cs="Arial"/>
                <w:bCs/>
                <w:sz w:val="18"/>
                <w:szCs w:val="18"/>
              </w:rPr>
              <w:t xml:space="preserve"> </w:t>
            </w:r>
            <w:proofErr w:type="spellStart"/>
            <w:r w:rsidR="00801CE0" w:rsidRPr="00DB3F87">
              <w:rPr>
                <w:rFonts w:ascii="Arial" w:hAnsi="Arial" w:cs="Arial"/>
                <w:bCs/>
                <w:sz w:val="18"/>
                <w:szCs w:val="18"/>
              </w:rPr>
              <w:t>olmasıdır</w:t>
            </w:r>
            <w:proofErr w:type="spellEnd"/>
            <w:r w:rsidR="00801CE0">
              <w:rPr>
                <w:rFonts w:ascii="Arial" w:hAnsi="Arial" w:cs="Arial"/>
                <w:bCs/>
                <w:sz w:val="18"/>
                <w:szCs w:val="18"/>
              </w:rPr>
              <w:t xml:space="preserve"> (</w:t>
            </w:r>
            <w:proofErr w:type="spellStart"/>
            <w:r w:rsidR="00801CE0" w:rsidRPr="004478BD">
              <w:rPr>
                <w:rFonts w:ascii="Arial" w:hAnsi="Arial" w:cs="Arial"/>
                <w:bCs/>
                <w:sz w:val="18"/>
                <w:szCs w:val="18"/>
              </w:rPr>
              <w:t>yaklaşık</w:t>
            </w:r>
            <w:proofErr w:type="spellEnd"/>
            <w:r w:rsidR="00801CE0" w:rsidRPr="004478BD">
              <w:rPr>
                <w:rFonts w:ascii="Arial" w:hAnsi="Arial" w:cs="Arial"/>
                <w:bCs/>
                <w:sz w:val="18"/>
                <w:szCs w:val="18"/>
              </w:rPr>
              <w:t xml:space="preserve"> %5 </w:t>
            </w:r>
            <w:proofErr w:type="spellStart"/>
            <w:r w:rsidR="00801CE0" w:rsidRPr="004478BD">
              <w:rPr>
                <w:rFonts w:ascii="Arial" w:hAnsi="Arial" w:cs="Arial"/>
                <w:bCs/>
                <w:sz w:val="18"/>
                <w:szCs w:val="18"/>
              </w:rPr>
              <w:t>bağıl</w:t>
            </w:r>
            <w:proofErr w:type="spellEnd"/>
            <w:r w:rsidR="00801CE0" w:rsidRPr="004478BD">
              <w:rPr>
                <w:rFonts w:ascii="Arial" w:hAnsi="Arial" w:cs="Arial"/>
                <w:bCs/>
                <w:sz w:val="18"/>
                <w:szCs w:val="18"/>
              </w:rPr>
              <w:t xml:space="preserve"> </w:t>
            </w:r>
            <w:proofErr w:type="spellStart"/>
            <w:r w:rsidR="00801CE0" w:rsidRPr="004478BD">
              <w:rPr>
                <w:rFonts w:ascii="Arial" w:hAnsi="Arial" w:cs="Arial"/>
                <w:bCs/>
                <w:sz w:val="18"/>
                <w:szCs w:val="18"/>
              </w:rPr>
              <w:t>ortalama</w:t>
            </w:r>
            <w:proofErr w:type="spellEnd"/>
            <w:r w:rsidR="00801CE0" w:rsidRPr="004478BD">
              <w:rPr>
                <w:rFonts w:ascii="Arial" w:hAnsi="Arial" w:cs="Arial"/>
                <w:bCs/>
                <w:sz w:val="18"/>
                <w:szCs w:val="18"/>
              </w:rPr>
              <w:t xml:space="preserve"> </w:t>
            </w:r>
            <w:proofErr w:type="spellStart"/>
            <w:r w:rsidR="00801CE0" w:rsidRPr="004478BD">
              <w:rPr>
                <w:rFonts w:ascii="Arial" w:hAnsi="Arial" w:cs="Arial"/>
                <w:bCs/>
                <w:sz w:val="18"/>
                <w:szCs w:val="18"/>
              </w:rPr>
              <w:t>hata</w:t>
            </w:r>
            <w:proofErr w:type="spellEnd"/>
            <w:r w:rsidR="00801CE0">
              <w:rPr>
                <w:rFonts w:ascii="Arial" w:hAnsi="Arial" w:cs="Arial"/>
                <w:bCs/>
                <w:sz w:val="18"/>
                <w:szCs w:val="18"/>
              </w:rPr>
              <w:t>)</w:t>
            </w:r>
            <w:r w:rsidR="00801CE0" w:rsidRPr="00DB3F87">
              <w:rPr>
                <w:rFonts w:ascii="Arial" w:hAnsi="Arial" w:cs="Arial"/>
                <w:bCs/>
                <w:sz w:val="18"/>
                <w:szCs w:val="18"/>
              </w:rPr>
              <w:t>.</w:t>
            </w:r>
          </w:p>
        </w:tc>
      </w:tr>
      <w:tr w:rsidR="008A0886" w:rsidRPr="000335C5" w14:paraId="6D51D880"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096580FD" w14:textId="77777777" w:rsidR="008A0886" w:rsidRPr="000335C5" w:rsidRDefault="008A0886" w:rsidP="00D355D7">
            <w:pPr>
              <w:jc w:val="both"/>
              <w:rPr>
                <w:rFonts w:ascii="Arial" w:hAnsi="Arial" w:cs="Arial"/>
                <w:i/>
                <w:sz w:val="18"/>
                <w:szCs w:val="18"/>
                <w:lang w:val="tr-TR"/>
              </w:rPr>
            </w:pPr>
            <w:r w:rsidRPr="000335C5">
              <w:rPr>
                <w:rFonts w:ascii="Arial" w:hAnsi="Arial" w:cs="Arial"/>
                <w:b/>
                <w:sz w:val="18"/>
                <w:szCs w:val="18"/>
                <w:lang w:val="tr-TR"/>
              </w:rPr>
              <w:t xml:space="preserve">Ara Çıktılar: </w:t>
            </w:r>
            <w:r w:rsidRPr="000335C5">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16120CC1" w14:textId="77777777" w:rsidR="008A0886" w:rsidRPr="00DB3F87" w:rsidRDefault="008A0886" w:rsidP="00D355D7">
            <w:pPr>
              <w:rPr>
                <w:rFonts w:ascii="Arial" w:hAnsi="Arial" w:cs="Arial"/>
                <w:bCs/>
                <w:i/>
                <w:sz w:val="18"/>
                <w:szCs w:val="18"/>
                <w:lang w:val="tr-TR"/>
              </w:rPr>
            </w:pPr>
          </w:p>
          <w:p w14:paraId="4D800D59" w14:textId="542ED990" w:rsidR="008A0886" w:rsidRDefault="00440E83" w:rsidP="0003224B">
            <w:pPr>
              <w:pStyle w:val="ListParagraph"/>
              <w:numPr>
                <w:ilvl w:val="1"/>
                <w:numId w:val="35"/>
              </w:numPr>
              <w:rPr>
                <w:rFonts w:ascii="Arial" w:hAnsi="Arial" w:cs="Arial"/>
                <w:bCs/>
                <w:i/>
                <w:sz w:val="18"/>
                <w:szCs w:val="18"/>
                <w:lang w:val="tr-TR"/>
              </w:rPr>
            </w:pPr>
            <w:r w:rsidRPr="00DB3F87">
              <w:rPr>
                <w:rFonts w:ascii="Arial" w:hAnsi="Arial" w:cs="Arial"/>
                <w:bCs/>
                <w:i/>
                <w:sz w:val="18"/>
                <w:szCs w:val="18"/>
                <w:lang w:val="tr-TR"/>
              </w:rPr>
              <w:t xml:space="preserve">Deney </w:t>
            </w:r>
            <w:r w:rsidR="00D530D5">
              <w:rPr>
                <w:rFonts w:ascii="Arial" w:hAnsi="Arial" w:cs="Arial"/>
                <w:bCs/>
                <w:i/>
                <w:sz w:val="18"/>
                <w:szCs w:val="18"/>
                <w:lang w:val="tr-TR"/>
              </w:rPr>
              <w:t>video kayıtları</w:t>
            </w:r>
            <w:r w:rsidR="00070F56" w:rsidRPr="00DB3F87">
              <w:rPr>
                <w:rFonts w:ascii="Arial" w:hAnsi="Arial" w:cs="Arial"/>
                <w:bCs/>
                <w:i/>
                <w:sz w:val="18"/>
                <w:szCs w:val="18"/>
                <w:lang w:val="tr-TR"/>
              </w:rPr>
              <w:t xml:space="preserve"> </w:t>
            </w:r>
          </w:p>
          <w:p w14:paraId="245D40E8" w14:textId="32B56C70" w:rsidR="00A77233" w:rsidRPr="00DB3F87" w:rsidRDefault="00A77233" w:rsidP="0003224B">
            <w:pPr>
              <w:pStyle w:val="ListParagraph"/>
              <w:numPr>
                <w:ilvl w:val="1"/>
                <w:numId w:val="35"/>
              </w:numPr>
              <w:rPr>
                <w:rFonts w:ascii="Arial" w:hAnsi="Arial" w:cs="Arial"/>
                <w:bCs/>
                <w:i/>
                <w:sz w:val="18"/>
                <w:szCs w:val="18"/>
                <w:lang w:val="tr-TR"/>
              </w:rPr>
            </w:pPr>
            <w:r>
              <w:rPr>
                <w:rFonts w:ascii="Arial" w:hAnsi="Arial" w:cs="Arial"/>
                <w:bCs/>
                <w:i/>
                <w:sz w:val="18"/>
                <w:szCs w:val="18"/>
                <w:lang w:val="tr-TR"/>
              </w:rPr>
              <w:t>Parçacık çökelme davranışı ve yörüngesel hareketleri sayısal verileri</w:t>
            </w:r>
          </w:p>
          <w:p w14:paraId="55565D9B" w14:textId="4D7B3F86" w:rsidR="00A77233" w:rsidRPr="00A77233" w:rsidRDefault="00B311AD" w:rsidP="00A77233">
            <w:pPr>
              <w:pStyle w:val="ListParagraph"/>
              <w:numPr>
                <w:ilvl w:val="1"/>
                <w:numId w:val="35"/>
              </w:numPr>
              <w:rPr>
                <w:rFonts w:ascii="Arial" w:hAnsi="Arial" w:cs="Arial"/>
                <w:bCs/>
                <w:i/>
                <w:sz w:val="18"/>
                <w:szCs w:val="18"/>
                <w:lang w:val="tr-TR"/>
              </w:rPr>
            </w:pPr>
            <w:r>
              <w:rPr>
                <w:rFonts w:ascii="Arial" w:hAnsi="Arial" w:cs="Arial"/>
                <w:bCs/>
                <w:i/>
                <w:sz w:val="18"/>
                <w:szCs w:val="18"/>
                <w:lang w:val="tr-TR"/>
              </w:rPr>
              <w:t>MP</w:t>
            </w:r>
            <w:r w:rsidR="00A77233" w:rsidRPr="00DB3F87">
              <w:rPr>
                <w:rFonts w:ascii="Arial" w:hAnsi="Arial" w:cs="Arial"/>
                <w:bCs/>
                <w:i/>
                <w:sz w:val="18"/>
                <w:szCs w:val="18"/>
                <w:lang w:val="tr-TR"/>
              </w:rPr>
              <w:t xml:space="preserve"> parçacıkların Re-C</w:t>
            </w:r>
            <w:r w:rsidR="00A77233" w:rsidRPr="00DB3F87">
              <w:rPr>
                <w:rFonts w:ascii="Arial" w:hAnsi="Arial" w:cs="Arial"/>
                <w:bCs/>
                <w:i/>
                <w:sz w:val="18"/>
                <w:szCs w:val="18"/>
                <w:vertAlign w:val="subscript"/>
                <w:lang w:val="tr-TR"/>
              </w:rPr>
              <w:t>D</w:t>
            </w:r>
            <w:r w:rsidR="00A77233" w:rsidRPr="00DB3F87">
              <w:rPr>
                <w:rFonts w:ascii="Arial" w:hAnsi="Arial" w:cs="Arial"/>
                <w:bCs/>
                <w:i/>
                <w:sz w:val="18"/>
                <w:szCs w:val="18"/>
                <w:lang w:val="tr-TR"/>
              </w:rPr>
              <w:t xml:space="preserve"> grafikleri</w:t>
            </w:r>
            <w:r w:rsidR="00C71BF8">
              <w:rPr>
                <w:rFonts w:ascii="Arial" w:hAnsi="Arial" w:cs="Arial"/>
                <w:bCs/>
                <w:i/>
                <w:sz w:val="18"/>
                <w:szCs w:val="18"/>
                <w:lang w:val="tr-TR"/>
              </w:rPr>
              <w:t>nin oluşturulması ve analizi</w:t>
            </w:r>
          </w:p>
        </w:tc>
      </w:tr>
      <w:tr w:rsidR="008A0886" w:rsidRPr="000335C5" w14:paraId="23AC987E" w14:textId="77777777" w:rsidTr="008A0886">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0E0E0"/>
          </w:tcPr>
          <w:p w14:paraId="77EB947E" w14:textId="77777777" w:rsidR="008A0886" w:rsidRPr="000335C5" w:rsidRDefault="008A0886" w:rsidP="008A0886">
            <w:pPr>
              <w:jc w:val="both"/>
              <w:rPr>
                <w:rFonts w:ascii="Arial" w:hAnsi="Arial" w:cs="Arial"/>
                <w:b/>
                <w:sz w:val="18"/>
                <w:szCs w:val="18"/>
                <w:lang w:val="tr-TR"/>
              </w:rPr>
            </w:pPr>
            <w:r w:rsidRPr="000335C5">
              <w:rPr>
                <w:rFonts w:ascii="Arial" w:hAnsi="Arial" w:cs="Arial"/>
                <w:b/>
                <w:sz w:val="18"/>
                <w:szCs w:val="18"/>
                <w:lang w:val="tr-TR"/>
              </w:rPr>
              <w:lastRenderedPageBreak/>
              <w:t>İŞ PAKETİ TABLOSU</w:t>
            </w:r>
          </w:p>
        </w:tc>
      </w:tr>
      <w:tr w:rsidR="008A0886" w:rsidRPr="000335C5" w14:paraId="0BE3CEE1" w14:textId="77777777" w:rsidTr="00D355D7">
        <w:trPr>
          <w:cantSplit/>
          <w:trHeight w:val="608"/>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2F62D0D9" w14:textId="450CECE7" w:rsidR="008A0886" w:rsidRPr="000335C5" w:rsidRDefault="008A0886" w:rsidP="00D355D7">
            <w:pPr>
              <w:rPr>
                <w:rFonts w:ascii="Arial" w:hAnsi="Arial" w:cs="Arial"/>
                <w:b/>
                <w:sz w:val="18"/>
                <w:szCs w:val="18"/>
                <w:lang w:val="tr-TR"/>
              </w:rPr>
            </w:pPr>
            <w:r w:rsidRPr="000335C5">
              <w:rPr>
                <w:rFonts w:ascii="Arial" w:hAnsi="Arial" w:cs="Arial"/>
                <w:b/>
                <w:sz w:val="18"/>
                <w:szCs w:val="18"/>
                <w:lang w:val="tr-TR"/>
              </w:rPr>
              <w:t xml:space="preserve">İP No: </w:t>
            </w:r>
            <w:r w:rsidR="00F90AB2">
              <w:rPr>
                <w:rFonts w:ascii="Arial" w:hAnsi="Arial" w:cs="Arial"/>
                <w:b/>
                <w:sz w:val="18"/>
                <w:szCs w:val="18"/>
                <w:lang w:val="tr-TR"/>
              </w:rPr>
              <w:t>3</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7CF2DBB6" w14:textId="0C40DC29" w:rsidR="008A0886" w:rsidRPr="000335C5" w:rsidRDefault="008A0886" w:rsidP="00D355D7">
            <w:pPr>
              <w:rPr>
                <w:rFonts w:ascii="Arial" w:hAnsi="Arial" w:cs="Arial"/>
                <w:b/>
                <w:sz w:val="18"/>
                <w:szCs w:val="18"/>
                <w:lang w:val="tr-TR"/>
              </w:rPr>
            </w:pPr>
            <w:r w:rsidRPr="000335C5">
              <w:rPr>
                <w:rFonts w:ascii="Arial" w:hAnsi="Arial" w:cs="Arial"/>
                <w:b/>
                <w:sz w:val="18"/>
                <w:szCs w:val="18"/>
              </w:rPr>
              <w:t xml:space="preserve">İP </w:t>
            </w:r>
            <w:proofErr w:type="spellStart"/>
            <w:r w:rsidRPr="000335C5">
              <w:rPr>
                <w:rFonts w:ascii="Arial" w:hAnsi="Arial" w:cs="Arial"/>
                <w:b/>
                <w:sz w:val="18"/>
                <w:szCs w:val="18"/>
              </w:rPr>
              <w:t>Adı</w:t>
            </w:r>
            <w:proofErr w:type="spellEnd"/>
            <w:r w:rsidRPr="000335C5">
              <w:rPr>
                <w:rFonts w:ascii="Arial" w:hAnsi="Arial" w:cs="Arial"/>
                <w:b/>
                <w:sz w:val="18"/>
                <w:szCs w:val="18"/>
              </w:rPr>
              <w:t xml:space="preserve">: </w:t>
            </w:r>
            <w:r w:rsidR="00F90AB2" w:rsidRPr="00DF4D75">
              <w:rPr>
                <w:rFonts w:ascii="Arial" w:hAnsi="Arial" w:cs="Arial"/>
                <w:color w:val="000000"/>
                <w:sz w:val="18"/>
                <w:szCs w:val="18"/>
                <w:lang w:val="tr-TR" w:eastAsia="tr-TR"/>
              </w:rPr>
              <w:t xml:space="preserve">Hesaplamalı Akışkanlar Yöntemi ile </w:t>
            </w:r>
            <w:r w:rsidR="00B311AD">
              <w:rPr>
                <w:rFonts w:ascii="Arial" w:hAnsi="Arial" w:cs="Arial"/>
                <w:color w:val="000000"/>
                <w:sz w:val="18"/>
                <w:szCs w:val="18"/>
                <w:lang w:val="tr-TR" w:eastAsia="tr-TR"/>
              </w:rPr>
              <w:t>MP</w:t>
            </w:r>
            <w:r w:rsidR="00F90AB2" w:rsidRPr="00DF4D75">
              <w:rPr>
                <w:rFonts w:ascii="Arial" w:hAnsi="Arial" w:cs="Arial"/>
                <w:color w:val="000000"/>
                <w:sz w:val="18"/>
                <w:szCs w:val="18"/>
                <w:lang w:val="tr-TR" w:eastAsia="tr-TR"/>
              </w:rPr>
              <w:t xml:space="preserve"> Parçacıkların Çökelme</w:t>
            </w:r>
            <w:r w:rsidR="00F90AB2">
              <w:rPr>
                <w:rFonts w:ascii="Arial" w:hAnsi="Arial" w:cs="Arial"/>
                <w:color w:val="000000"/>
                <w:sz w:val="18"/>
                <w:szCs w:val="18"/>
                <w:lang w:val="tr-TR" w:eastAsia="tr-TR"/>
              </w:rPr>
              <w:t xml:space="preserve"> Hızı </w:t>
            </w:r>
            <w:r w:rsidR="00F90AB2" w:rsidRPr="00DF4D75">
              <w:rPr>
                <w:rFonts w:ascii="Arial" w:hAnsi="Arial" w:cs="Arial"/>
                <w:color w:val="000000"/>
                <w:sz w:val="18"/>
                <w:szCs w:val="18"/>
                <w:lang w:val="tr-TR" w:eastAsia="tr-TR"/>
              </w:rPr>
              <w:t>Modelleme</w:t>
            </w:r>
            <w:r w:rsidR="00F90AB2">
              <w:rPr>
                <w:rFonts w:ascii="Arial" w:hAnsi="Arial" w:cs="Arial"/>
                <w:color w:val="000000"/>
                <w:sz w:val="18"/>
                <w:szCs w:val="18"/>
                <w:lang w:val="tr-TR" w:eastAsia="tr-TR"/>
              </w:rPr>
              <w:t>si</w:t>
            </w:r>
            <w:r w:rsidR="00DB3F87">
              <w:rPr>
                <w:rFonts w:ascii="Arial" w:hAnsi="Arial" w:cs="Arial"/>
                <w:color w:val="000000"/>
                <w:sz w:val="18"/>
                <w:szCs w:val="18"/>
                <w:lang w:val="tr-TR" w:eastAsia="tr-TR"/>
              </w:rPr>
              <w:t xml:space="preserve"> ve Analizi</w:t>
            </w:r>
          </w:p>
        </w:tc>
      </w:tr>
      <w:tr w:rsidR="008A0886" w:rsidRPr="000335C5" w14:paraId="4CAD6B1D"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3D8447A9" w14:textId="77777777" w:rsidR="008A0886" w:rsidRPr="000335C5" w:rsidRDefault="008A0886" w:rsidP="00D355D7">
            <w:pPr>
              <w:rPr>
                <w:rFonts w:ascii="Arial" w:hAnsi="Arial" w:cs="Arial"/>
                <w:b/>
                <w:sz w:val="18"/>
                <w:szCs w:val="18"/>
                <w:lang w:val="tr-TR"/>
              </w:rPr>
            </w:pPr>
          </w:p>
          <w:p w14:paraId="16BDE188" w14:textId="2F4ADAA0" w:rsidR="008A0886" w:rsidRPr="00DB3F87" w:rsidRDefault="008A0886" w:rsidP="00D355D7">
            <w:pPr>
              <w:rPr>
                <w:rFonts w:ascii="Arial" w:hAnsi="Arial" w:cs="Arial"/>
                <w:bCs/>
                <w:sz w:val="18"/>
                <w:szCs w:val="18"/>
                <w:lang w:val="tr-TR"/>
              </w:rPr>
            </w:pPr>
            <w:r w:rsidRPr="000335C5">
              <w:rPr>
                <w:rFonts w:ascii="Arial" w:hAnsi="Arial" w:cs="Arial"/>
                <w:b/>
                <w:sz w:val="18"/>
                <w:szCs w:val="18"/>
                <w:lang w:val="tr-TR"/>
              </w:rPr>
              <w:t xml:space="preserve">İP Hedefi: </w:t>
            </w:r>
            <w:proofErr w:type="spellStart"/>
            <w:r w:rsidR="00B311AD">
              <w:rPr>
                <w:rFonts w:ascii="Arial" w:hAnsi="Arial" w:cs="Arial"/>
                <w:bCs/>
                <w:sz w:val="18"/>
                <w:szCs w:val="18"/>
                <w:lang w:val="tr-TR"/>
              </w:rPr>
              <w:t>MP</w:t>
            </w:r>
            <w:r w:rsidR="00DB3F87" w:rsidRPr="00DB3F87">
              <w:rPr>
                <w:rFonts w:ascii="Arial" w:hAnsi="Arial" w:cs="Arial"/>
                <w:bCs/>
                <w:sz w:val="18"/>
                <w:szCs w:val="18"/>
                <w:lang w:val="tr-TR"/>
              </w:rPr>
              <w:t>lerin</w:t>
            </w:r>
            <w:proofErr w:type="spellEnd"/>
            <w:r w:rsidR="00DB3F87">
              <w:rPr>
                <w:rFonts w:ascii="Arial" w:hAnsi="Arial" w:cs="Arial"/>
                <w:b/>
                <w:sz w:val="18"/>
                <w:szCs w:val="18"/>
                <w:lang w:val="tr-TR"/>
              </w:rPr>
              <w:t xml:space="preserve"> </w:t>
            </w:r>
            <w:r w:rsidR="00DB3F87" w:rsidRPr="00921EE2">
              <w:rPr>
                <w:rFonts w:ascii="Arial" w:hAnsi="Arial" w:cs="Arial"/>
                <w:sz w:val="18"/>
                <w:szCs w:val="18"/>
                <w:lang w:val="tr-TR"/>
              </w:rPr>
              <w:t>ç</w:t>
            </w:r>
            <w:r w:rsidR="00DB3F87">
              <w:rPr>
                <w:rFonts w:ascii="Arial" w:hAnsi="Arial" w:cs="Arial"/>
                <w:bCs/>
                <w:sz w:val="18"/>
                <w:szCs w:val="18"/>
                <w:lang w:val="tr-TR"/>
              </w:rPr>
              <w:t>ökelme hızlarının h</w:t>
            </w:r>
            <w:r w:rsidR="00DB3F87" w:rsidRPr="00DB3F87">
              <w:rPr>
                <w:rFonts w:ascii="Arial" w:hAnsi="Arial" w:cs="Arial"/>
                <w:bCs/>
                <w:sz w:val="18"/>
                <w:szCs w:val="18"/>
                <w:lang w:val="tr-TR"/>
              </w:rPr>
              <w:t xml:space="preserve">esaplamalı </w:t>
            </w:r>
            <w:r w:rsidR="00DB3F87">
              <w:rPr>
                <w:rFonts w:ascii="Arial" w:hAnsi="Arial" w:cs="Arial"/>
                <w:bCs/>
                <w:sz w:val="18"/>
                <w:szCs w:val="18"/>
                <w:lang w:val="tr-TR"/>
              </w:rPr>
              <w:t>a</w:t>
            </w:r>
            <w:r w:rsidR="00DB3F87" w:rsidRPr="00DB3F87">
              <w:rPr>
                <w:rFonts w:ascii="Arial" w:hAnsi="Arial" w:cs="Arial"/>
                <w:bCs/>
                <w:sz w:val="18"/>
                <w:szCs w:val="18"/>
                <w:lang w:val="tr-TR"/>
              </w:rPr>
              <w:t xml:space="preserve">kışkanlar </w:t>
            </w:r>
            <w:r w:rsidR="00DB3F87">
              <w:rPr>
                <w:rFonts w:ascii="Arial" w:hAnsi="Arial" w:cs="Arial"/>
                <w:bCs/>
                <w:sz w:val="18"/>
                <w:szCs w:val="18"/>
                <w:lang w:val="tr-TR"/>
              </w:rPr>
              <w:t>y</w:t>
            </w:r>
            <w:r w:rsidR="00DB3F87" w:rsidRPr="00DB3F87">
              <w:rPr>
                <w:rFonts w:ascii="Arial" w:hAnsi="Arial" w:cs="Arial"/>
                <w:bCs/>
                <w:sz w:val="18"/>
                <w:szCs w:val="18"/>
                <w:lang w:val="tr-TR"/>
              </w:rPr>
              <w:t xml:space="preserve">öntemi ile </w:t>
            </w:r>
            <w:r w:rsidR="00DB3F87">
              <w:rPr>
                <w:rFonts w:ascii="Arial" w:hAnsi="Arial" w:cs="Arial"/>
                <w:bCs/>
                <w:sz w:val="18"/>
                <w:szCs w:val="18"/>
                <w:lang w:val="tr-TR"/>
              </w:rPr>
              <w:t>sayısal modellemesi ve analizini gerçekleştirmek.</w:t>
            </w:r>
          </w:p>
          <w:p w14:paraId="0D81EEA8" w14:textId="77777777" w:rsidR="008A0886" w:rsidRPr="000335C5" w:rsidRDefault="008A0886" w:rsidP="00D355D7">
            <w:pPr>
              <w:rPr>
                <w:rFonts w:ascii="Arial" w:hAnsi="Arial" w:cs="Arial"/>
                <w:b/>
                <w:sz w:val="18"/>
                <w:szCs w:val="18"/>
                <w:lang w:val="tr-TR"/>
              </w:rPr>
            </w:pPr>
            <w:r w:rsidRPr="000335C5">
              <w:rPr>
                <w:rFonts w:ascii="Arial" w:hAnsi="Arial" w:cs="Arial"/>
                <w:b/>
                <w:sz w:val="18"/>
                <w:szCs w:val="18"/>
                <w:lang w:val="tr-TR"/>
              </w:rPr>
              <w:t xml:space="preserve"> </w:t>
            </w:r>
          </w:p>
        </w:tc>
      </w:tr>
      <w:tr w:rsidR="008A0886" w:rsidRPr="000335C5" w14:paraId="139665B7" w14:textId="77777777" w:rsidTr="00D355D7">
        <w:tblPrEx>
          <w:tblBorders>
            <w:insideH w:val="single" w:sz="6" w:space="0" w:color="000000"/>
            <w:insideV w:val="single" w:sz="6" w:space="0" w:color="000000"/>
          </w:tblBorders>
        </w:tblPrEx>
        <w:trPr>
          <w:trHeight w:val="475"/>
          <w:jc w:val="center"/>
        </w:trPr>
        <w:tc>
          <w:tcPr>
            <w:tcW w:w="2500" w:type="pct"/>
            <w:gridSpan w:val="2"/>
            <w:tcBorders>
              <w:top w:val="single" w:sz="6" w:space="0" w:color="000000"/>
              <w:left w:val="single" w:sz="6" w:space="0" w:color="000000"/>
              <w:bottom w:val="single" w:sz="6" w:space="0" w:color="000000"/>
              <w:right w:val="single" w:sz="6" w:space="0" w:color="000000"/>
            </w:tcBorders>
          </w:tcPr>
          <w:p w14:paraId="33F30756" w14:textId="77777777" w:rsidR="008A0886" w:rsidRPr="000335C5" w:rsidRDefault="008A0886" w:rsidP="00D355D7">
            <w:pPr>
              <w:rPr>
                <w:rFonts w:ascii="Arial" w:hAnsi="Arial" w:cs="Arial"/>
                <w:b/>
                <w:sz w:val="18"/>
                <w:szCs w:val="18"/>
                <w:lang w:val="tr-TR"/>
              </w:rPr>
            </w:pPr>
            <w:r w:rsidRPr="000335C5">
              <w:rPr>
                <w:rFonts w:ascii="Arial" w:hAnsi="Arial" w:cs="Arial"/>
                <w:b/>
                <w:sz w:val="18"/>
                <w:szCs w:val="18"/>
                <w:lang w:val="tr-TR"/>
              </w:rPr>
              <w:t>İP Kapsamında Yapılacak İşler/Görevler:</w:t>
            </w:r>
          </w:p>
          <w:p w14:paraId="0D6D32E1" w14:textId="77777777" w:rsidR="008A0886" w:rsidRPr="000335C5" w:rsidRDefault="008A0886" w:rsidP="00D355D7">
            <w:pPr>
              <w:rPr>
                <w:rFonts w:ascii="Arial" w:hAnsi="Arial" w:cs="Arial"/>
                <w:sz w:val="18"/>
                <w:szCs w:val="18"/>
                <w:lang w:val="tr-TR"/>
              </w:rPr>
            </w:pPr>
          </w:p>
          <w:p w14:paraId="3145A3E7" w14:textId="65B1FBC6" w:rsidR="008A0886" w:rsidRPr="00DB3F87" w:rsidRDefault="008A0886" w:rsidP="00D355D7">
            <w:pPr>
              <w:rPr>
                <w:rFonts w:ascii="Arial" w:hAnsi="Arial" w:cs="Arial"/>
                <w:bCs/>
                <w:i/>
                <w:sz w:val="18"/>
                <w:szCs w:val="18"/>
                <w:lang w:val="tr-TR"/>
              </w:rPr>
            </w:pPr>
            <w:r w:rsidRPr="000335C5">
              <w:rPr>
                <w:rFonts w:ascii="Arial" w:hAnsi="Arial" w:cs="Arial"/>
                <w:b/>
                <w:i/>
                <w:sz w:val="18"/>
                <w:szCs w:val="18"/>
                <w:lang w:val="tr-TR"/>
              </w:rPr>
              <w:t xml:space="preserve">1.1. </w:t>
            </w:r>
            <w:r w:rsidR="00DB3F87">
              <w:rPr>
                <w:rFonts w:ascii="Arial" w:hAnsi="Arial" w:cs="Arial"/>
                <w:bCs/>
                <w:i/>
                <w:sz w:val="18"/>
                <w:szCs w:val="18"/>
                <w:lang w:val="tr-TR"/>
              </w:rPr>
              <w:t xml:space="preserve">İP-2’de kullanılan </w:t>
            </w:r>
            <w:r w:rsidR="00B311AD">
              <w:rPr>
                <w:rFonts w:ascii="Arial" w:hAnsi="Arial" w:cs="Arial"/>
                <w:bCs/>
                <w:i/>
                <w:sz w:val="18"/>
                <w:szCs w:val="18"/>
                <w:lang w:val="tr-TR"/>
              </w:rPr>
              <w:t>MP</w:t>
            </w:r>
            <w:r w:rsidR="00DB3F87">
              <w:rPr>
                <w:rFonts w:ascii="Arial" w:hAnsi="Arial" w:cs="Arial"/>
                <w:bCs/>
                <w:i/>
                <w:sz w:val="18"/>
                <w:szCs w:val="18"/>
                <w:lang w:val="tr-TR"/>
              </w:rPr>
              <w:t xml:space="preserve"> parçacıkların çökelme hızlarının sayısal modellemesi</w:t>
            </w:r>
          </w:p>
          <w:p w14:paraId="399262A1" w14:textId="603AE990" w:rsidR="008A0886" w:rsidRPr="00DB3F87" w:rsidRDefault="008A0886" w:rsidP="00D355D7">
            <w:pPr>
              <w:rPr>
                <w:rFonts w:ascii="Arial" w:hAnsi="Arial" w:cs="Arial"/>
                <w:bCs/>
                <w:i/>
                <w:sz w:val="18"/>
                <w:szCs w:val="18"/>
                <w:lang w:val="tr-TR"/>
              </w:rPr>
            </w:pPr>
            <w:r w:rsidRPr="000335C5">
              <w:rPr>
                <w:rFonts w:ascii="Arial" w:hAnsi="Arial" w:cs="Arial"/>
                <w:b/>
                <w:i/>
                <w:sz w:val="18"/>
                <w:szCs w:val="18"/>
                <w:lang w:val="tr-TR"/>
              </w:rPr>
              <w:t>1.2.</w:t>
            </w:r>
            <w:r w:rsidR="00DB3F87">
              <w:rPr>
                <w:rFonts w:ascii="Arial" w:hAnsi="Arial" w:cs="Arial"/>
                <w:b/>
                <w:i/>
                <w:sz w:val="18"/>
                <w:szCs w:val="18"/>
                <w:lang w:val="tr-TR"/>
              </w:rPr>
              <w:t xml:space="preserve"> </w:t>
            </w:r>
            <w:r w:rsidR="00DB3F87" w:rsidRPr="00DB3F87">
              <w:rPr>
                <w:rFonts w:ascii="Arial" w:hAnsi="Arial" w:cs="Arial"/>
                <w:bCs/>
                <w:i/>
                <w:sz w:val="18"/>
                <w:szCs w:val="18"/>
                <w:lang w:val="tr-TR"/>
              </w:rPr>
              <w:t>Sayısal model sonuçlarının analizi</w:t>
            </w:r>
          </w:p>
          <w:p w14:paraId="3FDE856B" w14:textId="77777777" w:rsidR="008A0886" w:rsidRPr="000335C5" w:rsidRDefault="008A0886" w:rsidP="00D355D7">
            <w:pPr>
              <w:rPr>
                <w:rFonts w:ascii="Arial" w:hAnsi="Arial" w:cs="Arial"/>
                <w:i/>
                <w:sz w:val="18"/>
                <w:szCs w:val="18"/>
                <w:lang w:val="tr-TR"/>
              </w:rPr>
            </w:pPr>
          </w:p>
        </w:tc>
        <w:tc>
          <w:tcPr>
            <w:tcW w:w="2500" w:type="pct"/>
            <w:tcBorders>
              <w:top w:val="single" w:sz="6" w:space="0" w:color="000000"/>
              <w:left w:val="single" w:sz="6" w:space="0" w:color="000000"/>
              <w:bottom w:val="single" w:sz="6" w:space="0" w:color="000000"/>
              <w:right w:val="single" w:sz="6" w:space="0" w:color="000000"/>
            </w:tcBorders>
          </w:tcPr>
          <w:p w14:paraId="56B125EC" w14:textId="77777777" w:rsidR="008A0886" w:rsidRPr="000335C5" w:rsidRDefault="008A0886" w:rsidP="00D355D7">
            <w:pPr>
              <w:rPr>
                <w:rFonts w:ascii="Arial" w:hAnsi="Arial" w:cs="Arial"/>
                <w:i/>
                <w:sz w:val="18"/>
                <w:szCs w:val="18"/>
                <w:lang w:val="tr-TR"/>
              </w:rPr>
            </w:pPr>
            <w:r w:rsidRPr="000335C5">
              <w:rPr>
                <w:rFonts w:ascii="Arial" w:hAnsi="Arial" w:cs="Arial"/>
                <w:b/>
                <w:bCs/>
                <w:color w:val="000000"/>
                <w:sz w:val="18"/>
                <w:szCs w:val="18"/>
                <w:lang w:val="tr-TR" w:eastAsia="tr-TR"/>
              </w:rPr>
              <w:t>Kim(</w:t>
            </w:r>
            <w:proofErr w:type="spellStart"/>
            <w:r w:rsidRPr="000335C5">
              <w:rPr>
                <w:rFonts w:ascii="Arial" w:hAnsi="Arial" w:cs="Arial"/>
                <w:b/>
                <w:bCs/>
                <w:color w:val="000000"/>
                <w:sz w:val="18"/>
                <w:szCs w:val="18"/>
                <w:lang w:val="tr-TR" w:eastAsia="tr-TR"/>
              </w:rPr>
              <w:t>ler</w:t>
            </w:r>
            <w:proofErr w:type="spellEnd"/>
            <w:r w:rsidRPr="000335C5">
              <w:rPr>
                <w:rFonts w:ascii="Arial" w:hAnsi="Arial" w:cs="Arial"/>
                <w:b/>
                <w:bCs/>
                <w:color w:val="000000"/>
                <w:sz w:val="18"/>
                <w:szCs w:val="18"/>
                <w:lang w:val="tr-TR" w:eastAsia="tr-TR"/>
              </w:rPr>
              <w:t>) Tarafından Gerçekleştirileceği(*)</w:t>
            </w:r>
          </w:p>
          <w:p w14:paraId="43C13E4D" w14:textId="77777777" w:rsidR="00F30B04" w:rsidRDefault="00F30B04" w:rsidP="00D355D7">
            <w:pPr>
              <w:rPr>
                <w:rFonts w:ascii="Arial" w:hAnsi="Arial" w:cs="Arial"/>
                <w:bCs/>
                <w:sz w:val="18"/>
                <w:szCs w:val="18"/>
                <w:lang w:val="tr-TR"/>
              </w:rPr>
            </w:pPr>
          </w:p>
          <w:p w14:paraId="6508B695" w14:textId="09029956" w:rsidR="008A0886" w:rsidRPr="000C323E" w:rsidRDefault="00F30B04" w:rsidP="00D355D7">
            <w:pPr>
              <w:rPr>
                <w:rFonts w:ascii="Arial" w:hAnsi="Arial" w:cs="Arial"/>
                <w:bCs/>
                <w:sz w:val="18"/>
                <w:szCs w:val="18"/>
                <w:lang w:val="tr-TR"/>
              </w:rPr>
            </w:pPr>
            <w:r w:rsidRPr="00DB3F87">
              <w:rPr>
                <w:rFonts w:ascii="Arial" w:hAnsi="Arial" w:cs="Arial"/>
                <w:bCs/>
                <w:sz w:val="18"/>
                <w:szCs w:val="18"/>
                <w:lang w:val="tr-TR"/>
              </w:rPr>
              <w:t>Aslı Numanoğlu Genç</w:t>
            </w:r>
          </w:p>
          <w:p w14:paraId="1A5168E5" w14:textId="68220B13" w:rsidR="008A0886" w:rsidRPr="000335C5" w:rsidRDefault="008A0886" w:rsidP="00D355D7">
            <w:pPr>
              <w:rPr>
                <w:rFonts w:ascii="Arial" w:hAnsi="Arial" w:cs="Arial"/>
                <w:b/>
                <w:i/>
                <w:sz w:val="18"/>
                <w:szCs w:val="18"/>
                <w:lang w:val="tr-TR"/>
              </w:rPr>
            </w:pPr>
            <w:r w:rsidRPr="000335C5">
              <w:rPr>
                <w:rFonts w:ascii="Arial" w:hAnsi="Arial" w:cs="Arial"/>
                <w:b/>
                <w:i/>
                <w:sz w:val="18"/>
                <w:szCs w:val="18"/>
                <w:lang w:val="tr-TR"/>
              </w:rPr>
              <w:t>1.1.</w:t>
            </w:r>
            <w:r w:rsidR="00DB3F87">
              <w:rPr>
                <w:rFonts w:ascii="Arial" w:hAnsi="Arial" w:cs="Arial"/>
                <w:b/>
                <w:i/>
                <w:sz w:val="18"/>
                <w:szCs w:val="18"/>
                <w:lang w:val="tr-TR"/>
              </w:rPr>
              <w:t xml:space="preserve"> </w:t>
            </w:r>
            <w:r w:rsidR="00DB3F87" w:rsidRPr="00921EE2">
              <w:rPr>
                <w:rFonts w:ascii="Arial" w:hAnsi="Arial" w:cs="Arial"/>
                <w:sz w:val="18"/>
                <w:szCs w:val="18"/>
                <w:lang w:val="tr-TR"/>
              </w:rPr>
              <w:t>Onur Baş</w:t>
            </w:r>
            <w:r w:rsidR="00706A30">
              <w:rPr>
                <w:rFonts w:ascii="Arial" w:hAnsi="Arial" w:cs="Arial"/>
                <w:sz w:val="18"/>
                <w:szCs w:val="18"/>
                <w:lang w:val="tr-TR"/>
              </w:rPr>
              <w:t>, Bursiyer 4</w:t>
            </w:r>
          </w:p>
          <w:p w14:paraId="50F2F463" w14:textId="7E3D681C" w:rsidR="008A0886" w:rsidRPr="00DB3F87" w:rsidRDefault="008A0886" w:rsidP="00D355D7">
            <w:pPr>
              <w:rPr>
                <w:rFonts w:ascii="Arial" w:hAnsi="Arial" w:cs="Arial"/>
                <w:b/>
                <w:i/>
                <w:sz w:val="18"/>
                <w:szCs w:val="18"/>
                <w:lang w:val="tr-TR"/>
              </w:rPr>
            </w:pPr>
            <w:r w:rsidRPr="000335C5">
              <w:rPr>
                <w:rFonts w:ascii="Arial" w:hAnsi="Arial" w:cs="Arial"/>
                <w:b/>
                <w:i/>
                <w:sz w:val="18"/>
                <w:szCs w:val="18"/>
                <w:lang w:val="tr-TR"/>
              </w:rPr>
              <w:t>1.2.</w:t>
            </w:r>
            <w:r w:rsidR="00DB3F87">
              <w:rPr>
                <w:rFonts w:ascii="Arial" w:hAnsi="Arial" w:cs="Arial"/>
                <w:b/>
                <w:i/>
                <w:sz w:val="18"/>
                <w:szCs w:val="18"/>
                <w:lang w:val="tr-TR"/>
              </w:rPr>
              <w:t xml:space="preserve"> </w:t>
            </w:r>
            <w:r w:rsidR="00DB3F87" w:rsidRPr="00921EE2">
              <w:rPr>
                <w:rFonts w:ascii="Arial" w:hAnsi="Arial" w:cs="Arial"/>
                <w:sz w:val="18"/>
                <w:szCs w:val="18"/>
                <w:lang w:val="tr-TR"/>
              </w:rPr>
              <w:t xml:space="preserve">Onur Baş, </w:t>
            </w:r>
            <w:r w:rsidR="00706A30">
              <w:rPr>
                <w:rFonts w:ascii="Arial" w:hAnsi="Arial" w:cs="Arial"/>
                <w:sz w:val="18"/>
                <w:szCs w:val="18"/>
                <w:lang w:val="tr-TR"/>
              </w:rPr>
              <w:t>Bursiyer 4</w:t>
            </w:r>
          </w:p>
        </w:tc>
      </w:tr>
      <w:tr w:rsidR="008A0886" w:rsidRPr="000335C5" w14:paraId="408F4981"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0BC8D89A" w14:textId="68304281" w:rsidR="008A0886" w:rsidRDefault="008A0886" w:rsidP="00D355D7">
            <w:pPr>
              <w:pStyle w:val="WW-NormalWeb1"/>
              <w:spacing w:before="0" w:after="0"/>
              <w:contextualSpacing/>
              <w:jc w:val="both"/>
              <w:rPr>
                <w:rFonts w:ascii="Arial" w:hAnsi="Arial" w:cs="Arial"/>
                <w:b/>
                <w:sz w:val="18"/>
                <w:szCs w:val="18"/>
              </w:rPr>
            </w:pPr>
            <w:proofErr w:type="spellStart"/>
            <w:r w:rsidRPr="000335C5">
              <w:rPr>
                <w:rFonts w:ascii="Arial" w:hAnsi="Arial" w:cs="Arial"/>
                <w:b/>
                <w:sz w:val="18"/>
                <w:szCs w:val="18"/>
              </w:rPr>
              <w:t>İP’nin</w:t>
            </w:r>
            <w:proofErr w:type="spellEnd"/>
            <w:r w:rsidRPr="000335C5">
              <w:rPr>
                <w:rFonts w:ascii="Arial" w:hAnsi="Arial" w:cs="Arial"/>
                <w:b/>
                <w:sz w:val="18"/>
                <w:szCs w:val="18"/>
              </w:rPr>
              <w:t xml:space="preserve"> Başarı Ölçütü: </w:t>
            </w:r>
            <w:r w:rsidRPr="000335C5">
              <w:rPr>
                <w:rFonts w:ascii="Arial" w:hAnsi="Arial" w:cs="Arial"/>
                <w:i/>
                <w:color w:val="000000"/>
                <w:sz w:val="18"/>
                <w:szCs w:val="18"/>
              </w:rPr>
              <w:t>Başarı ölçütü olarak her bir iş paketinin hangi kriterleri sağladığında başarılı sayılacağı ölçülebilir ve izlenebilir şekilde nitel ve/veya nicel olarak belirtilir</w:t>
            </w:r>
            <w:r w:rsidRPr="000335C5">
              <w:rPr>
                <w:rFonts w:ascii="Arial" w:hAnsi="Arial" w:cs="Arial"/>
                <w:b/>
                <w:color w:val="000000"/>
                <w:sz w:val="18"/>
                <w:szCs w:val="18"/>
              </w:rPr>
              <w:t>.</w:t>
            </w:r>
            <w:r w:rsidRPr="000335C5">
              <w:rPr>
                <w:rFonts w:ascii="Arial" w:hAnsi="Arial" w:cs="Arial"/>
                <w:b/>
                <w:sz w:val="18"/>
                <w:szCs w:val="18"/>
              </w:rPr>
              <w:t xml:space="preserve"> </w:t>
            </w:r>
          </w:p>
          <w:p w14:paraId="1E744BFF" w14:textId="79DE36F3" w:rsidR="00DB3F87" w:rsidRDefault="00DB3F87" w:rsidP="00D355D7">
            <w:pPr>
              <w:pStyle w:val="WW-NormalWeb1"/>
              <w:spacing w:before="0" w:after="0"/>
              <w:contextualSpacing/>
              <w:jc w:val="both"/>
              <w:rPr>
                <w:rFonts w:ascii="Arial" w:hAnsi="Arial" w:cs="Arial"/>
                <w:b/>
                <w:sz w:val="18"/>
                <w:szCs w:val="18"/>
              </w:rPr>
            </w:pPr>
          </w:p>
          <w:p w14:paraId="7AAFAD10" w14:textId="7814B7FD" w:rsidR="008A0886" w:rsidRPr="000335C5" w:rsidRDefault="000A7328" w:rsidP="00D355D7">
            <w:pPr>
              <w:pStyle w:val="WW-NormalWeb1"/>
              <w:spacing w:before="0" w:after="0"/>
              <w:contextualSpacing/>
              <w:jc w:val="both"/>
              <w:rPr>
                <w:rFonts w:ascii="Arial" w:hAnsi="Arial" w:cs="Arial"/>
                <w:b/>
                <w:sz w:val="18"/>
                <w:szCs w:val="18"/>
              </w:rPr>
            </w:pPr>
            <w:proofErr w:type="spellStart"/>
            <w:r w:rsidRPr="000A7328">
              <w:rPr>
                <w:rFonts w:ascii="Arial" w:hAnsi="Arial" w:cs="Arial"/>
                <w:bCs/>
                <w:sz w:val="18"/>
                <w:szCs w:val="18"/>
                <w:lang w:val="en-US"/>
              </w:rPr>
              <w:t>İP’nin</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başarı</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ölçütü</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düzenli</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ve</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düzensiz</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şekilli</w:t>
            </w:r>
            <w:proofErr w:type="spellEnd"/>
            <w:r w:rsidRPr="000A7328">
              <w:rPr>
                <w:rFonts w:ascii="Arial" w:hAnsi="Arial" w:cs="Arial"/>
                <w:bCs/>
                <w:sz w:val="18"/>
                <w:szCs w:val="18"/>
                <w:lang w:val="en-US"/>
              </w:rPr>
              <w:t xml:space="preserve"> </w:t>
            </w:r>
            <w:proofErr w:type="spellStart"/>
            <w:r w:rsidR="00B311AD">
              <w:rPr>
                <w:rFonts w:ascii="Arial" w:hAnsi="Arial" w:cs="Arial"/>
                <w:bCs/>
                <w:sz w:val="18"/>
                <w:szCs w:val="18"/>
                <w:lang w:val="en-US"/>
              </w:rPr>
              <w:t>MP</w:t>
            </w:r>
            <w:r w:rsidRPr="000A7328">
              <w:rPr>
                <w:rFonts w:ascii="Arial" w:hAnsi="Arial" w:cs="Arial"/>
                <w:bCs/>
                <w:sz w:val="18"/>
                <w:szCs w:val="18"/>
                <w:lang w:val="en-US"/>
              </w:rPr>
              <w:t>lerin</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şekil</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faktörü</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analizlerinin</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literatür</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ile</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uyumlu</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olmasıdır</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yaklaşık</w:t>
            </w:r>
            <w:proofErr w:type="spellEnd"/>
            <w:r w:rsidRPr="000A7328">
              <w:rPr>
                <w:rFonts w:ascii="Arial" w:hAnsi="Arial" w:cs="Arial"/>
                <w:bCs/>
                <w:sz w:val="18"/>
                <w:szCs w:val="18"/>
                <w:lang w:val="en-US"/>
              </w:rPr>
              <w:t xml:space="preserve"> %5 </w:t>
            </w:r>
            <w:proofErr w:type="spellStart"/>
            <w:r w:rsidRPr="000A7328">
              <w:rPr>
                <w:rFonts w:ascii="Arial" w:hAnsi="Arial" w:cs="Arial"/>
                <w:bCs/>
                <w:sz w:val="18"/>
                <w:szCs w:val="18"/>
                <w:lang w:val="en-US"/>
              </w:rPr>
              <w:t>bağıl</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ortalama</w:t>
            </w:r>
            <w:proofErr w:type="spellEnd"/>
            <w:r w:rsidRPr="000A7328">
              <w:rPr>
                <w:rFonts w:ascii="Arial" w:hAnsi="Arial" w:cs="Arial"/>
                <w:bCs/>
                <w:sz w:val="18"/>
                <w:szCs w:val="18"/>
                <w:lang w:val="en-US"/>
              </w:rPr>
              <w:t xml:space="preserve"> </w:t>
            </w:r>
            <w:proofErr w:type="spellStart"/>
            <w:r w:rsidRPr="000A7328">
              <w:rPr>
                <w:rFonts w:ascii="Arial" w:hAnsi="Arial" w:cs="Arial"/>
                <w:bCs/>
                <w:sz w:val="18"/>
                <w:szCs w:val="18"/>
                <w:lang w:val="en-US"/>
              </w:rPr>
              <w:t>hata</w:t>
            </w:r>
            <w:proofErr w:type="spellEnd"/>
            <w:r w:rsidRPr="000A7328">
              <w:rPr>
                <w:rFonts w:ascii="Arial" w:hAnsi="Arial" w:cs="Arial"/>
                <w:bCs/>
                <w:sz w:val="18"/>
                <w:szCs w:val="18"/>
                <w:lang w:val="en-US"/>
              </w:rPr>
              <w:t>).</w:t>
            </w:r>
          </w:p>
        </w:tc>
      </w:tr>
      <w:tr w:rsidR="008A0886" w:rsidRPr="000335C5" w14:paraId="07C9E620"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5403BC18" w14:textId="77777777" w:rsidR="008A0886" w:rsidRPr="000335C5" w:rsidRDefault="008A0886" w:rsidP="00D355D7">
            <w:pPr>
              <w:jc w:val="both"/>
              <w:rPr>
                <w:rFonts w:ascii="Arial" w:hAnsi="Arial" w:cs="Arial"/>
                <w:i/>
                <w:sz w:val="18"/>
                <w:szCs w:val="18"/>
                <w:lang w:val="tr-TR"/>
              </w:rPr>
            </w:pPr>
            <w:r w:rsidRPr="000335C5">
              <w:rPr>
                <w:rFonts w:ascii="Arial" w:hAnsi="Arial" w:cs="Arial"/>
                <w:b/>
                <w:sz w:val="18"/>
                <w:szCs w:val="18"/>
                <w:lang w:val="tr-TR"/>
              </w:rPr>
              <w:t xml:space="preserve">Ara Çıktılar: </w:t>
            </w:r>
            <w:r w:rsidRPr="000335C5">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300B3F85" w14:textId="352BFBB5" w:rsidR="00460EEE" w:rsidRPr="00460EEE" w:rsidRDefault="00460EEE" w:rsidP="00460EEE">
            <w:pPr>
              <w:rPr>
                <w:rFonts w:ascii="Arial" w:hAnsi="Arial" w:cs="Arial"/>
                <w:bCs/>
                <w:i/>
                <w:sz w:val="18"/>
                <w:szCs w:val="18"/>
                <w:lang w:val="tr-TR"/>
              </w:rPr>
            </w:pPr>
            <w:r w:rsidRPr="00460EEE">
              <w:rPr>
                <w:rFonts w:ascii="Arial" w:hAnsi="Arial" w:cs="Arial"/>
                <w:bCs/>
                <w:i/>
                <w:sz w:val="18"/>
                <w:szCs w:val="18"/>
                <w:lang w:val="tr-TR"/>
              </w:rPr>
              <w:t>1.1.</w:t>
            </w:r>
            <w:r w:rsidRPr="00460EEE">
              <w:rPr>
                <w:rFonts w:ascii="Arial" w:hAnsi="Arial" w:cs="Arial"/>
                <w:bCs/>
                <w:i/>
                <w:sz w:val="18"/>
                <w:szCs w:val="18"/>
                <w:lang w:val="tr-TR"/>
              </w:rPr>
              <w:tab/>
            </w:r>
            <w:r>
              <w:rPr>
                <w:rFonts w:ascii="Arial" w:hAnsi="Arial" w:cs="Arial"/>
                <w:bCs/>
                <w:i/>
                <w:sz w:val="18"/>
                <w:szCs w:val="18"/>
                <w:lang w:val="tr-TR"/>
              </w:rPr>
              <w:t>Sayısal model</w:t>
            </w:r>
            <w:r w:rsidRPr="00460EEE">
              <w:rPr>
                <w:rFonts w:ascii="Arial" w:hAnsi="Arial" w:cs="Arial"/>
                <w:bCs/>
                <w:i/>
                <w:sz w:val="18"/>
                <w:szCs w:val="18"/>
                <w:lang w:val="tr-TR"/>
              </w:rPr>
              <w:t xml:space="preserve"> </w:t>
            </w:r>
            <w:r>
              <w:rPr>
                <w:rFonts w:ascii="Arial" w:hAnsi="Arial" w:cs="Arial"/>
                <w:bCs/>
                <w:i/>
                <w:sz w:val="18"/>
                <w:szCs w:val="18"/>
                <w:lang w:val="tr-TR"/>
              </w:rPr>
              <w:t xml:space="preserve">parçacık </w:t>
            </w:r>
            <w:r w:rsidRPr="00460EEE">
              <w:rPr>
                <w:rFonts w:ascii="Arial" w:hAnsi="Arial" w:cs="Arial"/>
                <w:bCs/>
                <w:i/>
                <w:sz w:val="18"/>
                <w:szCs w:val="18"/>
                <w:lang w:val="tr-TR"/>
              </w:rPr>
              <w:t xml:space="preserve">hız değerleri, parçacık yörüngeleri </w:t>
            </w:r>
          </w:p>
          <w:p w14:paraId="4B85A9FA" w14:textId="4DE355AD" w:rsidR="008A0886" w:rsidRPr="00460EEE" w:rsidRDefault="00460EEE" w:rsidP="00D355D7">
            <w:pPr>
              <w:rPr>
                <w:rFonts w:ascii="Arial" w:hAnsi="Arial" w:cs="Arial"/>
                <w:bCs/>
                <w:i/>
                <w:sz w:val="18"/>
                <w:szCs w:val="18"/>
                <w:lang w:val="tr-TR"/>
              </w:rPr>
            </w:pPr>
            <w:r w:rsidRPr="00460EEE">
              <w:rPr>
                <w:rFonts w:ascii="Arial" w:hAnsi="Arial" w:cs="Arial"/>
                <w:bCs/>
                <w:i/>
                <w:sz w:val="18"/>
                <w:szCs w:val="18"/>
                <w:lang w:val="tr-TR"/>
              </w:rPr>
              <w:t>1.2.</w:t>
            </w:r>
            <w:r w:rsidRPr="00460EEE">
              <w:rPr>
                <w:rFonts w:ascii="Arial" w:hAnsi="Arial" w:cs="Arial"/>
                <w:bCs/>
                <w:i/>
                <w:sz w:val="18"/>
                <w:szCs w:val="18"/>
                <w:lang w:val="tr-TR"/>
              </w:rPr>
              <w:tab/>
            </w:r>
            <w:r w:rsidR="00B311AD">
              <w:rPr>
                <w:rFonts w:ascii="Arial" w:hAnsi="Arial" w:cs="Arial"/>
                <w:bCs/>
                <w:i/>
                <w:sz w:val="18"/>
                <w:szCs w:val="18"/>
                <w:lang w:val="tr-TR"/>
              </w:rPr>
              <w:t>MP</w:t>
            </w:r>
            <w:r w:rsidRPr="00460EEE">
              <w:rPr>
                <w:rFonts w:ascii="Arial" w:hAnsi="Arial" w:cs="Arial"/>
                <w:bCs/>
                <w:i/>
                <w:sz w:val="18"/>
                <w:szCs w:val="18"/>
                <w:lang w:val="tr-TR"/>
              </w:rPr>
              <w:t xml:space="preserve"> parçacıkların </w:t>
            </w:r>
            <w:r w:rsidR="00674C24">
              <w:rPr>
                <w:rFonts w:ascii="Arial" w:hAnsi="Arial" w:cs="Arial"/>
                <w:bCs/>
                <w:iCs/>
                <w:sz w:val="18"/>
                <w:szCs w:val="18"/>
                <w:lang w:val="tr-TR"/>
              </w:rPr>
              <w:t>C</w:t>
            </w:r>
            <w:r w:rsidR="00674C24">
              <w:rPr>
                <w:rFonts w:ascii="Arial" w:hAnsi="Arial" w:cs="Arial"/>
                <w:bCs/>
                <w:iCs/>
                <w:sz w:val="18"/>
                <w:szCs w:val="18"/>
                <w:vertAlign w:val="subscript"/>
                <w:lang w:val="tr-TR"/>
              </w:rPr>
              <w:t>D</w:t>
            </w:r>
            <w:r w:rsidR="00674C24">
              <w:rPr>
                <w:rFonts w:ascii="Arial" w:hAnsi="Arial" w:cs="Arial"/>
                <w:bCs/>
                <w:iCs/>
                <w:sz w:val="18"/>
                <w:szCs w:val="18"/>
                <w:lang w:val="tr-TR"/>
              </w:rPr>
              <w:t>-Re</w:t>
            </w:r>
            <w:r w:rsidRPr="00460EEE">
              <w:rPr>
                <w:rFonts w:ascii="Arial" w:hAnsi="Arial" w:cs="Arial"/>
                <w:bCs/>
                <w:i/>
                <w:sz w:val="18"/>
                <w:szCs w:val="18"/>
                <w:lang w:val="tr-TR"/>
              </w:rPr>
              <w:t xml:space="preserve"> grafikleri</w:t>
            </w:r>
          </w:p>
          <w:p w14:paraId="61D6C82A" w14:textId="77777777" w:rsidR="008A0886" w:rsidRPr="000335C5" w:rsidRDefault="008A0886" w:rsidP="00D355D7">
            <w:pPr>
              <w:rPr>
                <w:rFonts w:ascii="Arial" w:hAnsi="Arial" w:cs="Arial"/>
                <w:b/>
                <w:sz w:val="18"/>
                <w:szCs w:val="18"/>
                <w:lang w:val="tr-TR"/>
              </w:rPr>
            </w:pPr>
          </w:p>
        </w:tc>
      </w:tr>
      <w:tr w:rsidR="008A0886" w:rsidRPr="000335C5" w14:paraId="523731FC" w14:textId="77777777" w:rsidTr="008A0886">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0E0E0"/>
          </w:tcPr>
          <w:p w14:paraId="678E1E8F" w14:textId="77777777" w:rsidR="008A0886" w:rsidRPr="000335C5" w:rsidRDefault="008A0886" w:rsidP="008A0886">
            <w:pPr>
              <w:jc w:val="both"/>
              <w:rPr>
                <w:rFonts w:ascii="Arial" w:hAnsi="Arial" w:cs="Arial"/>
                <w:b/>
                <w:sz w:val="18"/>
                <w:szCs w:val="18"/>
                <w:lang w:val="tr-TR"/>
              </w:rPr>
            </w:pPr>
            <w:r w:rsidRPr="000335C5">
              <w:rPr>
                <w:rFonts w:ascii="Arial" w:hAnsi="Arial" w:cs="Arial"/>
                <w:b/>
                <w:sz w:val="18"/>
                <w:szCs w:val="18"/>
                <w:lang w:val="tr-TR"/>
              </w:rPr>
              <w:t>İŞ PAKETİ TABLOSU</w:t>
            </w:r>
          </w:p>
        </w:tc>
      </w:tr>
      <w:tr w:rsidR="00F90AB2" w:rsidRPr="000335C5" w14:paraId="7B367BE6" w14:textId="77777777" w:rsidTr="00D355D7">
        <w:trPr>
          <w:cantSplit/>
          <w:trHeight w:val="608"/>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2A8568D0" w14:textId="55959E65" w:rsidR="00F90AB2" w:rsidRPr="000335C5" w:rsidRDefault="00F90AB2" w:rsidP="00F90AB2">
            <w:pPr>
              <w:rPr>
                <w:rFonts w:ascii="Arial" w:hAnsi="Arial" w:cs="Arial"/>
                <w:b/>
                <w:sz w:val="18"/>
                <w:szCs w:val="18"/>
                <w:lang w:val="tr-TR"/>
              </w:rPr>
            </w:pPr>
            <w:r w:rsidRPr="000335C5">
              <w:rPr>
                <w:rFonts w:ascii="Arial" w:hAnsi="Arial" w:cs="Arial"/>
                <w:b/>
                <w:sz w:val="18"/>
                <w:szCs w:val="18"/>
                <w:lang w:val="tr-TR"/>
              </w:rPr>
              <w:t xml:space="preserve">İP No: </w:t>
            </w:r>
            <w:r>
              <w:rPr>
                <w:rFonts w:ascii="Arial" w:hAnsi="Arial" w:cs="Arial"/>
                <w:b/>
                <w:sz w:val="18"/>
                <w:szCs w:val="18"/>
                <w:lang w:val="tr-TR"/>
              </w:rPr>
              <w:t>4</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3FE6D31C" w14:textId="32D9D3CD" w:rsidR="00460EEE" w:rsidRPr="00460EEE" w:rsidRDefault="006B7DC8" w:rsidP="00460EEE">
            <w:pPr>
              <w:rPr>
                <w:rFonts w:ascii="Arial" w:hAnsi="Arial" w:cs="Arial"/>
                <w:b/>
                <w:sz w:val="18"/>
                <w:szCs w:val="18"/>
                <w:lang w:val="tr-TR"/>
              </w:rPr>
            </w:pPr>
            <w:r>
              <w:rPr>
                <w:rFonts w:ascii="Arial" w:hAnsi="Arial" w:cs="Arial"/>
                <w:b/>
                <w:sz w:val="18"/>
                <w:szCs w:val="18"/>
                <w:lang w:val="tr-TR"/>
              </w:rPr>
              <w:t xml:space="preserve">İP Adı: </w:t>
            </w:r>
            <w:proofErr w:type="spellStart"/>
            <w:r w:rsidR="00205065" w:rsidRPr="00706A30">
              <w:rPr>
                <w:rFonts w:ascii="Arial" w:hAnsi="Arial" w:cs="Arial"/>
                <w:i/>
                <w:iCs/>
                <w:color w:val="000000" w:themeColor="text1"/>
                <w:sz w:val="18"/>
                <w:szCs w:val="18"/>
              </w:rPr>
              <w:t>Derin</w:t>
            </w:r>
            <w:proofErr w:type="spellEnd"/>
            <w:r w:rsidR="00205065" w:rsidRPr="00706A30">
              <w:rPr>
                <w:rFonts w:ascii="Arial" w:hAnsi="Arial" w:cs="Arial"/>
                <w:i/>
                <w:iCs/>
                <w:color w:val="000000" w:themeColor="text1"/>
                <w:sz w:val="18"/>
                <w:szCs w:val="18"/>
              </w:rPr>
              <w:t xml:space="preserve"> </w:t>
            </w:r>
            <w:proofErr w:type="spellStart"/>
            <w:r w:rsidR="00205065" w:rsidRPr="00706A30">
              <w:rPr>
                <w:rFonts w:ascii="Arial" w:hAnsi="Arial" w:cs="Arial"/>
                <w:i/>
                <w:iCs/>
                <w:color w:val="000000" w:themeColor="text1"/>
                <w:sz w:val="18"/>
                <w:szCs w:val="18"/>
              </w:rPr>
              <w:t>Öğrenme</w:t>
            </w:r>
            <w:proofErr w:type="spellEnd"/>
            <w:r w:rsidR="00205065" w:rsidRPr="00706A30">
              <w:rPr>
                <w:rFonts w:ascii="Arial" w:hAnsi="Arial" w:cs="Arial"/>
                <w:i/>
                <w:iCs/>
                <w:color w:val="000000" w:themeColor="text1"/>
                <w:sz w:val="18"/>
                <w:szCs w:val="18"/>
              </w:rPr>
              <w:t xml:space="preserve"> </w:t>
            </w:r>
            <w:proofErr w:type="spellStart"/>
            <w:r w:rsidR="00205065" w:rsidRPr="00706A30">
              <w:rPr>
                <w:rFonts w:ascii="Arial" w:hAnsi="Arial" w:cs="Arial"/>
                <w:i/>
                <w:iCs/>
                <w:color w:val="000000" w:themeColor="text1"/>
                <w:sz w:val="18"/>
                <w:szCs w:val="18"/>
              </w:rPr>
              <w:t>ile</w:t>
            </w:r>
            <w:proofErr w:type="spellEnd"/>
            <w:r w:rsidR="00205065" w:rsidRPr="00706A30">
              <w:rPr>
                <w:rFonts w:ascii="Arial" w:hAnsi="Arial" w:cs="Arial"/>
                <w:i/>
                <w:iCs/>
                <w:color w:val="000000" w:themeColor="text1"/>
                <w:sz w:val="18"/>
                <w:szCs w:val="18"/>
              </w:rPr>
              <w:t xml:space="preserve"> </w:t>
            </w:r>
            <w:proofErr w:type="spellStart"/>
            <w:r w:rsidR="00205065" w:rsidRPr="00706A30">
              <w:rPr>
                <w:rFonts w:ascii="Arial" w:hAnsi="Arial" w:cs="Arial"/>
                <w:i/>
                <w:iCs/>
                <w:color w:val="000000" w:themeColor="text1"/>
                <w:sz w:val="18"/>
                <w:szCs w:val="18"/>
              </w:rPr>
              <w:t>Deney</w:t>
            </w:r>
            <w:proofErr w:type="spellEnd"/>
            <w:r w:rsidR="00205065" w:rsidRPr="00706A30">
              <w:rPr>
                <w:rFonts w:ascii="Arial" w:hAnsi="Arial" w:cs="Arial"/>
                <w:i/>
                <w:iCs/>
                <w:color w:val="000000" w:themeColor="text1"/>
                <w:sz w:val="18"/>
                <w:szCs w:val="18"/>
              </w:rPr>
              <w:t xml:space="preserve"> </w:t>
            </w:r>
            <w:proofErr w:type="spellStart"/>
            <w:r w:rsidR="00205065" w:rsidRPr="00706A30">
              <w:rPr>
                <w:rFonts w:ascii="Arial" w:hAnsi="Arial" w:cs="Arial"/>
                <w:i/>
                <w:iCs/>
                <w:color w:val="000000" w:themeColor="text1"/>
                <w:sz w:val="18"/>
                <w:szCs w:val="18"/>
              </w:rPr>
              <w:t>Sonuçlarının</w:t>
            </w:r>
            <w:proofErr w:type="spellEnd"/>
            <w:r w:rsidR="00205065" w:rsidRPr="00706A30">
              <w:rPr>
                <w:rFonts w:ascii="Arial" w:hAnsi="Arial" w:cs="Arial"/>
                <w:i/>
                <w:iCs/>
                <w:color w:val="000000" w:themeColor="text1"/>
                <w:sz w:val="18"/>
                <w:szCs w:val="18"/>
              </w:rPr>
              <w:t xml:space="preserve"> </w:t>
            </w:r>
            <w:proofErr w:type="spellStart"/>
            <w:r w:rsidR="00205065" w:rsidRPr="00706A30">
              <w:rPr>
                <w:rFonts w:ascii="Arial" w:hAnsi="Arial" w:cs="Arial"/>
                <w:color w:val="000000" w:themeColor="text1"/>
                <w:sz w:val="18"/>
                <w:szCs w:val="18"/>
              </w:rPr>
              <w:t>Çökelme</w:t>
            </w:r>
            <w:proofErr w:type="spellEnd"/>
            <w:r w:rsidR="00205065" w:rsidRPr="00706A30">
              <w:rPr>
                <w:rFonts w:ascii="Arial" w:hAnsi="Arial" w:cs="Arial"/>
                <w:color w:val="000000" w:themeColor="text1"/>
                <w:sz w:val="18"/>
                <w:szCs w:val="18"/>
              </w:rPr>
              <w:t xml:space="preserve"> </w:t>
            </w:r>
            <w:proofErr w:type="spellStart"/>
            <w:r w:rsidR="00205065" w:rsidRPr="00706A30">
              <w:rPr>
                <w:rFonts w:ascii="Arial" w:hAnsi="Arial" w:cs="Arial"/>
                <w:color w:val="000000" w:themeColor="text1"/>
                <w:sz w:val="18"/>
                <w:szCs w:val="18"/>
              </w:rPr>
              <w:t>Davranışı</w:t>
            </w:r>
            <w:proofErr w:type="spellEnd"/>
            <w:r w:rsidR="00205065" w:rsidRPr="00706A30">
              <w:rPr>
                <w:rFonts w:ascii="Arial" w:hAnsi="Arial" w:cs="Arial"/>
                <w:color w:val="000000" w:themeColor="text1"/>
                <w:sz w:val="18"/>
                <w:szCs w:val="18"/>
              </w:rPr>
              <w:t xml:space="preserve"> </w:t>
            </w:r>
            <w:proofErr w:type="spellStart"/>
            <w:r w:rsidR="00205065" w:rsidRPr="00706A30">
              <w:rPr>
                <w:rFonts w:ascii="Arial" w:hAnsi="Arial" w:cs="Arial"/>
                <w:color w:val="000000" w:themeColor="text1"/>
                <w:sz w:val="18"/>
                <w:szCs w:val="18"/>
              </w:rPr>
              <w:t>için</w:t>
            </w:r>
            <w:proofErr w:type="spellEnd"/>
            <w:r w:rsidR="00205065" w:rsidRPr="00706A30">
              <w:rPr>
                <w:rFonts w:ascii="Arial" w:hAnsi="Arial" w:cs="Arial"/>
                <w:color w:val="000000" w:themeColor="text1"/>
                <w:sz w:val="18"/>
                <w:szCs w:val="18"/>
              </w:rPr>
              <w:t xml:space="preserve"> </w:t>
            </w:r>
            <w:proofErr w:type="spellStart"/>
            <w:r w:rsidR="00205065" w:rsidRPr="00706A30">
              <w:rPr>
                <w:rFonts w:ascii="Arial" w:hAnsi="Arial" w:cs="Arial"/>
                <w:color w:val="000000" w:themeColor="text1"/>
                <w:sz w:val="18"/>
                <w:szCs w:val="18"/>
              </w:rPr>
              <w:t>Analizi</w:t>
            </w:r>
            <w:proofErr w:type="spellEnd"/>
            <w:r w:rsidR="00205065" w:rsidRPr="00706A30">
              <w:rPr>
                <w:rFonts w:ascii="Arial" w:hAnsi="Arial" w:cs="Arial"/>
                <w:color w:val="000000" w:themeColor="text1"/>
                <w:sz w:val="18"/>
                <w:szCs w:val="18"/>
              </w:rPr>
              <w:t xml:space="preserve"> </w:t>
            </w:r>
            <w:proofErr w:type="spellStart"/>
            <w:r w:rsidR="00205065" w:rsidRPr="00706A30">
              <w:rPr>
                <w:rFonts w:ascii="Arial" w:hAnsi="Arial" w:cs="Arial"/>
                <w:color w:val="000000" w:themeColor="text1"/>
                <w:sz w:val="18"/>
                <w:szCs w:val="18"/>
              </w:rPr>
              <w:t>ve</w:t>
            </w:r>
            <w:proofErr w:type="spellEnd"/>
            <w:r w:rsidR="00205065" w:rsidRPr="00706A30">
              <w:rPr>
                <w:rFonts w:ascii="Arial" w:hAnsi="Arial" w:cs="Arial"/>
                <w:color w:val="000000" w:themeColor="text1"/>
                <w:sz w:val="18"/>
                <w:szCs w:val="18"/>
              </w:rPr>
              <w:t xml:space="preserve"> </w:t>
            </w:r>
            <w:proofErr w:type="spellStart"/>
            <w:r w:rsidR="00205065" w:rsidRPr="00706A30">
              <w:rPr>
                <w:rFonts w:ascii="Arial" w:hAnsi="Arial" w:cs="Arial"/>
                <w:color w:val="000000" w:themeColor="text1"/>
                <w:sz w:val="18"/>
                <w:szCs w:val="18"/>
              </w:rPr>
              <w:t>Şekil</w:t>
            </w:r>
            <w:proofErr w:type="spellEnd"/>
            <w:r w:rsidR="00205065" w:rsidRPr="00706A30">
              <w:rPr>
                <w:rFonts w:ascii="Arial" w:hAnsi="Arial" w:cs="Arial"/>
                <w:color w:val="000000" w:themeColor="text1"/>
                <w:sz w:val="18"/>
                <w:szCs w:val="18"/>
              </w:rPr>
              <w:t xml:space="preserve"> </w:t>
            </w:r>
            <w:proofErr w:type="spellStart"/>
            <w:r w:rsidR="00205065" w:rsidRPr="00706A30">
              <w:rPr>
                <w:rFonts w:ascii="Arial" w:hAnsi="Arial" w:cs="Arial"/>
                <w:color w:val="000000" w:themeColor="text1"/>
                <w:sz w:val="18"/>
                <w:szCs w:val="18"/>
              </w:rPr>
              <w:t>Faktörü</w:t>
            </w:r>
            <w:proofErr w:type="spellEnd"/>
            <w:r w:rsidR="00205065" w:rsidRPr="00706A30">
              <w:rPr>
                <w:rFonts w:ascii="Arial" w:hAnsi="Arial" w:cs="Arial"/>
                <w:color w:val="000000" w:themeColor="text1"/>
                <w:sz w:val="18"/>
                <w:szCs w:val="18"/>
              </w:rPr>
              <w:t xml:space="preserve"> </w:t>
            </w:r>
            <w:proofErr w:type="spellStart"/>
            <w:r w:rsidR="00205065" w:rsidRPr="00706A30">
              <w:rPr>
                <w:rFonts w:ascii="Arial" w:hAnsi="Arial" w:cs="Arial"/>
                <w:color w:val="000000" w:themeColor="text1"/>
                <w:sz w:val="18"/>
                <w:szCs w:val="18"/>
              </w:rPr>
              <w:t>Geliştirilmesi</w:t>
            </w:r>
            <w:proofErr w:type="spellEnd"/>
          </w:p>
          <w:p w14:paraId="5B12CC5A" w14:textId="64ACBE6E" w:rsidR="00F90AB2" w:rsidRPr="000335C5" w:rsidRDefault="00F90AB2" w:rsidP="00F90AB2">
            <w:pPr>
              <w:rPr>
                <w:rFonts w:ascii="Arial" w:hAnsi="Arial" w:cs="Arial"/>
                <w:b/>
                <w:sz w:val="18"/>
                <w:szCs w:val="18"/>
                <w:lang w:val="tr-TR"/>
              </w:rPr>
            </w:pPr>
          </w:p>
        </w:tc>
      </w:tr>
      <w:tr w:rsidR="00F90AB2" w:rsidRPr="000335C5" w14:paraId="384F626F"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743C1346" w14:textId="77777777" w:rsidR="00F90AB2" w:rsidRPr="000335C5" w:rsidRDefault="00F90AB2" w:rsidP="00F90AB2">
            <w:pPr>
              <w:rPr>
                <w:rFonts w:ascii="Arial" w:hAnsi="Arial" w:cs="Arial"/>
                <w:b/>
                <w:sz w:val="18"/>
                <w:szCs w:val="18"/>
                <w:lang w:val="tr-TR"/>
              </w:rPr>
            </w:pPr>
          </w:p>
          <w:p w14:paraId="1E6B86C9" w14:textId="6BB0C9C8" w:rsidR="00983EF6" w:rsidRPr="00A822EB" w:rsidRDefault="00F90AB2" w:rsidP="00983EF6">
            <w:pPr>
              <w:pStyle w:val="Caption"/>
              <w:jc w:val="both"/>
              <w:rPr>
                <w:rFonts w:ascii="Arial" w:hAnsi="Arial" w:cs="Arial"/>
                <w:i w:val="0"/>
                <w:iCs w:val="0"/>
                <w:color w:val="000000" w:themeColor="text1"/>
                <w:sz w:val="18"/>
                <w:szCs w:val="18"/>
              </w:rPr>
            </w:pPr>
            <w:r w:rsidRPr="00921EE2">
              <w:rPr>
                <w:rFonts w:ascii="Arial" w:hAnsi="Arial" w:cs="Arial"/>
                <w:b/>
                <w:bCs/>
                <w:sz w:val="18"/>
                <w:szCs w:val="18"/>
                <w:lang w:val="tr-TR"/>
              </w:rPr>
              <w:t>İP Hedefi:</w:t>
            </w:r>
            <w:r w:rsidRPr="00460EEE">
              <w:rPr>
                <w:rFonts w:ascii="Arial" w:hAnsi="Arial" w:cs="Arial"/>
                <w:bCs/>
                <w:sz w:val="18"/>
                <w:szCs w:val="18"/>
                <w:lang w:val="tr-TR"/>
              </w:rPr>
              <w:t xml:space="preserve"> </w:t>
            </w:r>
            <w:r w:rsidR="00C71BF8" w:rsidRPr="006A5165">
              <w:rPr>
                <w:rFonts w:ascii="Arial" w:hAnsi="Arial" w:cs="Arial"/>
                <w:bCs/>
                <w:sz w:val="18"/>
                <w:szCs w:val="18"/>
                <w:lang w:val="tr-TR"/>
              </w:rPr>
              <w:t>Derin öğrenme tekniklerini kullanarak evrensel bir şekil faktörü geliştirilmesi</w:t>
            </w:r>
            <w:r w:rsidR="006A5165">
              <w:rPr>
                <w:rFonts w:ascii="Arial" w:hAnsi="Arial" w:cs="Arial"/>
                <w:bCs/>
                <w:sz w:val="18"/>
                <w:szCs w:val="18"/>
                <w:lang w:val="tr-TR"/>
              </w:rPr>
              <w:t xml:space="preserve"> ve </w:t>
            </w:r>
            <w:proofErr w:type="spellStart"/>
            <w:r w:rsidR="00983EF6" w:rsidRPr="006A5165">
              <w:rPr>
                <w:rFonts w:ascii="Arial" w:hAnsi="Arial" w:cs="Arial"/>
                <w:color w:val="000000" w:themeColor="text1"/>
                <w:sz w:val="18"/>
                <w:szCs w:val="18"/>
              </w:rPr>
              <w:t>sonu</w:t>
            </w:r>
            <w:r w:rsidR="006A5165">
              <w:rPr>
                <w:rFonts w:ascii="Arial" w:hAnsi="Arial" w:cs="Arial"/>
                <w:color w:val="000000" w:themeColor="text1"/>
                <w:sz w:val="18"/>
                <w:szCs w:val="18"/>
              </w:rPr>
              <w:t>ç</w:t>
            </w:r>
            <w:proofErr w:type="spellEnd"/>
            <w:r w:rsidR="006A5165">
              <w:rPr>
                <w:rFonts w:ascii="Arial" w:hAnsi="Arial" w:cs="Arial"/>
                <w:color w:val="000000" w:themeColor="text1"/>
                <w:sz w:val="18"/>
                <w:szCs w:val="18"/>
              </w:rPr>
              <w:t xml:space="preserve"> </w:t>
            </w:r>
            <w:proofErr w:type="spellStart"/>
            <w:r w:rsidR="006A5165">
              <w:rPr>
                <w:rFonts w:ascii="Arial" w:hAnsi="Arial" w:cs="Arial"/>
                <w:color w:val="000000" w:themeColor="text1"/>
                <w:sz w:val="18"/>
                <w:szCs w:val="18"/>
              </w:rPr>
              <w:t>olarak</w:t>
            </w:r>
            <w:proofErr w:type="spellEnd"/>
            <w:r w:rsidR="00983EF6" w:rsidRPr="006A5165">
              <w:rPr>
                <w:rFonts w:ascii="Arial" w:hAnsi="Arial" w:cs="Arial"/>
                <w:color w:val="000000" w:themeColor="text1"/>
                <w:sz w:val="18"/>
                <w:szCs w:val="18"/>
              </w:rPr>
              <w:t xml:space="preserve">, </w:t>
            </w:r>
            <w:r w:rsidR="00983EF6" w:rsidRPr="006A5165">
              <w:rPr>
                <w:rFonts w:ascii="Arial" w:hAnsi="Arial" w:cs="Arial"/>
                <w:color w:val="000000" w:themeColor="text1"/>
                <w:sz w:val="18"/>
                <w:szCs w:val="18"/>
                <w:lang w:val="tr-TR"/>
              </w:rPr>
              <w:t>yeni parçacık karakteristik büyüklükleri ve yeni Şekil Faktörü kullanarak deneye dayalı yeni bir ampirik bağıntının elde edilmesi ve MP parçacıklar için çökelme hızı hesap metodolojisinin geliştirilmesi hedeflemektedir.</w:t>
            </w:r>
          </w:p>
          <w:p w14:paraId="3FBC53D9" w14:textId="1E1E9D7F" w:rsidR="00F90AB2" w:rsidRPr="00460EEE" w:rsidRDefault="00F90AB2" w:rsidP="00F90AB2">
            <w:pPr>
              <w:rPr>
                <w:rFonts w:ascii="Arial" w:hAnsi="Arial" w:cs="Arial"/>
                <w:bCs/>
                <w:sz w:val="18"/>
                <w:szCs w:val="18"/>
                <w:lang w:val="tr-TR"/>
              </w:rPr>
            </w:pPr>
          </w:p>
          <w:p w14:paraId="36E98991" w14:textId="77777777" w:rsidR="00F90AB2" w:rsidRPr="000335C5" w:rsidRDefault="00F90AB2" w:rsidP="00F90AB2">
            <w:pPr>
              <w:rPr>
                <w:rFonts w:ascii="Arial" w:hAnsi="Arial" w:cs="Arial"/>
                <w:b/>
                <w:sz w:val="18"/>
                <w:szCs w:val="18"/>
                <w:lang w:val="tr-TR"/>
              </w:rPr>
            </w:pPr>
            <w:r w:rsidRPr="000335C5">
              <w:rPr>
                <w:rFonts w:ascii="Arial" w:hAnsi="Arial" w:cs="Arial"/>
                <w:b/>
                <w:sz w:val="18"/>
                <w:szCs w:val="18"/>
                <w:lang w:val="tr-TR"/>
              </w:rPr>
              <w:t xml:space="preserve"> </w:t>
            </w:r>
          </w:p>
        </w:tc>
      </w:tr>
      <w:tr w:rsidR="00F90AB2" w:rsidRPr="000335C5" w14:paraId="7FD0EC55" w14:textId="77777777" w:rsidTr="00D355D7">
        <w:tblPrEx>
          <w:tblBorders>
            <w:insideH w:val="single" w:sz="6" w:space="0" w:color="000000"/>
            <w:insideV w:val="single" w:sz="6" w:space="0" w:color="000000"/>
          </w:tblBorders>
        </w:tblPrEx>
        <w:trPr>
          <w:trHeight w:val="475"/>
          <w:jc w:val="center"/>
        </w:trPr>
        <w:tc>
          <w:tcPr>
            <w:tcW w:w="2500" w:type="pct"/>
            <w:gridSpan w:val="2"/>
            <w:tcBorders>
              <w:top w:val="single" w:sz="6" w:space="0" w:color="000000"/>
              <w:left w:val="single" w:sz="6" w:space="0" w:color="000000"/>
              <w:bottom w:val="single" w:sz="6" w:space="0" w:color="000000"/>
              <w:right w:val="single" w:sz="6" w:space="0" w:color="000000"/>
            </w:tcBorders>
          </w:tcPr>
          <w:p w14:paraId="587FFF3C" w14:textId="77777777" w:rsidR="00F90AB2" w:rsidRPr="000335C5" w:rsidRDefault="00F90AB2" w:rsidP="00F90AB2">
            <w:pPr>
              <w:rPr>
                <w:rFonts w:ascii="Arial" w:hAnsi="Arial" w:cs="Arial"/>
                <w:b/>
                <w:sz w:val="18"/>
                <w:szCs w:val="18"/>
                <w:lang w:val="tr-TR"/>
              </w:rPr>
            </w:pPr>
            <w:r w:rsidRPr="000335C5">
              <w:rPr>
                <w:rFonts w:ascii="Arial" w:hAnsi="Arial" w:cs="Arial"/>
                <w:b/>
                <w:sz w:val="18"/>
                <w:szCs w:val="18"/>
                <w:lang w:val="tr-TR"/>
              </w:rPr>
              <w:t>İP Kapsamında Yapılacak İşler/Görevler:</w:t>
            </w:r>
          </w:p>
          <w:p w14:paraId="416F8281" w14:textId="77777777" w:rsidR="00F90AB2" w:rsidRPr="000335C5" w:rsidRDefault="00F90AB2" w:rsidP="00F90AB2">
            <w:pPr>
              <w:rPr>
                <w:rFonts w:ascii="Arial" w:hAnsi="Arial" w:cs="Arial"/>
                <w:sz w:val="18"/>
                <w:szCs w:val="18"/>
                <w:lang w:val="tr-TR"/>
              </w:rPr>
            </w:pPr>
          </w:p>
          <w:p w14:paraId="577E2D8E" w14:textId="64522CC0" w:rsidR="00F90AB2" w:rsidRPr="003435E6" w:rsidRDefault="00BC28CB" w:rsidP="003435E6">
            <w:pPr>
              <w:pStyle w:val="ListParagraph"/>
              <w:numPr>
                <w:ilvl w:val="1"/>
                <w:numId w:val="44"/>
              </w:numPr>
              <w:rPr>
                <w:rFonts w:ascii="Arial" w:hAnsi="Arial" w:cs="Arial"/>
                <w:bCs/>
                <w:i/>
                <w:sz w:val="18"/>
                <w:szCs w:val="18"/>
                <w:lang w:val="tr-TR"/>
              </w:rPr>
            </w:pPr>
            <w:r>
              <w:rPr>
                <w:rFonts w:ascii="Arial" w:hAnsi="Arial" w:cs="Arial"/>
                <w:bCs/>
                <w:i/>
                <w:sz w:val="18"/>
                <w:szCs w:val="18"/>
                <w:lang w:val="tr-TR"/>
              </w:rPr>
              <w:t>MP parçacığın dönüştürülmüş boyutlarının tanımlanması</w:t>
            </w:r>
            <w:r w:rsidR="003B2C59">
              <w:rPr>
                <w:rFonts w:ascii="Arial" w:hAnsi="Arial" w:cs="Arial"/>
                <w:bCs/>
                <w:i/>
                <w:sz w:val="18"/>
                <w:szCs w:val="18"/>
                <w:lang w:val="tr-TR"/>
              </w:rPr>
              <w:t>, yeni parçacık karakteristik büyüklüğünün tanımlanarak düzeltilmiş Reynolds ve düzeltilmiş sürükleme katsayılarının, C</w:t>
            </w:r>
            <w:r w:rsidR="003B2C59">
              <w:rPr>
                <w:rFonts w:ascii="Arial" w:hAnsi="Arial" w:cs="Arial"/>
                <w:bCs/>
                <w:i/>
                <w:sz w:val="18"/>
                <w:szCs w:val="18"/>
                <w:vertAlign w:val="subscript"/>
                <w:lang w:val="tr-TR"/>
              </w:rPr>
              <w:t>D</w:t>
            </w:r>
            <w:r w:rsidR="003B2C59">
              <w:rPr>
                <w:rFonts w:ascii="Arial" w:hAnsi="Arial" w:cs="Arial"/>
                <w:bCs/>
                <w:i/>
                <w:sz w:val="18"/>
                <w:szCs w:val="18"/>
                <w:lang w:val="tr-TR"/>
              </w:rPr>
              <w:t xml:space="preserve"> tanımlanması</w:t>
            </w:r>
          </w:p>
          <w:p w14:paraId="0CE53920" w14:textId="4255FDF4" w:rsidR="003B2C59" w:rsidRDefault="003B2C59" w:rsidP="003B2C59">
            <w:pPr>
              <w:pStyle w:val="ListParagraph"/>
              <w:numPr>
                <w:ilvl w:val="1"/>
                <w:numId w:val="44"/>
              </w:numPr>
              <w:rPr>
                <w:rFonts w:ascii="Arial" w:hAnsi="Arial" w:cs="Arial"/>
                <w:bCs/>
                <w:i/>
                <w:sz w:val="18"/>
                <w:szCs w:val="18"/>
                <w:lang w:val="tr-TR"/>
              </w:rPr>
            </w:pPr>
            <w:r>
              <w:rPr>
                <w:rFonts w:ascii="Arial" w:hAnsi="Arial" w:cs="Arial"/>
                <w:bCs/>
                <w:i/>
                <w:sz w:val="18"/>
                <w:szCs w:val="18"/>
                <w:lang w:val="tr-TR"/>
              </w:rPr>
              <w:t xml:space="preserve">Yeni bir şekil faktörünün, </w:t>
            </w:r>
            <w:r w:rsidRPr="003B2C59">
              <w:rPr>
                <w:rFonts w:ascii="Arial" w:hAnsi="Arial" w:cs="Arial"/>
                <w:i/>
                <w:iCs/>
                <w:sz w:val="18"/>
                <w:szCs w:val="18"/>
                <w:lang w:val="tr-TR"/>
              </w:rPr>
              <w:sym w:font="Symbol" w:char="F079"/>
            </w:r>
            <w:r>
              <w:rPr>
                <w:rFonts w:ascii="Arial" w:hAnsi="Arial" w:cs="Arial"/>
                <w:bCs/>
                <w:i/>
                <w:sz w:val="18"/>
                <w:szCs w:val="18"/>
                <w:lang w:val="tr-TR"/>
              </w:rPr>
              <w:t xml:space="preserve"> parçacık </w:t>
            </w:r>
            <w:proofErr w:type="spellStart"/>
            <w:r>
              <w:rPr>
                <w:rFonts w:ascii="Arial" w:hAnsi="Arial" w:cs="Arial"/>
                <w:bCs/>
                <w:i/>
                <w:sz w:val="18"/>
                <w:szCs w:val="18"/>
                <w:lang w:val="tr-TR"/>
              </w:rPr>
              <w:t>dikdörtgenselliği</w:t>
            </w:r>
            <w:proofErr w:type="spellEnd"/>
            <w:r>
              <w:rPr>
                <w:rFonts w:ascii="Arial" w:hAnsi="Arial" w:cs="Arial"/>
                <w:bCs/>
                <w:i/>
                <w:sz w:val="18"/>
                <w:szCs w:val="18"/>
                <w:lang w:val="tr-TR"/>
              </w:rPr>
              <w:t xml:space="preserve"> üzerinden tanımlanması</w:t>
            </w:r>
          </w:p>
          <w:p w14:paraId="0C8D1856" w14:textId="3356E43A" w:rsidR="003B2C59" w:rsidRPr="003B2C59" w:rsidRDefault="003B2C59" w:rsidP="003B2C59">
            <w:pPr>
              <w:pStyle w:val="ListParagraph"/>
              <w:numPr>
                <w:ilvl w:val="1"/>
                <w:numId w:val="44"/>
              </w:numPr>
              <w:rPr>
                <w:rFonts w:ascii="Arial" w:hAnsi="Arial" w:cs="Arial"/>
                <w:bCs/>
                <w:i/>
                <w:iCs/>
                <w:sz w:val="18"/>
                <w:szCs w:val="18"/>
                <w:lang w:val="tr-TR"/>
              </w:rPr>
            </w:pPr>
            <w:r w:rsidRPr="003B2C59">
              <w:rPr>
                <w:rFonts w:ascii="Arial" w:hAnsi="Arial" w:cs="Arial"/>
                <w:i/>
                <w:iCs/>
                <w:color w:val="000000" w:themeColor="text1"/>
                <w:sz w:val="18"/>
                <w:szCs w:val="18"/>
                <w:lang w:val="tr-TR"/>
              </w:rPr>
              <w:t>C</w:t>
            </w:r>
            <w:r w:rsidRPr="003B2C59">
              <w:rPr>
                <w:rFonts w:ascii="Arial" w:hAnsi="Arial" w:cs="Arial"/>
                <w:i/>
                <w:iCs/>
                <w:color w:val="000000" w:themeColor="text1"/>
                <w:sz w:val="18"/>
                <w:szCs w:val="18"/>
                <w:vertAlign w:val="subscript"/>
                <w:lang w:val="tr-TR"/>
              </w:rPr>
              <w:t>D</w:t>
            </w:r>
            <w:r w:rsidRPr="003B2C59">
              <w:rPr>
                <w:rFonts w:ascii="Arial" w:hAnsi="Arial" w:cs="Arial"/>
                <w:i/>
                <w:iCs/>
                <w:color w:val="000000" w:themeColor="text1"/>
                <w:sz w:val="18"/>
                <w:szCs w:val="18"/>
                <w:lang w:val="tr-TR"/>
              </w:rPr>
              <w:t>* = f (Re*,</w:t>
            </w:r>
            <w:r w:rsidRPr="003B2C59">
              <w:rPr>
                <w:rFonts w:ascii="Arial" w:hAnsi="Arial" w:cs="Arial"/>
                <w:i/>
                <w:iCs/>
                <w:sz w:val="18"/>
                <w:szCs w:val="18"/>
                <w:lang w:val="tr-TR"/>
              </w:rPr>
              <w:sym w:font="Symbol" w:char="F079"/>
            </w:r>
            <w:r w:rsidRPr="003B2C59">
              <w:rPr>
                <w:rFonts w:ascii="Arial" w:hAnsi="Arial" w:cs="Arial"/>
                <w:i/>
                <w:iCs/>
                <w:color w:val="000000" w:themeColor="text1"/>
                <w:sz w:val="18"/>
                <w:szCs w:val="18"/>
                <w:lang w:val="tr-TR"/>
              </w:rPr>
              <w:t>) ilişkisini “Derin Öğrenme” tekniği ile analizi ve karakteristik büyüklükler ve şekil faktörünün doğrulamasının veya geri düzeltmesinin yapılması</w:t>
            </w:r>
          </w:p>
        </w:tc>
        <w:tc>
          <w:tcPr>
            <w:tcW w:w="2500" w:type="pct"/>
            <w:tcBorders>
              <w:top w:val="single" w:sz="6" w:space="0" w:color="000000"/>
              <w:left w:val="single" w:sz="6" w:space="0" w:color="000000"/>
              <w:bottom w:val="single" w:sz="6" w:space="0" w:color="000000"/>
              <w:right w:val="single" w:sz="6" w:space="0" w:color="000000"/>
            </w:tcBorders>
          </w:tcPr>
          <w:p w14:paraId="1BEB56BD" w14:textId="77777777" w:rsidR="00F90AB2" w:rsidRPr="000335C5" w:rsidRDefault="00F90AB2" w:rsidP="00F90AB2">
            <w:pPr>
              <w:rPr>
                <w:rFonts w:ascii="Arial" w:hAnsi="Arial" w:cs="Arial"/>
                <w:i/>
                <w:sz w:val="18"/>
                <w:szCs w:val="18"/>
                <w:lang w:val="tr-TR"/>
              </w:rPr>
            </w:pPr>
            <w:r w:rsidRPr="000335C5">
              <w:rPr>
                <w:rFonts w:ascii="Arial" w:hAnsi="Arial" w:cs="Arial"/>
                <w:b/>
                <w:bCs/>
                <w:color w:val="000000"/>
                <w:sz w:val="18"/>
                <w:szCs w:val="18"/>
                <w:lang w:val="tr-TR" w:eastAsia="tr-TR"/>
              </w:rPr>
              <w:t>Kim(</w:t>
            </w:r>
            <w:proofErr w:type="spellStart"/>
            <w:r w:rsidRPr="000335C5">
              <w:rPr>
                <w:rFonts w:ascii="Arial" w:hAnsi="Arial" w:cs="Arial"/>
                <w:b/>
                <w:bCs/>
                <w:color w:val="000000"/>
                <w:sz w:val="18"/>
                <w:szCs w:val="18"/>
                <w:lang w:val="tr-TR" w:eastAsia="tr-TR"/>
              </w:rPr>
              <w:t>ler</w:t>
            </w:r>
            <w:proofErr w:type="spellEnd"/>
            <w:r w:rsidRPr="000335C5">
              <w:rPr>
                <w:rFonts w:ascii="Arial" w:hAnsi="Arial" w:cs="Arial"/>
                <w:b/>
                <w:bCs/>
                <w:color w:val="000000"/>
                <w:sz w:val="18"/>
                <w:szCs w:val="18"/>
                <w:lang w:val="tr-TR" w:eastAsia="tr-TR"/>
              </w:rPr>
              <w:t>) Tarafından Gerçekleştirileceği(*)</w:t>
            </w:r>
          </w:p>
          <w:p w14:paraId="7F7F0729" w14:textId="77777777" w:rsidR="00F30B04" w:rsidRDefault="00F30B04" w:rsidP="00F90AB2">
            <w:pPr>
              <w:rPr>
                <w:rFonts w:ascii="Arial" w:hAnsi="Arial" w:cs="Arial"/>
                <w:bCs/>
                <w:sz w:val="18"/>
                <w:szCs w:val="18"/>
                <w:lang w:val="tr-TR"/>
              </w:rPr>
            </w:pPr>
          </w:p>
          <w:p w14:paraId="2E6B4CAE" w14:textId="09077E25" w:rsidR="00F90AB2" w:rsidRPr="000C323E" w:rsidRDefault="00F30B04" w:rsidP="00F90AB2">
            <w:pPr>
              <w:rPr>
                <w:rFonts w:ascii="Arial" w:hAnsi="Arial" w:cs="Arial"/>
                <w:bCs/>
                <w:sz w:val="18"/>
                <w:szCs w:val="18"/>
                <w:lang w:val="tr-TR"/>
              </w:rPr>
            </w:pPr>
            <w:r w:rsidRPr="00DB3F87">
              <w:rPr>
                <w:rFonts w:ascii="Arial" w:hAnsi="Arial" w:cs="Arial"/>
                <w:bCs/>
                <w:sz w:val="18"/>
                <w:szCs w:val="18"/>
                <w:lang w:val="tr-TR"/>
              </w:rPr>
              <w:t>Aslı Numanoğlu Genç</w:t>
            </w:r>
          </w:p>
          <w:p w14:paraId="5EC0D337" w14:textId="0B15576B" w:rsidR="003B2C59" w:rsidRDefault="003B2C59" w:rsidP="003435E6">
            <w:pPr>
              <w:pStyle w:val="ListParagraph"/>
              <w:numPr>
                <w:ilvl w:val="1"/>
                <w:numId w:val="45"/>
              </w:numPr>
              <w:rPr>
                <w:rFonts w:ascii="Arial" w:hAnsi="Arial" w:cs="Arial"/>
                <w:bCs/>
                <w:i/>
                <w:sz w:val="18"/>
                <w:szCs w:val="18"/>
                <w:lang w:val="tr-TR"/>
              </w:rPr>
            </w:pPr>
            <w:r w:rsidRPr="00460EEE">
              <w:rPr>
                <w:rFonts w:ascii="Arial" w:hAnsi="Arial" w:cs="Arial"/>
                <w:bCs/>
                <w:i/>
                <w:sz w:val="18"/>
                <w:szCs w:val="18"/>
                <w:lang w:val="tr-TR"/>
              </w:rPr>
              <w:t xml:space="preserve">Mehmet Ali </w:t>
            </w:r>
            <w:proofErr w:type="spellStart"/>
            <w:r w:rsidRPr="00460EEE">
              <w:rPr>
                <w:rFonts w:ascii="Arial" w:hAnsi="Arial" w:cs="Arial"/>
                <w:bCs/>
                <w:i/>
                <w:sz w:val="18"/>
                <w:szCs w:val="18"/>
                <w:lang w:val="tr-TR"/>
              </w:rPr>
              <w:t>Kökpınar</w:t>
            </w:r>
            <w:proofErr w:type="spellEnd"/>
            <w:r w:rsidRPr="00460EEE">
              <w:rPr>
                <w:rFonts w:ascii="Arial" w:hAnsi="Arial" w:cs="Arial"/>
                <w:bCs/>
                <w:i/>
                <w:sz w:val="18"/>
                <w:szCs w:val="18"/>
                <w:lang w:val="tr-TR"/>
              </w:rPr>
              <w:t xml:space="preserve">, </w:t>
            </w:r>
            <w:r>
              <w:rPr>
                <w:rFonts w:ascii="Arial" w:hAnsi="Arial" w:cs="Arial"/>
                <w:bCs/>
                <w:i/>
                <w:sz w:val="18"/>
                <w:szCs w:val="18"/>
                <w:lang w:val="tr-TR"/>
              </w:rPr>
              <w:t xml:space="preserve">Bursiyer 2, </w:t>
            </w:r>
          </w:p>
          <w:p w14:paraId="5DCC70B0" w14:textId="18D8C734" w:rsidR="003B2C59" w:rsidRDefault="003B2C59" w:rsidP="003435E6">
            <w:pPr>
              <w:pStyle w:val="ListParagraph"/>
              <w:numPr>
                <w:ilvl w:val="1"/>
                <w:numId w:val="45"/>
              </w:numPr>
              <w:rPr>
                <w:rFonts w:ascii="Arial" w:hAnsi="Arial" w:cs="Arial"/>
                <w:bCs/>
                <w:i/>
                <w:sz w:val="18"/>
                <w:szCs w:val="18"/>
                <w:lang w:val="tr-TR"/>
              </w:rPr>
            </w:pPr>
            <w:r w:rsidRPr="00460EEE">
              <w:rPr>
                <w:rFonts w:ascii="Arial" w:hAnsi="Arial" w:cs="Arial"/>
                <w:bCs/>
                <w:i/>
                <w:sz w:val="18"/>
                <w:szCs w:val="18"/>
                <w:lang w:val="tr-TR"/>
              </w:rPr>
              <w:t xml:space="preserve">Mehmet Ali </w:t>
            </w:r>
            <w:proofErr w:type="spellStart"/>
            <w:r w:rsidRPr="00460EEE">
              <w:rPr>
                <w:rFonts w:ascii="Arial" w:hAnsi="Arial" w:cs="Arial"/>
                <w:bCs/>
                <w:i/>
                <w:sz w:val="18"/>
                <w:szCs w:val="18"/>
                <w:lang w:val="tr-TR"/>
              </w:rPr>
              <w:t>Kökpınar</w:t>
            </w:r>
            <w:proofErr w:type="spellEnd"/>
            <w:r w:rsidRPr="00460EEE">
              <w:rPr>
                <w:rFonts w:ascii="Arial" w:hAnsi="Arial" w:cs="Arial"/>
                <w:bCs/>
                <w:i/>
                <w:sz w:val="18"/>
                <w:szCs w:val="18"/>
                <w:lang w:val="tr-TR"/>
              </w:rPr>
              <w:t xml:space="preserve">, </w:t>
            </w:r>
            <w:r>
              <w:rPr>
                <w:rFonts w:ascii="Arial" w:hAnsi="Arial" w:cs="Arial"/>
                <w:bCs/>
                <w:i/>
                <w:sz w:val="18"/>
                <w:szCs w:val="18"/>
                <w:lang w:val="tr-TR"/>
              </w:rPr>
              <w:t xml:space="preserve">Bursiyer 2, </w:t>
            </w:r>
          </w:p>
          <w:p w14:paraId="50559F66" w14:textId="03EC4DB2" w:rsidR="003435E6" w:rsidRPr="003435E6" w:rsidRDefault="00205065" w:rsidP="000C323E">
            <w:pPr>
              <w:pStyle w:val="ListParagraph"/>
              <w:numPr>
                <w:ilvl w:val="1"/>
                <w:numId w:val="45"/>
              </w:numPr>
              <w:rPr>
                <w:rFonts w:ascii="Arial" w:hAnsi="Arial" w:cs="Arial"/>
                <w:bCs/>
                <w:i/>
                <w:sz w:val="18"/>
                <w:szCs w:val="18"/>
                <w:lang w:val="tr-TR"/>
              </w:rPr>
            </w:pPr>
            <w:r w:rsidRPr="003435E6">
              <w:rPr>
                <w:rFonts w:ascii="Arial" w:hAnsi="Arial" w:cs="Arial"/>
                <w:bCs/>
                <w:i/>
                <w:sz w:val="18"/>
                <w:szCs w:val="18"/>
                <w:lang w:val="tr-TR"/>
              </w:rPr>
              <w:t>Gökçe Nur Yılmaz</w:t>
            </w:r>
            <w:r w:rsidR="00706A30" w:rsidRPr="003435E6">
              <w:rPr>
                <w:rFonts w:ascii="Arial" w:hAnsi="Arial" w:cs="Arial"/>
                <w:bCs/>
                <w:i/>
                <w:sz w:val="18"/>
                <w:szCs w:val="18"/>
                <w:lang w:val="tr-TR"/>
              </w:rPr>
              <w:t>, Bursiyer 3</w:t>
            </w:r>
          </w:p>
        </w:tc>
      </w:tr>
      <w:tr w:rsidR="00F90AB2" w:rsidRPr="000335C5" w14:paraId="539B2FB4"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0D0788BF" w14:textId="7D650D85" w:rsidR="00F90AB2" w:rsidRDefault="00F90AB2" w:rsidP="00F90AB2">
            <w:pPr>
              <w:pStyle w:val="WW-NormalWeb1"/>
              <w:spacing w:before="0" w:after="0"/>
              <w:contextualSpacing/>
              <w:jc w:val="both"/>
              <w:rPr>
                <w:rFonts w:ascii="Arial" w:hAnsi="Arial" w:cs="Arial"/>
                <w:b/>
                <w:sz w:val="18"/>
                <w:szCs w:val="18"/>
              </w:rPr>
            </w:pPr>
            <w:proofErr w:type="spellStart"/>
            <w:r w:rsidRPr="000335C5">
              <w:rPr>
                <w:rFonts w:ascii="Arial" w:hAnsi="Arial" w:cs="Arial"/>
                <w:b/>
                <w:sz w:val="18"/>
                <w:szCs w:val="18"/>
              </w:rPr>
              <w:t>İP’nin</w:t>
            </w:r>
            <w:proofErr w:type="spellEnd"/>
            <w:r w:rsidRPr="000335C5">
              <w:rPr>
                <w:rFonts w:ascii="Arial" w:hAnsi="Arial" w:cs="Arial"/>
                <w:b/>
                <w:sz w:val="18"/>
                <w:szCs w:val="18"/>
              </w:rPr>
              <w:t xml:space="preserve"> Başarı Ölçütü: </w:t>
            </w:r>
            <w:r w:rsidRPr="000335C5">
              <w:rPr>
                <w:rFonts w:ascii="Arial" w:hAnsi="Arial" w:cs="Arial"/>
                <w:i/>
                <w:color w:val="000000"/>
                <w:sz w:val="18"/>
                <w:szCs w:val="18"/>
              </w:rPr>
              <w:t>Başarı ölçütü olarak her bir iş paketinin hangi kriterleri sağladığında başarılı sayılacağı ölçülebilir ve izlenebilir şekilde nitel ve/veya nicel olarak belirtilir</w:t>
            </w:r>
            <w:r w:rsidRPr="000335C5">
              <w:rPr>
                <w:rFonts w:ascii="Arial" w:hAnsi="Arial" w:cs="Arial"/>
                <w:b/>
                <w:color w:val="000000"/>
                <w:sz w:val="18"/>
                <w:szCs w:val="18"/>
              </w:rPr>
              <w:t>.</w:t>
            </w:r>
            <w:r w:rsidRPr="000335C5">
              <w:rPr>
                <w:rFonts w:ascii="Arial" w:hAnsi="Arial" w:cs="Arial"/>
                <w:b/>
                <w:sz w:val="18"/>
                <w:szCs w:val="18"/>
              </w:rPr>
              <w:t xml:space="preserve"> </w:t>
            </w:r>
          </w:p>
          <w:p w14:paraId="67877B89" w14:textId="031361AA" w:rsidR="00F90AB2" w:rsidRPr="00097E7E" w:rsidRDefault="008579DF" w:rsidP="00097E7E">
            <w:pPr>
              <w:pStyle w:val="Caption"/>
              <w:jc w:val="both"/>
              <w:rPr>
                <w:rFonts w:ascii="Arial" w:hAnsi="Arial" w:cs="Arial"/>
                <w:i w:val="0"/>
                <w:iCs w:val="0"/>
                <w:color w:val="000000" w:themeColor="text1"/>
                <w:sz w:val="18"/>
                <w:szCs w:val="18"/>
              </w:rPr>
            </w:pPr>
            <w:r>
              <w:rPr>
                <w:rFonts w:ascii="Arial" w:hAnsi="Arial" w:cs="Arial"/>
                <w:i w:val="0"/>
                <w:iCs w:val="0"/>
                <w:color w:val="000000" w:themeColor="text1"/>
                <w:sz w:val="18"/>
                <w:szCs w:val="18"/>
              </w:rPr>
              <w:t xml:space="preserve">Bu </w:t>
            </w:r>
            <w:proofErr w:type="spellStart"/>
            <w:r>
              <w:rPr>
                <w:rFonts w:ascii="Arial" w:hAnsi="Arial" w:cs="Arial"/>
                <w:i w:val="0"/>
                <w:iCs w:val="0"/>
                <w:color w:val="000000" w:themeColor="text1"/>
                <w:sz w:val="18"/>
                <w:szCs w:val="18"/>
              </w:rPr>
              <w:t>çalışma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kapsamında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başarı</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ölçütü</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olarak</w:t>
            </w:r>
            <w:proofErr w:type="spellEnd"/>
            <w:r>
              <w:rPr>
                <w:rFonts w:ascii="Arial" w:hAnsi="Arial" w:cs="Arial"/>
                <w:i w:val="0"/>
                <w:iCs w:val="0"/>
                <w:color w:val="000000" w:themeColor="text1"/>
                <w:sz w:val="18"/>
                <w:szCs w:val="18"/>
              </w:rPr>
              <w:t xml:space="preserve"> RMSE </w:t>
            </w:r>
            <w:proofErr w:type="spellStart"/>
            <w:r>
              <w:rPr>
                <w:rFonts w:ascii="Arial" w:hAnsi="Arial" w:cs="Arial"/>
                <w:i w:val="0"/>
                <w:iCs w:val="0"/>
                <w:color w:val="000000" w:themeColor="text1"/>
                <w:sz w:val="18"/>
                <w:szCs w:val="18"/>
              </w:rPr>
              <w:t>ve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MAE’de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hata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payının</w:t>
            </w:r>
            <w:proofErr w:type="spellEnd"/>
            <w:r>
              <w:rPr>
                <w:rFonts w:ascii="Arial" w:hAnsi="Arial" w:cs="Arial"/>
                <w:i w:val="0"/>
                <w:iCs w:val="0"/>
                <w:color w:val="000000" w:themeColor="text1"/>
                <w:sz w:val="18"/>
                <w:szCs w:val="18"/>
              </w:rPr>
              <w:t xml:space="preserve"> %0.2; MVAF </w:t>
            </w:r>
            <w:proofErr w:type="spellStart"/>
            <w:r>
              <w:rPr>
                <w:rFonts w:ascii="Arial" w:hAnsi="Arial" w:cs="Arial"/>
                <w:i w:val="0"/>
                <w:iCs w:val="0"/>
                <w:color w:val="000000" w:themeColor="text1"/>
                <w:sz w:val="18"/>
                <w:szCs w:val="18"/>
              </w:rPr>
              <w:t>ve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TVE’nin</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hata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payının</w:t>
            </w:r>
            <w:proofErr w:type="spellEnd"/>
            <w:r>
              <w:rPr>
                <w:rFonts w:ascii="Arial" w:hAnsi="Arial" w:cs="Arial"/>
                <w:i w:val="0"/>
                <w:iCs w:val="0"/>
                <w:color w:val="000000" w:themeColor="text1"/>
                <w:sz w:val="18"/>
                <w:szCs w:val="18"/>
              </w:rPr>
              <w:t xml:space="preserve"> %5 </w:t>
            </w:r>
            <w:proofErr w:type="spellStart"/>
            <w:r>
              <w:rPr>
                <w:rFonts w:ascii="Arial" w:hAnsi="Arial" w:cs="Arial"/>
                <w:i w:val="0"/>
                <w:iCs w:val="0"/>
                <w:color w:val="000000" w:themeColor="text1"/>
                <w:sz w:val="18"/>
                <w:szCs w:val="18"/>
              </w:rPr>
              <w:t>olması</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hedeflenmektedir</w:t>
            </w:r>
            <w:proofErr w:type="spellEnd"/>
            <w:r>
              <w:rPr>
                <w:rFonts w:ascii="Arial" w:hAnsi="Arial" w:cs="Arial"/>
                <w:i w:val="0"/>
                <w:iCs w:val="0"/>
                <w:color w:val="000000" w:themeColor="text1"/>
                <w:sz w:val="18"/>
                <w:szCs w:val="18"/>
              </w:rPr>
              <w:t xml:space="preserve"> (Loh </w:t>
            </w:r>
            <w:proofErr w:type="spellStart"/>
            <w:r>
              <w:rPr>
                <w:rFonts w:ascii="Arial" w:hAnsi="Arial" w:cs="Arial"/>
                <w:i w:val="0"/>
                <w:iCs w:val="0"/>
                <w:color w:val="000000" w:themeColor="text1"/>
                <w:sz w:val="18"/>
                <w:szCs w:val="18"/>
              </w:rPr>
              <w:t>vd</w:t>
            </w:r>
            <w:proofErr w:type="spellEnd"/>
            <w:r>
              <w:rPr>
                <w:rFonts w:ascii="Arial" w:hAnsi="Arial" w:cs="Arial"/>
                <w:i w:val="0"/>
                <w:iCs w:val="0"/>
                <w:color w:val="000000" w:themeColor="text1"/>
                <w:sz w:val="18"/>
                <w:szCs w:val="18"/>
              </w:rPr>
              <w:t>, 2021).</w:t>
            </w:r>
            <w:r w:rsidR="00921EE2">
              <w:rPr>
                <w:rFonts w:ascii="Arial" w:hAnsi="Arial" w:cs="Arial"/>
                <w:bCs/>
                <w:sz w:val="18"/>
                <w:szCs w:val="18"/>
              </w:rPr>
              <w:t xml:space="preserve"> </w:t>
            </w:r>
          </w:p>
        </w:tc>
      </w:tr>
      <w:tr w:rsidR="00F90AB2" w:rsidRPr="000335C5" w14:paraId="64BED512" w14:textId="77777777" w:rsidTr="00D355D7">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2A616BFC" w14:textId="77C147BD" w:rsidR="00F90AB2" w:rsidRPr="000335C5" w:rsidRDefault="00F90AB2" w:rsidP="000A72F8">
            <w:pPr>
              <w:jc w:val="both"/>
              <w:rPr>
                <w:rFonts w:ascii="Arial" w:hAnsi="Arial" w:cs="Arial"/>
                <w:b/>
                <w:i/>
                <w:sz w:val="18"/>
                <w:szCs w:val="18"/>
                <w:lang w:val="tr-TR"/>
              </w:rPr>
            </w:pPr>
            <w:r w:rsidRPr="000335C5">
              <w:rPr>
                <w:rFonts w:ascii="Arial" w:hAnsi="Arial" w:cs="Arial"/>
                <w:b/>
                <w:sz w:val="18"/>
                <w:szCs w:val="18"/>
                <w:lang w:val="tr-TR"/>
              </w:rPr>
              <w:t xml:space="preserve">Ara Çıktılar: </w:t>
            </w:r>
            <w:r w:rsidRPr="000335C5">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4B2BA752" w14:textId="4B12C9D8" w:rsidR="00F90AB2" w:rsidRPr="000335C5" w:rsidRDefault="0047600A" w:rsidP="000A72F8">
            <w:pPr>
              <w:pStyle w:val="ListParagraph"/>
              <w:ind w:left="360"/>
              <w:rPr>
                <w:lang w:val="tr-TR"/>
              </w:rPr>
            </w:pPr>
            <w:r>
              <w:rPr>
                <w:rFonts w:ascii="Arial" w:hAnsi="Arial" w:cs="Arial"/>
                <w:bCs/>
                <w:i/>
                <w:sz w:val="18"/>
                <w:szCs w:val="18"/>
                <w:lang w:val="tr-TR"/>
              </w:rPr>
              <w:t xml:space="preserve">Dönüştürülmüş parçacığın karakteristik uzunluğu, </w:t>
            </w:r>
            <w:r w:rsidR="00460EEE">
              <w:rPr>
                <w:rFonts w:ascii="Arial" w:hAnsi="Arial" w:cs="Arial"/>
                <w:bCs/>
                <w:i/>
                <w:sz w:val="18"/>
                <w:szCs w:val="18"/>
                <w:lang w:val="tr-TR"/>
              </w:rPr>
              <w:t>Re</w:t>
            </w:r>
            <w:r>
              <w:rPr>
                <w:rFonts w:ascii="Arial" w:hAnsi="Arial" w:cs="Arial"/>
                <w:bCs/>
                <w:i/>
                <w:sz w:val="18"/>
                <w:szCs w:val="18"/>
                <w:vertAlign w:val="superscript"/>
                <w:lang w:val="tr-TR"/>
              </w:rPr>
              <w:t>*</w:t>
            </w:r>
            <w:r w:rsidR="00460EEE">
              <w:rPr>
                <w:rFonts w:ascii="Arial" w:hAnsi="Arial" w:cs="Arial"/>
                <w:bCs/>
                <w:i/>
                <w:sz w:val="18"/>
                <w:szCs w:val="18"/>
                <w:lang w:val="tr-TR"/>
              </w:rPr>
              <w:t>-C</w:t>
            </w:r>
            <w:r w:rsidR="00460EEE">
              <w:rPr>
                <w:rFonts w:ascii="Arial" w:hAnsi="Arial" w:cs="Arial"/>
                <w:bCs/>
                <w:i/>
                <w:sz w:val="18"/>
                <w:szCs w:val="18"/>
                <w:vertAlign w:val="subscript"/>
                <w:lang w:val="tr-TR"/>
              </w:rPr>
              <w:t>D</w:t>
            </w:r>
            <w:r>
              <w:rPr>
                <w:rFonts w:ascii="Arial" w:hAnsi="Arial" w:cs="Arial"/>
                <w:bCs/>
                <w:i/>
                <w:sz w:val="18"/>
                <w:szCs w:val="18"/>
                <w:vertAlign w:val="superscript"/>
                <w:lang w:val="tr-TR"/>
              </w:rPr>
              <w:t>*</w:t>
            </w:r>
            <w:r w:rsidR="00460EEE">
              <w:rPr>
                <w:rFonts w:ascii="Arial" w:hAnsi="Arial" w:cs="Arial"/>
                <w:bCs/>
                <w:i/>
                <w:sz w:val="18"/>
                <w:szCs w:val="18"/>
                <w:lang w:val="tr-TR"/>
              </w:rPr>
              <w:t xml:space="preserve"> grafikleri</w:t>
            </w:r>
            <w:r w:rsidR="009D22C8">
              <w:rPr>
                <w:rFonts w:ascii="Arial" w:hAnsi="Arial" w:cs="Arial"/>
                <w:bCs/>
                <w:i/>
                <w:sz w:val="18"/>
                <w:szCs w:val="18"/>
                <w:lang w:val="tr-TR"/>
              </w:rPr>
              <w:t>, Şekil faktörü değer</w:t>
            </w:r>
            <w:r w:rsidR="002F3ADB">
              <w:rPr>
                <w:rFonts w:ascii="Arial" w:hAnsi="Arial" w:cs="Arial"/>
                <w:bCs/>
                <w:i/>
                <w:sz w:val="18"/>
                <w:szCs w:val="18"/>
                <w:lang w:val="tr-TR"/>
              </w:rPr>
              <w:t>i</w:t>
            </w:r>
          </w:p>
        </w:tc>
      </w:tr>
    </w:tbl>
    <w:p w14:paraId="686BBE33" w14:textId="77777777" w:rsidR="008A0886" w:rsidRDefault="008A0886" w:rsidP="004C10B1">
      <w:pPr>
        <w:rPr>
          <w:rFonts w:ascii="Arial" w:hAnsi="Arial" w:cs="Arial"/>
          <w:bCs/>
          <w:color w:val="000000"/>
          <w:sz w:val="18"/>
          <w:szCs w:val="18"/>
        </w:rPr>
      </w:pPr>
    </w:p>
    <w:p w14:paraId="7F8C9E87" w14:textId="2AD6427B" w:rsidR="006B2968" w:rsidRPr="000335C5" w:rsidRDefault="004C10B1" w:rsidP="000A72F8">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İşler</w:t>
      </w:r>
      <w:proofErr w:type="spellEnd"/>
      <w:r w:rsidRPr="000335C5">
        <w:rPr>
          <w:rFonts w:ascii="Arial" w:hAnsi="Arial" w:cs="Arial"/>
          <w:bCs/>
          <w:color w:val="000000"/>
          <w:sz w:val="18"/>
          <w:szCs w:val="18"/>
        </w:rPr>
        <w:t>/</w:t>
      </w:r>
      <w:proofErr w:type="spellStart"/>
      <w:r w:rsidRPr="000335C5">
        <w:rPr>
          <w:rFonts w:ascii="Arial" w:hAnsi="Arial" w:cs="Arial"/>
          <w:bCs/>
          <w:color w:val="000000"/>
          <w:sz w:val="18"/>
          <w:szCs w:val="18"/>
        </w:rPr>
        <w:t>Görevler’de</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görev</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alacak</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kişilerin</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isimleri</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ve</w:t>
      </w:r>
      <w:proofErr w:type="spellEnd"/>
      <w:r w:rsidRPr="000335C5">
        <w:rPr>
          <w:rFonts w:ascii="Arial" w:hAnsi="Arial" w:cs="Arial"/>
          <w:bCs/>
          <w:color w:val="000000"/>
          <w:sz w:val="18"/>
          <w:szCs w:val="18"/>
        </w:rPr>
        <w:t xml:space="preserve"> </w:t>
      </w:r>
      <w:proofErr w:type="spellStart"/>
      <w:r w:rsidRPr="000335C5">
        <w:rPr>
          <w:rFonts w:ascii="Arial" w:hAnsi="Arial" w:cs="Arial"/>
          <w:bCs/>
          <w:color w:val="000000"/>
          <w:sz w:val="18"/>
          <w:szCs w:val="18"/>
        </w:rPr>
        <w:t>görevleri</w:t>
      </w:r>
      <w:proofErr w:type="spellEnd"/>
      <w:r w:rsidRPr="000335C5">
        <w:rPr>
          <w:rFonts w:ascii="Arial" w:hAnsi="Arial" w:cs="Arial"/>
          <w:bCs/>
          <w:color w:val="000000"/>
          <w:sz w:val="18"/>
          <w:szCs w:val="18"/>
        </w:rPr>
        <w:t xml:space="preserve"> </w:t>
      </w:r>
      <w:r w:rsidRPr="000335C5">
        <w:rPr>
          <w:rFonts w:ascii="Arial" w:hAnsi="Arial" w:cs="Arial"/>
          <w:bCs/>
          <w:color w:val="000000"/>
          <w:sz w:val="18"/>
          <w:szCs w:val="18"/>
          <w:lang w:val="tr-TR"/>
        </w:rPr>
        <w:t xml:space="preserve">(araştırmacı, danışman, bursiyer ve yardımcı personel) </w:t>
      </w:r>
      <w:r w:rsidRPr="000335C5">
        <w:rPr>
          <w:rFonts w:ascii="Arial" w:hAnsi="Arial" w:cs="Arial"/>
          <w:bCs/>
          <w:color w:val="000000"/>
          <w:sz w:val="18"/>
          <w:szCs w:val="18"/>
          <w:lang w:val="tr-TR"/>
        </w:rPr>
        <w:lastRenderedPageBreak/>
        <w:t xml:space="preserve">yazılır. Bu aşamada </w:t>
      </w:r>
      <w:proofErr w:type="gramStart"/>
      <w:r w:rsidRPr="000335C5">
        <w:rPr>
          <w:rFonts w:ascii="Arial" w:hAnsi="Arial" w:cs="Arial"/>
          <w:bCs/>
          <w:color w:val="000000"/>
          <w:sz w:val="18"/>
          <w:szCs w:val="18"/>
          <w:lang w:val="tr-TR"/>
        </w:rPr>
        <w:t>bursiyer(</w:t>
      </w:r>
      <w:proofErr w:type="spellStart"/>
      <w:proofErr w:type="gramEnd"/>
      <w:r w:rsidRPr="000335C5">
        <w:rPr>
          <w:rFonts w:ascii="Arial" w:hAnsi="Arial" w:cs="Arial"/>
          <w:bCs/>
          <w:color w:val="000000"/>
          <w:sz w:val="18"/>
          <w:szCs w:val="18"/>
          <w:lang w:val="tr-TR"/>
        </w:rPr>
        <w:t>ler</w:t>
      </w:r>
      <w:proofErr w:type="spellEnd"/>
      <w:r w:rsidRPr="000335C5">
        <w:rPr>
          <w:rFonts w:ascii="Arial" w:hAnsi="Arial" w:cs="Arial"/>
          <w:bCs/>
          <w:color w:val="000000"/>
          <w:sz w:val="18"/>
          <w:szCs w:val="18"/>
          <w:lang w:val="tr-TR"/>
        </w:rPr>
        <w:t>)in isimlerinin belirtilmesi zorunlu değildir.</w:t>
      </w:r>
    </w:p>
    <w:p w14:paraId="50AAA9A3" w14:textId="77777777" w:rsidR="00ED0A98" w:rsidRPr="000335C5" w:rsidRDefault="00ED0A98" w:rsidP="00373BFD">
      <w:pPr>
        <w:pStyle w:val="WW-NormalWeb1"/>
        <w:spacing w:before="0" w:after="0"/>
        <w:contextualSpacing/>
        <w:jc w:val="both"/>
        <w:rPr>
          <w:rFonts w:ascii="Arial" w:hAnsi="Arial" w:cs="Arial"/>
          <w:sz w:val="18"/>
          <w:szCs w:val="18"/>
        </w:rPr>
      </w:pPr>
    </w:p>
    <w:p w14:paraId="3E3AB126" w14:textId="77777777" w:rsidR="00BB4D28" w:rsidRPr="000335C5" w:rsidRDefault="00BB4D28" w:rsidP="00373BFD">
      <w:pPr>
        <w:pStyle w:val="WW-NormalWeb1"/>
        <w:numPr>
          <w:ilvl w:val="1"/>
          <w:numId w:val="23"/>
        </w:numPr>
        <w:spacing w:before="0" w:after="0"/>
        <w:ind w:left="0" w:hanging="11"/>
        <w:contextualSpacing/>
        <w:jc w:val="both"/>
        <w:rPr>
          <w:rFonts w:ascii="Arial" w:hAnsi="Arial" w:cs="Arial"/>
          <w:b/>
          <w:bCs/>
          <w:sz w:val="18"/>
          <w:szCs w:val="18"/>
        </w:rPr>
      </w:pPr>
      <w:r w:rsidRPr="000335C5">
        <w:rPr>
          <w:rFonts w:ascii="Arial" w:hAnsi="Arial" w:cs="Arial"/>
          <w:b/>
          <w:bCs/>
          <w:sz w:val="18"/>
          <w:szCs w:val="18"/>
        </w:rPr>
        <w:t>Risk Yönetimi</w:t>
      </w:r>
    </w:p>
    <w:p w14:paraId="6CAADDF6" w14:textId="77777777" w:rsidR="00862C9A" w:rsidRPr="000A72F8" w:rsidRDefault="00862C9A" w:rsidP="00373BFD">
      <w:pPr>
        <w:pStyle w:val="WW-NormalWeb1"/>
        <w:spacing w:before="0" w:after="0"/>
        <w:contextualSpacing/>
        <w:jc w:val="both"/>
        <w:rPr>
          <w:rFonts w:ascii="Arial" w:hAnsi="Arial" w:cs="Arial"/>
          <w:sz w:val="10"/>
          <w:szCs w:val="10"/>
        </w:rPr>
      </w:pPr>
    </w:p>
    <w:p w14:paraId="72121A6E" w14:textId="77777777" w:rsidR="00BB4D28" w:rsidRPr="000335C5" w:rsidRDefault="00BB4D28" w:rsidP="00373BFD">
      <w:pPr>
        <w:pStyle w:val="WW-NormalWeb1"/>
        <w:spacing w:before="0" w:after="0"/>
        <w:contextualSpacing/>
        <w:jc w:val="both"/>
        <w:rPr>
          <w:rFonts w:ascii="Arial" w:hAnsi="Arial" w:cs="Arial"/>
          <w:sz w:val="18"/>
          <w:szCs w:val="18"/>
        </w:rPr>
      </w:pPr>
      <w:r w:rsidRPr="000335C5">
        <w:rPr>
          <w:rFonts w:ascii="Arial" w:hAnsi="Arial" w:cs="Arial"/>
          <w:sz w:val="18"/>
          <w:szCs w:val="18"/>
        </w:rPr>
        <w:t>P</w:t>
      </w:r>
      <w:r w:rsidRPr="000335C5">
        <w:rPr>
          <w:rFonts w:ascii="Arial" w:hAnsi="Arial" w:cs="Arial"/>
          <w:sz w:val="18"/>
          <w:szCs w:val="18"/>
          <w:lang w:eastAsia="tr-TR"/>
        </w:rPr>
        <w:t>rojenin başarısını olumsuz yönde etkileyebilecek riskler ve bu risklerle karşılaşıldığında projenin başarıyla yürütülmesini sağlamak için alınacak tedbirler (</w:t>
      </w:r>
      <w:r w:rsidRPr="000335C5">
        <w:rPr>
          <w:rFonts w:ascii="Arial" w:hAnsi="Arial" w:cs="Arial"/>
          <w:bCs/>
          <w:sz w:val="18"/>
          <w:szCs w:val="18"/>
          <w:lang w:eastAsia="tr-TR"/>
        </w:rPr>
        <w:t>B Planı)</w:t>
      </w:r>
      <w:r w:rsidRPr="000335C5">
        <w:rPr>
          <w:rFonts w:ascii="Arial" w:hAnsi="Arial" w:cs="Arial"/>
          <w:sz w:val="18"/>
          <w:szCs w:val="18"/>
          <w:lang w:eastAsia="tr-TR"/>
        </w:rPr>
        <w:t xml:space="preserve"> ilgili iş paketleri belirtilerek ana hatlarıyla </w:t>
      </w:r>
      <w:r w:rsidRPr="000335C5">
        <w:rPr>
          <w:rFonts w:ascii="Arial" w:hAnsi="Arial" w:cs="Arial"/>
          <w:sz w:val="18"/>
          <w:szCs w:val="18"/>
        </w:rPr>
        <w:t xml:space="preserve">aşağıdaki </w:t>
      </w:r>
      <w:r w:rsidRPr="000335C5">
        <w:rPr>
          <w:rFonts w:ascii="Arial" w:hAnsi="Arial" w:cs="Arial"/>
          <w:bCs/>
          <w:sz w:val="18"/>
          <w:szCs w:val="18"/>
        </w:rPr>
        <w:t xml:space="preserve">Risk Yönetimi </w:t>
      </w:r>
      <w:proofErr w:type="spellStart"/>
      <w:r w:rsidRPr="000335C5">
        <w:rPr>
          <w:rFonts w:ascii="Arial" w:hAnsi="Arial" w:cs="Arial"/>
          <w:bCs/>
          <w:sz w:val="18"/>
          <w:szCs w:val="18"/>
        </w:rPr>
        <w:t>Tablosu</w:t>
      </w:r>
      <w:r w:rsidRPr="000335C5">
        <w:rPr>
          <w:rFonts w:ascii="Arial" w:hAnsi="Arial" w:cs="Arial"/>
          <w:sz w:val="18"/>
          <w:szCs w:val="18"/>
        </w:rPr>
        <w:t>’nda</w:t>
      </w:r>
      <w:proofErr w:type="spellEnd"/>
      <w:r w:rsidRPr="000335C5">
        <w:rPr>
          <w:rFonts w:ascii="Arial" w:hAnsi="Arial" w:cs="Arial"/>
          <w:sz w:val="18"/>
          <w:szCs w:val="18"/>
          <w:lang w:eastAsia="tr-TR"/>
        </w:rPr>
        <w:t xml:space="preserve"> ifade edilir.</w:t>
      </w:r>
      <w:r w:rsidRPr="000335C5">
        <w:rPr>
          <w:rFonts w:ascii="Arial" w:hAnsi="Arial" w:cs="Arial"/>
          <w:sz w:val="18"/>
          <w:szCs w:val="18"/>
        </w:rPr>
        <w:t xml:space="preserve"> </w:t>
      </w:r>
      <w:r w:rsidR="00D93811" w:rsidRPr="000335C5">
        <w:rPr>
          <w:rFonts w:ascii="Arial" w:hAnsi="Arial" w:cs="Arial"/>
          <w:sz w:val="18"/>
          <w:szCs w:val="18"/>
        </w:rPr>
        <w:t>P</w:t>
      </w:r>
      <w:r w:rsidR="00775F6A" w:rsidRPr="000335C5">
        <w:rPr>
          <w:rFonts w:ascii="Arial" w:hAnsi="Arial" w:cs="Arial"/>
          <w:sz w:val="18"/>
          <w:szCs w:val="18"/>
        </w:rPr>
        <w:t>rojenin araştırma sorusu ve/veya hipoteziyle ilgili yaşanabilecek riskler dikkate alın</w:t>
      </w:r>
      <w:r w:rsidR="00FB757B" w:rsidRPr="000335C5">
        <w:rPr>
          <w:rFonts w:ascii="Arial" w:hAnsi="Arial" w:cs="Arial"/>
          <w:sz w:val="18"/>
          <w:szCs w:val="18"/>
        </w:rPr>
        <w:t>ır</w:t>
      </w:r>
      <w:r w:rsidR="00775F6A" w:rsidRPr="000335C5">
        <w:rPr>
          <w:rFonts w:ascii="Arial" w:hAnsi="Arial" w:cs="Arial"/>
          <w:sz w:val="18"/>
          <w:szCs w:val="18"/>
        </w:rPr>
        <w:t xml:space="preserve">. </w:t>
      </w:r>
      <w:r w:rsidR="002C6D24" w:rsidRPr="000335C5">
        <w:rPr>
          <w:rFonts w:ascii="Arial" w:hAnsi="Arial" w:cs="Arial"/>
          <w:sz w:val="18"/>
          <w:szCs w:val="18"/>
        </w:rPr>
        <w:t>B plan</w:t>
      </w:r>
      <w:r w:rsidRPr="000335C5">
        <w:rPr>
          <w:rFonts w:ascii="Arial" w:hAnsi="Arial" w:cs="Arial"/>
          <w:sz w:val="18"/>
          <w:szCs w:val="18"/>
        </w:rPr>
        <w:t xml:space="preserve">ının uygulanması projenin temel hedeflerinden </w:t>
      </w:r>
      <w:r w:rsidR="00775F6A" w:rsidRPr="000335C5">
        <w:rPr>
          <w:rFonts w:ascii="Arial" w:hAnsi="Arial" w:cs="Arial"/>
          <w:sz w:val="18"/>
          <w:szCs w:val="18"/>
        </w:rPr>
        <w:t xml:space="preserve">ve özgün değerinden </w:t>
      </w:r>
      <w:r w:rsidRPr="000335C5">
        <w:rPr>
          <w:rFonts w:ascii="Arial" w:hAnsi="Arial" w:cs="Arial"/>
          <w:sz w:val="18"/>
          <w:szCs w:val="18"/>
        </w:rPr>
        <w:t>sapmaya yol açmamalıdır.</w:t>
      </w:r>
      <w:r w:rsidR="00F017B9" w:rsidRPr="000335C5">
        <w:rPr>
          <w:rFonts w:ascii="Arial" w:hAnsi="Arial" w:cs="Arial"/>
          <w:sz w:val="18"/>
          <w:szCs w:val="18"/>
        </w:rPr>
        <w:t xml:space="preserve"> </w:t>
      </w:r>
      <w:r w:rsidR="002C6D24" w:rsidRPr="000335C5">
        <w:rPr>
          <w:rFonts w:ascii="Arial" w:hAnsi="Arial" w:cs="Arial"/>
          <w:sz w:val="18"/>
          <w:szCs w:val="18"/>
        </w:rPr>
        <w:t>B plan</w:t>
      </w:r>
      <w:r w:rsidR="004F5ADD" w:rsidRPr="000335C5">
        <w:rPr>
          <w:rFonts w:ascii="Arial" w:hAnsi="Arial" w:cs="Arial"/>
          <w:sz w:val="18"/>
          <w:szCs w:val="18"/>
        </w:rPr>
        <w:t>ına</w:t>
      </w:r>
      <w:r w:rsidR="00F017B9" w:rsidRPr="000335C5">
        <w:rPr>
          <w:rFonts w:ascii="Arial" w:hAnsi="Arial" w:cs="Arial"/>
          <w:sz w:val="18"/>
          <w:szCs w:val="18"/>
        </w:rPr>
        <w:t xml:space="preserve"> geçilmesi durumunda yöntem değişikliğine gidiliyor ise </w:t>
      </w:r>
      <w:r w:rsidR="002C6D24" w:rsidRPr="000335C5">
        <w:rPr>
          <w:rFonts w:ascii="Arial" w:hAnsi="Arial" w:cs="Arial"/>
          <w:sz w:val="18"/>
          <w:szCs w:val="18"/>
        </w:rPr>
        <w:t xml:space="preserve">bu durum </w:t>
      </w:r>
      <w:r w:rsidR="00F017B9" w:rsidRPr="000335C5">
        <w:rPr>
          <w:rFonts w:ascii="Arial" w:hAnsi="Arial" w:cs="Arial"/>
          <w:sz w:val="18"/>
          <w:szCs w:val="18"/>
        </w:rPr>
        <w:t xml:space="preserve">ayrıntılandırılmalıdır. </w:t>
      </w:r>
      <w:r w:rsidR="00376B7F" w:rsidRPr="000335C5">
        <w:rPr>
          <w:rFonts w:ascii="Arial" w:hAnsi="Arial" w:cs="Arial"/>
          <w:sz w:val="18"/>
          <w:szCs w:val="18"/>
        </w:rPr>
        <w:t>Risk öngörülmeyen iş paketleri bu bölümde</w:t>
      </w:r>
      <w:r w:rsidR="00376B7F" w:rsidRPr="000335C5">
        <w:rPr>
          <w:rFonts w:ascii="Arial" w:hAnsi="Arial" w:cs="Arial"/>
          <w:sz w:val="18"/>
          <w:szCs w:val="18"/>
          <w:u w:val="single"/>
        </w:rPr>
        <w:t xml:space="preserve"> yer alma</w:t>
      </w:r>
      <w:r w:rsidR="00FB757B" w:rsidRPr="000335C5">
        <w:rPr>
          <w:rFonts w:ascii="Arial" w:hAnsi="Arial" w:cs="Arial"/>
          <w:sz w:val="18"/>
          <w:szCs w:val="18"/>
          <w:u w:val="single"/>
        </w:rPr>
        <w:t>z</w:t>
      </w:r>
      <w:r w:rsidR="00376B7F" w:rsidRPr="000335C5">
        <w:rPr>
          <w:rFonts w:ascii="Arial" w:hAnsi="Arial" w:cs="Arial"/>
          <w:sz w:val="18"/>
          <w:szCs w:val="18"/>
          <w:u w:val="single"/>
        </w:rPr>
        <w:t>.</w:t>
      </w:r>
    </w:p>
    <w:p w14:paraId="24F07D2B" w14:textId="77777777" w:rsidR="00BB4D28" w:rsidRPr="000335C5" w:rsidRDefault="00BB4D28" w:rsidP="00373BFD">
      <w:pPr>
        <w:pStyle w:val="WW-NormalWeb1"/>
        <w:spacing w:before="0" w:after="0"/>
        <w:contextualSpacing/>
        <w:jc w:val="both"/>
        <w:rPr>
          <w:rFonts w:ascii="Arial" w:hAnsi="Arial" w:cs="Arial"/>
          <w:sz w:val="18"/>
          <w:szCs w:val="18"/>
        </w:rPr>
      </w:pPr>
    </w:p>
    <w:p w14:paraId="38FE955E" w14:textId="77777777" w:rsidR="00BB4D28" w:rsidRPr="000335C5" w:rsidRDefault="00BB4D28" w:rsidP="00373BFD">
      <w:pPr>
        <w:widowControl/>
        <w:suppressAutoHyphens w:val="0"/>
        <w:contextualSpacing/>
        <w:jc w:val="center"/>
        <w:rPr>
          <w:rFonts w:ascii="Arial" w:hAnsi="Arial" w:cs="Arial"/>
          <w:b/>
          <w:bCs/>
          <w:sz w:val="18"/>
          <w:szCs w:val="18"/>
          <w:lang w:val="tr-TR"/>
        </w:rPr>
      </w:pPr>
      <w:r w:rsidRPr="000335C5">
        <w:rPr>
          <w:rFonts w:ascii="Arial" w:hAnsi="Arial" w:cs="Arial"/>
          <w:b/>
          <w:bCs/>
          <w:sz w:val="18"/>
          <w:szCs w:val="18"/>
          <w:lang w:val="tr-TR"/>
        </w:rPr>
        <w:t>RİSK YÖNETİMİ TABLOSU (*)</w:t>
      </w:r>
    </w:p>
    <w:p w14:paraId="19B4FA36" w14:textId="77777777" w:rsidR="00E52315" w:rsidRPr="000335C5" w:rsidRDefault="00E52315" w:rsidP="00373BFD">
      <w:pPr>
        <w:widowControl/>
        <w:suppressAutoHyphens w:val="0"/>
        <w:contextualSpacing/>
        <w:jc w:val="center"/>
        <w:rPr>
          <w:rFonts w:ascii="Arial" w:hAnsi="Arial" w:cs="Arial"/>
          <w:b/>
          <w:bCs/>
          <w:sz w:val="18"/>
          <w:szCs w:val="18"/>
          <w:lang w:val="tr-TR"/>
        </w:rPr>
      </w:pPr>
    </w:p>
    <w:tbl>
      <w:tblPr>
        <w:tblW w:w="49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58"/>
        <w:gridCol w:w="4211"/>
        <w:gridCol w:w="4697"/>
      </w:tblGrid>
      <w:tr w:rsidR="00BB4D28" w:rsidRPr="000335C5" w14:paraId="6E1D3812" w14:textId="77777777" w:rsidTr="003E6F52">
        <w:trPr>
          <w:trHeight w:val="368"/>
          <w:jc w:val="center"/>
        </w:trPr>
        <w:tc>
          <w:tcPr>
            <w:tcW w:w="344" w:type="pct"/>
            <w:shd w:val="clear" w:color="auto" w:fill="D9D9D9"/>
            <w:noWrap/>
            <w:vAlign w:val="center"/>
          </w:tcPr>
          <w:p w14:paraId="4EEFB2E5" w14:textId="77777777" w:rsidR="00BB4D28" w:rsidRPr="000335C5" w:rsidRDefault="00BB4D28" w:rsidP="00373BFD">
            <w:pPr>
              <w:contextualSpacing/>
              <w:jc w:val="center"/>
              <w:rPr>
                <w:rFonts w:ascii="Arial" w:hAnsi="Arial" w:cs="Arial"/>
                <w:b/>
                <w:bCs/>
                <w:sz w:val="18"/>
                <w:szCs w:val="18"/>
                <w:lang w:val="tr-TR" w:eastAsia="tr-TR"/>
              </w:rPr>
            </w:pPr>
            <w:r w:rsidRPr="000335C5">
              <w:rPr>
                <w:rFonts w:ascii="Arial" w:hAnsi="Arial" w:cs="Arial"/>
                <w:b/>
                <w:bCs/>
                <w:sz w:val="18"/>
                <w:szCs w:val="18"/>
                <w:lang w:val="tr-TR" w:eastAsia="tr-TR"/>
              </w:rPr>
              <w:t>İP No</w:t>
            </w:r>
          </w:p>
        </w:tc>
        <w:tc>
          <w:tcPr>
            <w:tcW w:w="2201" w:type="pct"/>
            <w:shd w:val="clear" w:color="auto" w:fill="D9D9D9"/>
            <w:vAlign w:val="center"/>
          </w:tcPr>
          <w:p w14:paraId="5CAEEDC1" w14:textId="77777777" w:rsidR="00BB4D28" w:rsidRPr="000335C5" w:rsidRDefault="00BB4D28" w:rsidP="00373BFD">
            <w:pPr>
              <w:contextualSpacing/>
              <w:jc w:val="center"/>
              <w:rPr>
                <w:rFonts w:ascii="Arial" w:hAnsi="Arial" w:cs="Arial"/>
                <w:b/>
                <w:bCs/>
                <w:sz w:val="18"/>
                <w:szCs w:val="18"/>
                <w:lang w:val="tr-TR" w:eastAsia="tr-TR"/>
              </w:rPr>
            </w:pPr>
            <w:r w:rsidRPr="000335C5">
              <w:rPr>
                <w:rFonts w:ascii="Arial" w:hAnsi="Arial" w:cs="Arial"/>
                <w:b/>
                <w:bCs/>
                <w:sz w:val="18"/>
                <w:szCs w:val="18"/>
                <w:lang w:val="tr-TR" w:eastAsia="tr-TR"/>
              </w:rPr>
              <w:t>Risk</w:t>
            </w:r>
            <w:r w:rsidR="006A70A0" w:rsidRPr="000335C5">
              <w:rPr>
                <w:rFonts w:ascii="Arial" w:hAnsi="Arial" w:cs="Arial"/>
                <w:b/>
                <w:bCs/>
                <w:sz w:val="18"/>
                <w:szCs w:val="18"/>
                <w:lang w:val="tr-TR" w:eastAsia="tr-TR"/>
              </w:rPr>
              <w:t>(</w:t>
            </w:r>
            <w:proofErr w:type="spellStart"/>
            <w:r w:rsidR="006A70A0" w:rsidRPr="000335C5">
              <w:rPr>
                <w:rFonts w:ascii="Arial" w:hAnsi="Arial" w:cs="Arial"/>
                <w:b/>
                <w:bCs/>
                <w:sz w:val="18"/>
                <w:szCs w:val="18"/>
                <w:lang w:val="tr-TR" w:eastAsia="tr-TR"/>
              </w:rPr>
              <w:t>ler</w:t>
            </w:r>
            <w:proofErr w:type="spellEnd"/>
            <w:r w:rsidR="006A70A0" w:rsidRPr="000335C5">
              <w:rPr>
                <w:rFonts w:ascii="Arial" w:hAnsi="Arial" w:cs="Arial"/>
                <w:b/>
                <w:bCs/>
                <w:sz w:val="18"/>
                <w:szCs w:val="18"/>
                <w:lang w:val="tr-TR" w:eastAsia="tr-TR"/>
              </w:rPr>
              <w:t>)in</w:t>
            </w:r>
            <w:r w:rsidR="00B93B8B" w:rsidRPr="000335C5">
              <w:rPr>
                <w:rFonts w:ascii="Arial" w:hAnsi="Arial" w:cs="Arial"/>
                <w:b/>
                <w:bCs/>
                <w:sz w:val="18"/>
                <w:szCs w:val="18"/>
                <w:lang w:val="tr-TR" w:eastAsia="tr-TR"/>
              </w:rPr>
              <w:t xml:space="preserve"> Tanımı</w:t>
            </w:r>
          </w:p>
        </w:tc>
        <w:tc>
          <w:tcPr>
            <w:tcW w:w="2455" w:type="pct"/>
            <w:shd w:val="clear" w:color="auto" w:fill="D9D9D9"/>
            <w:vAlign w:val="center"/>
          </w:tcPr>
          <w:p w14:paraId="3DE3FAE7" w14:textId="77777777" w:rsidR="00BB4D28" w:rsidRPr="000335C5" w:rsidRDefault="00B93B8B" w:rsidP="00373BFD">
            <w:pPr>
              <w:contextualSpacing/>
              <w:jc w:val="center"/>
              <w:rPr>
                <w:rFonts w:ascii="Arial" w:hAnsi="Arial" w:cs="Arial"/>
                <w:b/>
                <w:bCs/>
                <w:sz w:val="18"/>
                <w:szCs w:val="18"/>
                <w:lang w:val="tr-TR" w:eastAsia="tr-TR"/>
              </w:rPr>
            </w:pPr>
            <w:r w:rsidRPr="000335C5">
              <w:rPr>
                <w:rFonts w:ascii="Arial" w:hAnsi="Arial" w:cs="Arial"/>
                <w:b/>
                <w:bCs/>
                <w:sz w:val="18"/>
                <w:szCs w:val="18"/>
                <w:lang w:val="tr-TR" w:eastAsia="tr-TR"/>
              </w:rPr>
              <w:t>Alınacak Tedbir (</w:t>
            </w:r>
            <w:proofErr w:type="spellStart"/>
            <w:r w:rsidRPr="000335C5">
              <w:rPr>
                <w:rFonts w:ascii="Arial" w:hAnsi="Arial" w:cs="Arial"/>
                <w:b/>
                <w:bCs/>
                <w:sz w:val="18"/>
                <w:szCs w:val="18"/>
                <w:lang w:val="tr-TR" w:eastAsia="tr-TR"/>
              </w:rPr>
              <w:t>ler</w:t>
            </w:r>
            <w:proofErr w:type="spellEnd"/>
            <w:r w:rsidRPr="000335C5">
              <w:rPr>
                <w:rFonts w:ascii="Arial" w:hAnsi="Arial" w:cs="Arial"/>
                <w:b/>
                <w:bCs/>
                <w:sz w:val="18"/>
                <w:szCs w:val="18"/>
                <w:lang w:val="tr-TR" w:eastAsia="tr-TR"/>
              </w:rPr>
              <w:t>)</w:t>
            </w:r>
            <w:r w:rsidR="00BB4D28" w:rsidRPr="000335C5">
              <w:rPr>
                <w:rFonts w:ascii="Arial" w:hAnsi="Arial" w:cs="Arial"/>
                <w:b/>
                <w:bCs/>
                <w:sz w:val="18"/>
                <w:szCs w:val="18"/>
                <w:lang w:val="tr-TR" w:eastAsia="tr-TR"/>
              </w:rPr>
              <w:t xml:space="preserve"> </w:t>
            </w:r>
            <w:r w:rsidR="00ED0A98" w:rsidRPr="000335C5">
              <w:rPr>
                <w:rFonts w:ascii="Arial" w:hAnsi="Arial" w:cs="Arial"/>
                <w:b/>
                <w:bCs/>
                <w:sz w:val="18"/>
                <w:szCs w:val="18"/>
                <w:lang w:val="tr-TR" w:eastAsia="tr-TR"/>
              </w:rPr>
              <w:t>(</w:t>
            </w:r>
            <w:r w:rsidR="00BB4D28" w:rsidRPr="000335C5">
              <w:rPr>
                <w:rFonts w:ascii="Arial" w:hAnsi="Arial" w:cs="Arial"/>
                <w:b/>
                <w:bCs/>
                <w:sz w:val="18"/>
                <w:szCs w:val="18"/>
                <w:lang w:val="tr-TR" w:eastAsia="tr-TR"/>
              </w:rPr>
              <w:t>B Planı</w:t>
            </w:r>
            <w:r w:rsidR="00ED0A98" w:rsidRPr="000335C5">
              <w:rPr>
                <w:rFonts w:ascii="Arial" w:hAnsi="Arial" w:cs="Arial"/>
                <w:b/>
                <w:bCs/>
                <w:sz w:val="18"/>
                <w:szCs w:val="18"/>
                <w:lang w:val="tr-TR" w:eastAsia="tr-TR"/>
              </w:rPr>
              <w:t>)</w:t>
            </w:r>
          </w:p>
        </w:tc>
      </w:tr>
      <w:tr w:rsidR="00C037D4" w:rsidRPr="000335C5" w14:paraId="5873BCA6" w14:textId="77777777" w:rsidTr="003E6F52">
        <w:trPr>
          <w:trHeight w:val="556"/>
          <w:jc w:val="center"/>
        </w:trPr>
        <w:tc>
          <w:tcPr>
            <w:tcW w:w="344" w:type="pct"/>
            <w:shd w:val="clear" w:color="auto" w:fill="auto"/>
            <w:noWrap/>
            <w:vAlign w:val="center"/>
          </w:tcPr>
          <w:p w14:paraId="71FD07AB" w14:textId="77777777" w:rsidR="00BB4D28" w:rsidRPr="000335C5" w:rsidRDefault="000976B2" w:rsidP="004E565E">
            <w:pPr>
              <w:contextualSpacing/>
              <w:jc w:val="center"/>
              <w:rPr>
                <w:rFonts w:ascii="Arial" w:hAnsi="Arial" w:cs="Arial"/>
                <w:b/>
                <w:sz w:val="18"/>
                <w:szCs w:val="18"/>
                <w:lang w:val="tr-TR" w:eastAsia="tr-TR"/>
              </w:rPr>
            </w:pPr>
            <w:r w:rsidRPr="000335C5">
              <w:rPr>
                <w:rFonts w:ascii="Arial" w:hAnsi="Arial" w:cs="Arial"/>
                <w:b/>
                <w:sz w:val="18"/>
                <w:szCs w:val="18"/>
                <w:lang w:val="tr-TR" w:eastAsia="tr-TR"/>
              </w:rPr>
              <w:t>1</w:t>
            </w:r>
          </w:p>
        </w:tc>
        <w:tc>
          <w:tcPr>
            <w:tcW w:w="2201" w:type="pct"/>
            <w:vAlign w:val="center"/>
          </w:tcPr>
          <w:p w14:paraId="131C1227" w14:textId="3F43EE0D" w:rsidR="00BB4D28" w:rsidRPr="000335C5" w:rsidRDefault="00921EE2" w:rsidP="00E86BAE">
            <w:pPr>
              <w:contextualSpacing/>
              <w:rPr>
                <w:rFonts w:ascii="Arial" w:hAnsi="Arial" w:cs="Arial"/>
                <w:sz w:val="18"/>
                <w:szCs w:val="18"/>
                <w:lang w:val="tr-TR" w:eastAsia="tr-TR"/>
              </w:rPr>
            </w:pPr>
            <w:r>
              <w:rPr>
                <w:rFonts w:ascii="Arial" w:hAnsi="Arial" w:cs="Arial"/>
                <w:sz w:val="18"/>
                <w:szCs w:val="18"/>
                <w:lang w:val="tr-TR" w:eastAsia="tr-TR"/>
              </w:rPr>
              <w:t>Plastik parçacıkların tanımla</w:t>
            </w:r>
            <w:r w:rsidR="00001384">
              <w:rPr>
                <w:rFonts w:ascii="Arial" w:hAnsi="Arial" w:cs="Arial"/>
                <w:sz w:val="18"/>
                <w:szCs w:val="18"/>
                <w:lang w:val="tr-TR" w:eastAsia="tr-TR"/>
              </w:rPr>
              <w:t>nacağı</w:t>
            </w:r>
            <w:r>
              <w:rPr>
                <w:rFonts w:ascii="Arial" w:hAnsi="Arial" w:cs="Arial"/>
                <w:sz w:val="18"/>
                <w:szCs w:val="18"/>
                <w:lang w:val="tr-TR" w:eastAsia="tr-TR"/>
              </w:rPr>
              <w:t xml:space="preserve"> laboratuvarda</w:t>
            </w:r>
            <w:r w:rsidR="00E86BAE">
              <w:rPr>
                <w:rFonts w:ascii="Arial" w:hAnsi="Arial" w:cs="Arial"/>
                <w:sz w:val="18"/>
                <w:szCs w:val="18"/>
                <w:lang w:val="tr-TR" w:eastAsia="tr-TR"/>
              </w:rPr>
              <w:t xml:space="preserve"> yoğunluk veya </w:t>
            </w:r>
            <w:r>
              <w:rPr>
                <w:rFonts w:ascii="Arial" w:hAnsi="Arial" w:cs="Arial"/>
                <w:sz w:val="18"/>
                <w:szCs w:val="18"/>
                <w:lang w:val="tr-TR" w:eastAsia="tr-TR"/>
              </w:rPr>
              <w:t>cihazlar</w:t>
            </w:r>
            <w:r w:rsidR="00E86BAE">
              <w:rPr>
                <w:rFonts w:ascii="Arial" w:hAnsi="Arial" w:cs="Arial"/>
                <w:sz w:val="18"/>
                <w:szCs w:val="18"/>
                <w:lang w:val="tr-TR" w:eastAsia="tr-TR"/>
              </w:rPr>
              <w:t xml:space="preserve">daki olası sorunlar nedeniyle yaşanabilecek gecikme </w:t>
            </w:r>
            <w:r>
              <w:rPr>
                <w:rFonts w:ascii="Arial" w:hAnsi="Arial" w:cs="Arial"/>
                <w:sz w:val="18"/>
                <w:szCs w:val="18"/>
                <w:lang w:val="tr-TR" w:eastAsia="tr-TR"/>
              </w:rPr>
              <w:t>(ODTÜ Merkez Laboratuvarı ile çalışılacaktır)</w:t>
            </w:r>
          </w:p>
        </w:tc>
        <w:tc>
          <w:tcPr>
            <w:tcW w:w="2455" w:type="pct"/>
            <w:shd w:val="clear" w:color="auto" w:fill="auto"/>
            <w:noWrap/>
            <w:vAlign w:val="center"/>
          </w:tcPr>
          <w:p w14:paraId="36F10C5A" w14:textId="0AE14581" w:rsidR="00BB4D28" w:rsidRPr="000335C5" w:rsidRDefault="00921EE2" w:rsidP="00373BFD">
            <w:pPr>
              <w:contextualSpacing/>
              <w:rPr>
                <w:rFonts w:ascii="Arial" w:hAnsi="Arial" w:cs="Arial"/>
                <w:sz w:val="18"/>
                <w:szCs w:val="18"/>
                <w:lang w:val="tr-TR" w:eastAsia="tr-TR"/>
              </w:rPr>
            </w:pPr>
            <w:r>
              <w:rPr>
                <w:rFonts w:ascii="Arial" w:hAnsi="Arial" w:cs="Arial"/>
                <w:sz w:val="18"/>
                <w:szCs w:val="18"/>
                <w:lang w:val="tr-TR" w:eastAsia="tr-TR"/>
              </w:rPr>
              <w:t>Benzer bir çalışma ön deneylerde DSİ TAKK Dairesi’nde</w:t>
            </w:r>
            <w:r w:rsidR="003E6F52">
              <w:rPr>
                <w:rFonts w:ascii="Arial" w:hAnsi="Arial" w:cs="Arial"/>
                <w:sz w:val="18"/>
                <w:szCs w:val="18"/>
                <w:lang w:val="tr-TR" w:eastAsia="tr-TR"/>
              </w:rPr>
              <w:t xml:space="preserve"> yürütülmüştü. Bu durumda DSİ TAKK Dairesi ile analizlerin bir kısmı yürütülecektir.</w:t>
            </w:r>
          </w:p>
        </w:tc>
      </w:tr>
      <w:tr w:rsidR="00E86BAE" w:rsidRPr="000335C5" w14:paraId="268F5D63" w14:textId="77777777" w:rsidTr="003E6F52">
        <w:trPr>
          <w:trHeight w:val="556"/>
          <w:jc w:val="center"/>
        </w:trPr>
        <w:tc>
          <w:tcPr>
            <w:tcW w:w="344" w:type="pct"/>
            <w:shd w:val="clear" w:color="auto" w:fill="auto"/>
            <w:noWrap/>
            <w:vAlign w:val="center"/>
          </w:tcPr>
          <w:p w14:paraId="2D6AFFC0" w14:textId="61352920" w:rsidR="00E86BAE" w:rsidRPr="000335C5" w:rsidRDefault="00E14FA4" w:rsidP="004E565E">
            <w:pPr>
              <w:contextualSpacing/>
              <w:jc w:val="center"/>
              <w:rPr>
                <w:rFonts w:ascii="Arial" w:hAnsi="Arial" w:cs="Arial"/>
                <w:b/>
                <w:sz w:val="18"/>
                <w:szCs w:val="18"/>
                <w:lang w:val="tr-TR" w:eastAsia="tr-TR"/>
              </w:rPr>
            </w:pPr>
            <w:r>
              <w:rPr>
                <w:rFonts w:ascii="Arial" w:hAnsi="Arial" w:cs="Arial"/>
                <w:b/>
                <w:sz w:val="18"/>
                <w:szCs w:val="18"/>
                <w:lang w:val="tr-TR" w:eastAsia="tr-TR"/>
              </w:rPr>
              <w:t>2</w:t>
            </w:r>
          </w:p>
        </w:tc>
        <w:tc>
          <w:tcPr>
            <w:tcW w:w="2201" w:type="pct"/>
            <w:vAlign w:val="center"/>
          </w:tcPr>
          <w:p w14:paraId="5DB7AE1E" w14:textId="77777777" w:rsidR="008579DF" w:rsidRDefault="008579DF" w:rsidP="00E14FA4">
            <w:pPr>
              <w:contextualSpacing/>
              <w:rPr>
                <w:rFonts w:ascii="Arial" w:hAnsi="Arial" w:cs="Arial"/>
                <w:sz w:val="18"/>
                <w:szCs w:val="18"/>
              </w:rPr>
            </w:pPr>
          </w:p>
          <w:p w14:paraId="7CE22AAF" w14:textId="0F74FEDF" w:rsidR="008579DF" w:rsidRDefault="008579DF" w:rsidP="00E14FA4">
            <w:pPr>
              <w:contextualSpacing/>
              <w:rPr>
                <w:rFonts w:ascii="Arial" w:hAnsi="Arial" w:cs="Arial"/>
                <w:sz w:val="18"/>
                <w:szCs w:val="18"/>
                <w:lang w:val="tr-TR" w:eastAsia="tr-TR"/>
              </w:rPr>
            </w:pPr>
            <w:proofErr w:type="spellStart"/>
            <w:r>
              <w:rPr>
                <w:rFonts w:ascii="Arial" w:hAnsi="Arial" w:cs="Arial"/>
                <w:sz w:val="18"/>
                <w:szCs w:val="18"/>
              </w:rPr>
              <w:t>EPE’nin</w:t>
            </w:r>
            <w:proofErr w:type="spellEnd"/>
            <w:r>
              <w:rPr>
                <w:rFonts w:ascii="Arial" w:hAnsi="Arial" w:cs="Arial"/>
                <w:sz w:val="18"/>
                <w:szCs w:val="18"/>
              </w:rPr>
              <w:t xml:space="preserve"> 3-4 </w:t>
            </w:r>
            <w:proofErr w:type="spellStart"/>
            <w:r>
              <w:rPr>
                <w:rFonts w:ascii="Arial" w:hAnsi="Arial" w:cs="Arial"/>
                <w:sz w:val="18"/>
                <w:szCs w:val="18"/>
              </w:rPr>
              <w:t>arasında</w:t>
            </w:r>
            <w:proofErr w:type="spellEnd"/>
            <w:r>
              <w:rPr>
                <w:rFonts w:ascii="Arial" w:hAnsi="Arial" w:cs="Arial"/>
                <w:sz w:val="18"/>
                <w:szCs w:val="18"/>
              </w:rPr>
              <w:t xml:space="preserve"> </w:t>
            </w:r>
            <w:proofErr w:type="spellStart"/>
            <w:r>
              <w:rPr>
                <w:rFonts w:ascii="Arial" w:hAnsi="Arial" w:cs="Arial"/>
                <w:sz w:val="18"/>
                <w:szCs w:val="18"/>
              </w:rPr>
              <w:t>olmaması</w:t>
            </w:r>
            <w:proofErr w:type="spellEnd"/>
          </w:p>
        </w:tc>
        <w:tc>
          <w:tcPr>
            <w:tcW w:w="2455" w:type="pct"/>
            <w:shd w:val="clear" w:color="auto" w:fill="auto"/>
            <w:noWrap/>
            <w:vAlign w:val="center"/>
          </w:tcPr>
          <w:p w14:paraId="0B8C75C9" w14:textId="65EC840B" w:rsidR="008579DF" w:rsidRDefault="005B4F40" w:rsidP="00E14FA4">
            <w:pPr>
              <w:contextualSpacing/>
              <w:rPr>
                <w:rFonts w:ascii="Arial" w:hAnsi="Arial" w:cs="Arial"/>
                <w:sz w:val="18"/>
                <w:szCs w:val="18"/>
                <w:lang w:val="tr-TR" w:eastAsia="tr-TR"/>
              </w:rPr>
            </w:pPr>
            <w:r>
              <w:rPr>
                <w:rFonts w:ascii="Arial" w:hAnsi="Arial" w:cs="Arial"/>
                <w:sz w:val="18"/>
                <w:szCs w:val="18"/>
                <w:lang w:val="tr-TR" w:eastAsia="tr-TR"/>
              </w:rPr>
              <w:t>RAFT modeli “</w:t>
            </w:r>
            <w:proofErr w:type="spellStart"/>
            <w:r>
              <w:rPr>
                <w:rFonts w:ascii="Arial" w:hAnsi="Arial" w:cs="Arial"/>
                <w:sz w:val="18"/>
                <w:szCs w:val="18"/>
                <w:lang w:val="tr-TR" w:eastAsia="tr-TR"/>
              </w:rPr>
              <w:t>Long</w:t>
            </w:r>
            <w:proofErr w:type="spellEnd"/>
            <w:r>
              <w:rPr>
                <w:rFonts w:ascii="Arial" w:hAnsi="Arial" w:cs="Arial"/>
                <w:sz w:val="18"/>
                <w:szCs w:val="18"/>
                <w:lang w:val="tr-TR" w:eastAsia="tr-TR"/>
              </w:rPr>
              <w:t xml:space="preserve"> </w:t>
            </w:r>
            <w:proofErr w:type="spellStart"/>
            <w:r>
              <w:rPr>
                <w:rFonts w:ascii="Arial" w:hAnsi="Arial" w:cs="Arial"/>
                <w:sz w:val="18"/>
                <w:szCs w:val="18"/>
                <w:lang w:val="tr-TR" w:eastAsia="tr-TR"/>
              </w:rPr>
              <w:t>Short</w:t>
            </w:r>
            <w:proofErr w:type="spellEnd"/>
            <w:r>
              <w:rPr>
                <w:rFonts w:ascii="Arial" w:hAnsi="Arial" w:cs="Arial"/>
                <w:sz w:val="18"/>
                <w:szCs w:val="18"/>
                <w:lang w:val="tr-TR" w:eastAsia="tr-TR"/>
              </w:rPr>
              <w:t xml:space="preserve"> </w:t>
            </w:r>
            <w:proofErr w:type="spellStart"/>
            <w:r>
              <w:rPr>
                <w:rFonts w:ascii="Arial" w:hAnsi="Arial" w:cs="Arial"/>
                <w:sz w:val="18"/>
                <w:szCs w:val="18"/>
                <w:lang w:val="tr-TR" w:eastAsia="tr-TR"/>
              </w:rPr>
              <w:t>Term</w:t>
            </w:r>
            <w:proofErr w:type="spellEnd"/>
            <w:r>
              <w:rPr>
                <w:rFonts w:ascii="Arial" w:hAnsi="Arial" w:cs="Arial"/>
                <w:sz w:val="18"/>
                <w:szCs w:val="18"/>
                <w:lang w:val="tr-TR" w:eastAsia="tr-TR"/>
              </w:rPr>
              <w:t xml:space="preserve"> Memory (LSTM)” ağı modeli ile hibrid yapıda bağdaştırılarak  çökelme hızı, </w:t>
            </w:r>
            <w:proofErr w:type="spellStart"/>
            <w:r>
              <w:rPr>
                <w:rFonts w:ascii="Arial" w:hAnsi="Arial" w:cs="Arial"/>
                <w:sz w:val="18"/>
                <w:szCs w:val="18"/>
                <w:lang w:val="tr-TR" w:eastAsia="tr-TR"/>
              </w:rPr>
              <w:t>paraçacık</w:t>
            </w:r>
            <w:proofErr w:type="spellEnd"/>
            <w:r>
              <w:rPr>
                <w:rFonts w:ascii="Arial" w:hAnsi="Arial" w:cs="Arial"/>
                <w:sz w:val="18"/>
                <w:szCs w:val="18"/>
                <w:lang w:val="tr-TR" w:eastAsia="tr-TR"/>
              </w:rPr>
              <w:t xml:space="preserve"> yörüngesi ve eksen hareketi analizinde kullanılacaktır. </w:t>
            </w:r>
          </w:p>
        </w:tc>
      </w:tr>
      <w:tr w:rsidR="000E625C" w:rsidRPr="000335C5" w14:paraId="749D9F12" w14:textId="77777777" w:rsidTr="003E6F52">
        <w:trPr>
          <w:trHeight w:val="556"/>
          <w:jc w:val="center"/>
        </w:trPr>
        <w:tc>
          <w:tcPr>
            <w:tcW w:w="344" w:type="pct"/>
            <w:shd w:val="clear" w:color="auto" w:fill="auto"/>
            <w:noWrap/>
            <w:vAlign w:val="center"/>
          </w:tcPr>
          <w:p w14:paraId="27CF6CC8" w14:textId="5DEC67BA" w:rsidR="000E625C" w:rsidRDefault="000E625C" w:rsidP="004E565E">
            <w:pPr>
              <w:contextualSpacing/>
              <w:jc w:val="center"/>
              <w:rPr>
                <w:rFonts w:ascii="Arial" w:hAnsi="Arial" w:cs="Arial"/>
                <w:b/>
                <w:sz w:val="18"/>
                <w:szCs w:val="18"/>
                <w:lang w:val="tr-TR" w:eastAsia="tr-TR"/>
              </w:rPr>
            </w:pPr>
            <w:r>
              <w:rPr>
                <w:rFonts w:ascii="Arial" w:hAnsi="Arial" w:cs="Arial"/>
                <w:b/>
                <w:sz w:val="18"/>
                <w:szCs w:val="18"/>
                <w:lang w:val="tr-TR" w:eastAsia="tr-TR"/>
              </w:rPr>
              <w:t>3</w:t>
            </w:r>
          </w:p>
        </w:tc>
        <w:tc>
          <w:tcPr>
            <w:tcW w:w="2201" w:type="pct"/>
            <w:vAlign w:val="center"/>
          </w:tcPr>
          <w:p w14:paraId="5B8CEF53" w14:textId="515443E1" w:rsidR="000E625C" w:rsidRDefault="000E625C" w:rsidP="00E14FA4">
            <w:pPr>
              <w:contextualSpacing/>
              <w:rPr>
                <w:rFonts w:ascii="Arial" w:hAnsi="Arial" w:cs="Arial"/>
                <w:sz w:val="18"/>
                <w:szCs w:val="18"/>
              </w:rPr>
            </w:pPr>
            <w:r w:rsidRPr="000E625C">
              <w:rPr>
                <w:rFonts w:ascii="Arial" w:hAnsi="Arial" w:cs="Arial"/>
                <w:sz w:val="18"/>
                <w:szCs w:val="18"/>
                <w:lang w:val="tr-TR"/>
              </w:rPr>
              <w:t xml:space="preserve">3’te </w:t>
            </w:r>
            <w:proofErr w:type="spellStart"/>
            <w:r w:rsidRPr="000E625C">
              <w:rPr>
                <w:rFonts w:ascii="Arial" w:hAnsi="Arial" w:cs="Arial"/>
                <w:sz w:val="18"/>
                <w:szCs w:val="18"/>
                <w:lang w:val="tr-TR"/>
              </w:rPr>
              <w:t>StarCCM</w:t>
            </w:r>
            <w:proofErr w:type="spellEnd"/>
            <w:r w:rsidRPr="000E625C">
              <w:rPr>
                <w:rFonts w:ascii="Arial" w:hAnsi="Arial" w:cs="Arial"/>
                <w:sz w:val="18"/>
                <w:szCs w:val="18"/>
                <w:lang w:val="tr-TR"/>
              </w:rPr>
              <w:t>+ yazılımında kurulacak olan sayısal modelin farklı hidrolik koşullar altında doğrulanmaması veya simülasyon sürelerinin çok uzun olması durumunda</w:t>
            </w:r>
          </w:p>
        </w:tc>
        <w:tc>
          <w:tcPr>
            <w:tcW w:w="2455" w:type="pct"/>
            <w:shd w:val="clear" w:color="auto" w:fill="auto"/>
            <w:noWrap/>
            <w:vAlign w:val="center"/>
          </w:tcPr>
          <w:p w14:paraId="48C6259C" w14:textId="5D25BED4" w:rsidR="000E625C" w:rsidRDefault="000E625C" w:rsidP="00E14FA4">
            <w:pPr>
              <w:contextualSpacing/>
              <w:rPr>
                <w:rFonts w:ascii="Arial" w:hAnsi="Arial" w:cs="Arial"/>
                <w:sz w:val="18"/>
                <w:szCs w:val="18"/>
                <w:lang w:val="tr-TR" w:eastAsia="tr-TR"/>
              </w:rPr>
            </w:pPr>
            <w:r w:rsidRPr="000E625C">
              <w:rPr>
                <w:rFonts w:ascii="Arial" w:hAnsi="Arial" w:cs="Arial"/>
                <w:sz w:val="18"/>
                <w:szCs w:val="18"/>
                <w:lang w:val="tr-TR" w:eastAsia="tr-TR"/>
              </w:rPr>
              <w:t xml:space="preserve">TEDÜ bünyesinde hem </w:t>
            </w:r>
            <w:proofErr w:type="spellStart"/>
            <w:r w:rsidRPr="000E625C">
              <w:rPr>
                <w:rFonts w:ascii="Arial" w:hAnsi="Arial" w:cs="Arial"/>
                <w:sz w:val="18"/>
                <w:szCs w:val="18"/>
                <w:lang w:val="tr-TR" w:eastAsia="tr-TR"/>
              </w:rPr>
              <w:t>StarCCM</w:t>
            </w:r>
            <w:proofErr w:type="spellEnd"/>
            <w:r w:rsidRPr="000E625C">
              <w:rPr>
                <w:rFonts w:ascii="Arial" w:hAnsi="Arial" w:cs="Arial"/>
                <w:sz w:val="18"/>
                <w:szCs w:val="18"/>
                <w:lang w:val="tr-TR" w:eastAsia="tr-TR"/>
              </w:rPr>
              <w:t xml:space="preserve">+, hem de ANSYS </w:t>
            </w:r>
            <w:proofErr w:type="spellStart"/>
            <w:r w:rsidRPr="000E625C">
              <w:rPr>
                <w:rFonts w:ascii="Arial" w:hAnsi="Arial" w:cs="Arial"/>
                <w:sz w:val="18"/>
                <w:szCs w:val="18"/>
                <w:lang w:val="tr-TR" w:eastAsia="tr-TR"/>
              </w:rPr>
              <w:t>Fluent</w:t>
            </w:r>
            <w:proofErr w:type="spellEnd"/>
            <w:r w:rsidRPr="000E625C">
              <w:rPr>
                <w:rFonts w:ascii="Arial" w:hAnsi="Arial" w:cs="Arial"/>
                <w:sz w:val="18"/>
                <w:szCs w:val="18"/>
                <w:lang w:val="tr-TR" w:eastAsia="tr-TR"/>
              </w:rPr>
              <w:t xml:space="preserve"> akademik lisansları mevcuttur. Bir yazılımda teknik eksiklik veya problem ile karşılaşılması durumunda B planı olarak diğer yazılım devreye alınacaktır. Her iki yazılımda da TEDÜ bünyesinde bulunan hesaplama gücü ve lisans sayısının yeterli olacağı öngörülmektedir.</w:t>
            </w:r>
          </w:p>
        </w:tc>
      </w:tr>
      <w:tr w:rsidR="00837CC3" w:rsidRPr="000335C5" w14:paraId="02986BC6" w14:textId="77777777" w:rsidTr="003E6F52">
        <w:trPr>
          <w:trHeight w:val="556"/>
          <w:jc w:val="center"/>
        </w:trPr>
        <w:tc>
          <w:tcPr>
            <w:tcW w:w="344" w:type="pct"/>
            <w:shd w:val="clear" w:color="auto" w:fill="auto"/>
            <w:noWrap/>
            <w:vAlign w:val="center"/>
          </w:tcPr>
          <w:p w14:paraId="11B5375E" w14:textId="492964D6" w:rsidR="00837CC3" w:rsidRDefault="00837CC3" w:rsidP="004E565E">
            <w:pPr>
              <w:contextualSpacing/>
              <w:jc w:val="center"/>
              <w:rPr>
                <w:rFonts w:ascii="Arial" w:hAnsi="Arial" w:cs="Arial"/>
                <w:b/>
                <w:sz w:val="18"/>
                <w:szCs w:val="18"/>
                <w:lang w:val="tr-TR" w:eastAsia="tr-TR"/>
              </w:rPr>
            </w:pPr>
            <w:r>
              <w:rPr>
                <w:rFonts w:ascii="Arial" w:hAnsi="Arial" w:cs="Arial"/>
                <w:b/>
                <w:sz w:val="18"/>
                <w:szCs w:val="18"/>
                <w:lang w:val="tr-TR" w:eastAsia="tr-TR"/>
              </w:rPr>
              <w:t>4</w:t>
            </w:r>
          </w:p>
        </w:tc>
        <w:tc>
          <w:tcPr>
            <w:tcW w:w="2201" w:type="pct"/>
            <w:vAlign w:val="center"/>
          </w:tcPr>
          <w:p w14:paraId="7019BBA1" w14:textId="07BC8EAA" w:rsidR="00837CC3" w:rsidRPr="000F6252" w:rsidRDefault="008579DF" w:rsidP="000F6252">
            <w:pPr>
              <w:pStyle w:val="Caption"/>
              <w:jc w:val="both"/>
              <w:rPr>
                <w:rFonts w:ascii="Arial" w:hAnsi="Arial" w:cs="Arial"/>
                <w:i w:val="0"/>
                <w:iCs w:val="0"/>
                <w:color w:val="000000" w:themeColor="text1"/>
                <w:sz w:val="18"/>
                <w:szCs w:val="18"/>
              </w:rPr>
            </w:pPr>
            <w:r>
              <w:rPr>
                <w:rFonts w:ascii="Arial" w:hAnsi="Arial" w:cs="Arial"/>
                <w:i w:val="0"/>
                <w:iCs w:val="0"/>
                <w:color w:val="000000" w:themeColor="text1"/>
                <w:sz w:val="18"/>
                <w:szCs w:val="18"/>
              </w:rPr>
              <w:t xml:space="preserve">Bu </w:t>
            </w:r>
            <w:proofErr w:type="spellStart"/>
            <w:r>
              <w:rPr>
                <w:rFonts w:ascii="Arial" w:hAnsi="Arial" w:cs="Arial"/>
                <w:i w:val="0"/>
                <w:iCs w:val="0"/>
                <w:color w:val="000000" w:themeColor="text1"/>
                <w:sz w:val="18"/>
                <w:szCs w:val="18"/>
              </w:rPr>
              <w:t>çalışma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kapsamında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başarı</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ölçütü</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olarak</w:t>
            </w:r>
            <w:proofErr w:type="spellEnd"/>
            <w:r>
              <w:rPr>
                <w:rFonts w:ascii="Arial" w:hAnsi="Arial" w:cs="Arial"/>
                <w:i w:val="0"/>
                <w:iCs w:val="0"/>
                <w:color w:val="000000" w:themeColor="text1"/>
                <w:sz w:val="18"/>
                <w:szCs w:val="18"/>
              </w:rPr>
              <w:t xml:space="preserve"> RMSE </w:t>
            </w:r>
            <w:proofErr w:type="spellStart"/>
            <w:r>
              <w:rPr>
                <w:rFonts w:ascii="Arial" w:hAnsi="Arial" w:cs="Arial"/>
                <w:i w:val="0"/>
                <w:iCs w:val="0"/>
                <w:color w:val="000000" w:themeColor="text1"/>
                <w:sz w:val="18"/>
                <w:szCs w:val="18"/>
              </w:rPr>
              <w:t>ve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MAE’de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hata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payının</w:t>
            </w:r>
            <w:proofErr w:type="spellEnd"/>
            <w:r>
              <w:rPr>
                <w:rFonts w:ascii="Arial" w:hAnsi="Arial" w:cs="Arial"/>
                <w:i w:val="0"/>
                <w:iCs w:val="0"/>
                <w:color w:val="000000" w:themeColor="text1"/>
                <w:sz w:val="18"/>
                <w:szCs w:val="18"/>
              </w:rPr>
              <w:t xml:space="preserve"> %0.2; MVAF </w:t>
            </w:r>
            <w:proofErr w:type="spellStart"/>
            <w:r>
              <w:rPr>
                <w:rFonts w:ascii="Arial" w:hAnsi="Arial" w:cs="Arial"/>
                <w:i w:val="0"/>
                <w:iCs w:val="0"/>
                <w:color w:val="000000" w:themeColor="text1"/>
                <w:sz w:val="18"/>
                <w:szCs w:val="18"/>
              </w:rPr>
              <w:t>ve</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TVE’nin</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hata</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payının</w:t>
            </w:r>
            <w:proofErr w:type="spellEnd"/>
            <w:r>
              <w:rPr>
                <w:rFonts w:ascii="Arial" w:hAnsi="Arial" w:cs="Arial"/>
                <w:i w:val="0"/>
                <w:iCs w:val="0"/>
                <w:color w:val="000000" w:themeColor="text1"/>
                <w:sz w:val="18"/>
                <w:szCs w:val="18"/>
              </w:rPr>
              <w:t xml:space="preserve"> %5 </w:t>
            </w:r>
            <w:proofErr w:type="spellStart"/>
            <w:r>
              <w:rPr>
                <w:rFonts w:ascii="Arial" w:hAnsi="Arial" w:cs="Arial"/>
                <w:i w:val="0"/>
                <w:iCs w:val="0"/>
                <w:color w:val="000000" w:themeColor="text1"/>
                <w:sz w:val="18"/>
                <w:szCs w:val="18"/>
              </w:rPr>
              <w:t>olması</w:t>
            </w:r>
            <w:proofErr w:type="spellEnd"/>
            <w:r>
              <w:rPr>
                <w:rFonts w:ascii="Arial" w:hAnsi="Arial" w:cs="Arial"/>
                <w:i w:val="0"/>
                <w:iCs w:val="0"/>
                <w:color w:val="000000" w:themeColor="text1"/>
                <w:sz w:val="18"/>
                <w:szCs w:val="18"/>
              </w:rPr>
              <w:t xml:space="preserve"> </w:t>
            </w:r>
            <w:proofErr w:type="spellStart"/>
            <w:r>
              <w:rPr>
                <w:rFonts w:ascii="Arial" w:hAnsi="Arial" w:cs="Arial"/>
                <w:i w:val="0"/>
                <w:iCs w:val="0"/>
                <w:color w:val="000000" w:themeColor="text1"/>
                <w:sz w:val="18"/>
                <w:szCs w:val="18"/>
              </w:rPr>
              <w:t>hedeflenmektedir</w:t>
            </w:r>
            <w:proofErr w:type="spellEnd"/>
            <w:r>
              <w:rPr>
                <w:rFonts w:ascii="Arial" w:hAnsi="Arial" w:cs="Arial"/>
                <w:i w:val="0"/>
                <w:iCs w:val="0"/>
                <w:color w:val="000000" w:themeColor="text1"/>
                <w:sz w:val="18"/>
                <w:szCs w:val="18"/>
              </w:rPr>
              <w:t xml:space="preserve"> (Loh </w:t>
            </w:r>
            <w:proofErr w:type="spellStart"/>
            <w:r>
              <w:rPr>
                <w:rFonts w:ascii="Arial" w:hAnsi="Arial" w:cs="Arial"/>
                <w:i w:val="0"/>
                <w:iCs w:val="0"/>
                <w:color w:val="000000" w:themeColor="text1"/>
                <w:sz w:val="18"/>
                <w:szCs w:val="18"/>
              </w:rPr>
              <w:t>vd</w:t>
            </w:r>
            <w:proofErr w:type="spellEnd"/>
            <w:r>
              <w:rPr>
                <w:rFonts w:ascii="Arial" w:hAnsi="Arial" w:cs="Arial"/>
                <w:i w:val="0"/>
                <w:iCs w:val="0"/>
                <w:color w:val="000000" w:themeColor="text1"/>
                <w:sz w:val="18"/>
                <w:szCs w:val="18"/>
              </w:rPr>
              <w:t>, 2021).</w:t>
            </w:r>
            <w:r w:rsidR="000F6252">
              <w:rPr>
                <w:rFonts w:ascii="Arial" w:hAnsi="Arial" w:cs="Arial"/>
                <w:i w:val="0"/>
                <w:iCs w:val="0"/>
                <w:color w:val="000000" w:themeColor="text1"/>
                <w:sz w:val="18"/>
                <w:szCs w:val="18"/>
              </w:rPr>
              <w:t xml:space="preserve"> </w:t>
            </w:r>
            <w:r>
              <w:rPr>
                <w:rFonts w:ascii="Arial" w:hAnsi="Arial" w:cs="Arial"/>
                <w:bCs/>
                <w:sz w:val="18"/>
                <w:szCs w:val="18"/>
              </w:rPr>
              <w:t xml:space="preserve">Bu </w:t>
            </w:r>
            <w:proofErr w:type="spellStart"/>
            <w:r w:rsidR="00837CC3">
              <w:rPr>
                <w:rFonts w:ascii="Arial" w:hAnsi="Arial" w:cs="Arial"/>
                <w:bCs/>
                <w:sz w:val="18"/>
                <w:szCs w:val="18"/>
              </w:rPr>
              <w:t>verimliliğe</w:t>
            </w:r>
            <w:proofErr w:type="spellEnd"/>
            <w:r w:rsidR="00837CC3">
              <w:rPr>
                <w:rFonts w:ascii="Arial" w:hAnsi="Arial" w:cs="Arial"/>
                <w:bCs/>
                <w:sz w:val="18"/>
                <w:szCs w:val="18"/>
              </w:rPr>
              <w:t xml:space="preserve"> </w:t>
            </w:r>
            <w:proofErr w:type="spellStart"/>
            <w:r w:rsidR="00837CC3">
              <w:rPr>
                <w:rFonts w:ascii="Arial" w:hAnsi="Arial" w:cs="Arial"/>
                <w:bCs/>
                <w:sz w:val="18"/>
                <w:szCs w:val="18"/>
              </w:rPr>
              <w:t>ulaşılamaması</w:t>
            </w:r>
            <w:proofErr w:type="spellEnd"/>
            <w:r w:rsidR="00837CC3">
              <w:rPr>
                <w:rFonts w:ascii="Arial" w:hAnsi="Arial" w:cs="Arial"/>
                <w:bCs/>
                <w:sz w:val="18"/>
                <w:szCs w:val="18"/>
              </w:rPr>
              <w:t xml:space="preserve"> </w:t>
            </w:r>
            <w:proofErr w:type="spellStart"/>
            <w:r w:rsidR="00837CC3">
              <w:rPr>
                <w:rFonts w:ascii="Arial" w:hAnsi="Arial" w:cs="Arial"/>
                <w:bCs/>
                <w:sz w:val="18"/>
                <w:szCs w:val="18"/>
              </w:rPr>
              <w:t>gibi</w:t>
            </w:r>
            <w:proofErr w:type="spellEnd"/>
            <w:r w:rsidR="00837CC3">
              <w:rPr>
                <w:rFonts w:ascii="Arial" w:hAnsi="Arial" w:cs="Arial"/>
                <w:bCs/>
                <w:sz w:val="18"/>
                <w:szCs w:val="18"/>
              </w:rPr>
              <w:t xml:space="preserve"> </w:t>
            </w:r>
            <w:proofErr w:type="spellStart"/>
            <w:r w:rsidR="00837CC3">
              <w:rPr>
                <w:rFonts w:ascii="Arial" w:hAnsi="Arial" w:cs="Arial"/>
                <w:bCs/>
                <w:sz w:val="18"/>
                <w:szCs w:val="18"/>
              </w:rPr>
              <w:t>düşük</w:t>
            </w:r>
            <w:proofErr w:type="spellEnd"/>
            <w:r w:rsidR="00837CC3">
              <w:rPr>
                <w:rFonts w:ascii="Arial" w:hAnsi="Arial" w:cs="Arial"/>
                <w:bCs/>
                <w:sz w:val="18"/>
                <w:szCs w:val="18"/>
              </w:rPr>
              <w:t xml:space="preserve"> </w:t>
            </w:r>
            <w:proofErr w:type="spellStart"/>
            <w:r w:rsidR="00837CC3">
              <w:rPr>
                <w:rFonts w:ascii="Arial" w:hAnsi="Arial" w:cs="Arial"/>
                <w:bCs/>
                <w:sz w:val="18"/>
                <w:szCs w:val="18"/>
              </w:rPr>
              <w:t>bir</w:t>
            </w:r>
            <w:proofErr w:type="spellEnd"/>
            <w:r w:rsidR="00837CC3">
              <w:rPr>
                <w:rFonts w:ascii="Arial" w:hAnsi="Arial" w:cs="Arial"/>
                <w:bCs/>
                <w:sz w:val="18"/>
                <w:szCs w:val="18"/>
              </w:rPr>
              <w:t xml:space="preserve"> </w:t>
            </w:r>
            <w:proofErr w:type="spellStart"/>
            <w:r w:rsidR="00837CC3">
              <w:rPr>
                <w:rFonts w:ascii="Arial" w:hAnsi="Arial" w:cs="Arial"/>
                <w:bCs/>
                <w:sz w:val="18"/>
                <w:szCs w:val="18"/>
              </w:rPr>
              <w:t>olasılığın</w:t>
            </w:r>
            <w:proofErr w:type="spellEnd"/>
            <w:r w:rsidR="00837CC3">
              <w:rPr>
                <w:rFonts w:ascii="Arial" w:hAnsi="Arial" w:cs="Arial"/>
                <w:bCs/>
                <w:sz w:val="18"/>
                <w:szCs w:val="18"/>
              </w:rPr>
              <w:t xml:space="preserve"> </w:t>
            </w:r>
            <w:proofErr w:type="spellStart"/>
            <w:r w:rsidR="00837CC3">
              <w:rPr>
                <w:rFonts w:ascii="Arial" w:hAnsi="Arial" w:cs="Arial"/>
                <w:bCs/>
                <w:sz w:val="18"/>
                <w:szCs w:val="18"/>
              </w:rPr>
              <w:t>gerçekleşmesi</w:t>
            </w:r>
            <w:proofErr w:type="spellEnd"/>
            <w:r>
              <w:rPr>
                <w:rFonts w:ascii="Arial" w:hAnsi="Arial" w:cs="Arial"/>
                <w:bCs/>
                <w:sz w:val="18"/>
                <w:szCs w:val="18"/>
              </w:rPr>
              <w:t xml:space="preserve"> </w:t>
            </w:r>
            <w:proofErr w:type="spellStart"/>
            <w:r>
              <w:rPr>
                <w:rFonts w:ascii="Arial" w:hAnsi="Arial" w:cs="Arial"/>
                <w:bCs/>
                <w:sz w:val="18"/>
                <w:szCs w:val="18"/>
              </w:rPr>
              <w:t>durumu</w:t>
            </w:r>
            <w:proofErr w:type="spellEnd"/>
          </w:p>
        </w:tc>
        <w:tc>
          <w:tcPr>
            <w:tcW w:w="2455" w:type="pct"/>
            <w:shd w:val="clear" w:color="auto" w:fill="auto"/>
            <w:noWrap/>
            <w:vAlign w:val="center"/>
          </w:tcPr>
          <w:p w14:paraId="26400F51" w14:textId="1CC3917F" w:rsidR="00837CC3" w:rsidRDefault="00611DC3" w:rsidP="00D83190">
            <w:pPr>
              <w:contextualSpacing/>
              <w:rPr>
                <w:rFonts w:ascii="Arial" w:hAnsi="Arial" w:cs="Arial"/>
                <w:sz w:val="18"/>
                <w:szCs w:val="18"/>
                <w:lang w:val="tr-TR" w:eastAsia="tr-TR"/>
              </w:rPr>
            </w:pPr>
            <w:r w:rsidRPr="000F6252">
              <w:rPr>
                <w:rFonts w:ascii="Arial" w:hAnsi="Arial" w:cs="Arial"/>
                <w:sz w:val="18"/>
                <w:szCs w:val="18"/>
                <w:lang w:val="tr-TR" w:eastAsia="tr-TR"/>
              </w:rPr>
              <w:t>Önerilen ANN mod</w:t>
            </w:r>
            <w:r w:rsidR="000F6252">
              <w:rPr>
                <w:rFonts w:ascii="Arial" w:hAnsi="Arial" w:cs="Arial"/>
                <w:sz w:val="18"/>
                <w:szCs w:val="18"/>
                <w:lang w:val="tr-TR" w:eastAsia="tr-TR"/>
              </w:rPr>
              <w:t>elin</w:t>
            </w:r>
            <w:r w:rsidRPr="000F6252">
              <w:rPr>
                <w:rFonts w:ascii="Arial" w:hAnsi="Arial" w:cs="Arial"/>
                <w:sz w:val="18"/>
                <w:szCs w:val="18"/>
                <w:lang w:val="tr-TR" w:eastAsia="tr-TR"/>
              </w:rPr>
              <w:t xml:space="preserve"> yerine Multi-</w:t>
            </w:r>
            <w:proofErr w:type="spellStart"/>
            <w:r w:rsidRPr="000F6252">
              <w:rPr>
                <w:rFonts w:ascii="Arial" w:hAnsi="Arial" w:cs="Arial"/>
                <w:sz w:val="18"/>
                <w:szCs w:val="18"/>
                <w:lang w:val="tr-TR" w:eastAsia="tr-TR"/>
              </w:rPr>
              <w:t>stage</w:t>
            </w:r>
            <w:proofErr w:type="spellEnd"/>
            <w:r w:rsidRPr="000F6252">
              <w:rPr>
                <w:rFonts w:ascii="Arial" w:hAnsi="Arial" w:cs="Arial"/>
                <w:sz w:val="18"/>
                <w:szCs w:val="18"/>
                <w:lang w:val="tr-TR" w:eastAsia="tr-TR"/>
              </w:rPr>
              <w:t xml:space="preserve"> </w:t>
            </w:r>
            <w:proofErr w:type="spellStart"/>
            <w:r w:rsidRPr="000F6252">
              <w:rPr>
                <w:rFonts w:ascii="Arial" w:hAnsi="Arial" w:cs="Arial"/>
                <w:sz w:val="18"/>
                <w:szCs w:val="18"/>
                <w:lang w:val="tr-TR" w:eastAsia="tr-TR"/>
              </w:rPr>
              <w:t>regression</w:t>
            </w:r>
            <w:proofErr w:type="spellEnd"/>
            <w:r w:rsidRPr="000F6252">
              <w:rPr>
                <w:rFonts w:ascii="Arial" w:hAnsi="Arial" w:cs="Arial"/>
                <w:sz w:val="18"/>
                <w:szCs w:val="18"/>
                <w:lang w:val="tr-TR" w:eastAsia="tr-TR"/>
              </w:rPr>
              <w:t xml:space="preserve"> model </w:t>
            </w:r>
            <w:r w:rsidR="000F6252">
              <w:rPr>
                <w:rFonts w:ascii="Arial" w:hAnsi="Arial" w:cs="Arial"/>
                <w:sz w:val="18"/>
                <w:szCs w:val="18"/>
                <w:lang w:val="tr-TR" w:eastAsia="tr-TR"/>
              </w:rPr>
              <w:t xml:space="preserve">kullanılması </w:t>
            </w:r>
            <w:r w:rsidRPr="000F6252">
              <w:rPr>
                <w:rFonts w:ascii="Arial" w:hAnsi="Arial" w:cs="Arial"/>
                <w:sz w:val="18"/>
                <w:szCs w:val="18"/>
                <w:lang w:val="tr-TR" w:eastAsia="tr-TR"/>
              </w:rPr>
              <w:t>(</w:t>
            </w:r>
            <w:proofErr w:type="spellStart"/>
            <w:r w:rsidRPr="000F6252">
              <w:rPr>
                <w:rFonts w:ascii="Arial" w:hAnsi="Arial" w:cs="Arial"/>
                <w:sz w:val="18"/>
                <w:szCs w:val="18"/>
                <w:lang w:val="tr-TR" w:eastAsia="tr-TR"/>
              </w:rPr>
              <w:t>Rushd</w:t>
            </w:r>
            <w:proofErr w:type="spellEnd"/>
            <w:r w:rsidRPr="000F6252">
              <w:rPr>
                <w:rFonts w:ascii="Arial" w:hAnsi="Arial" w:cs="Arial"/>
                <w:sz w:val="18"/>
                <w:szCs w:val="18"/>
                <w:lang w:val="tr-TR" w:eastAsia="tr-TR"/>
              </w:rPr>
              <w:t xml:space="preserve"> </w:t>
            </w:r>
            <w:proofErr w:type="spellStart"/>
            <w:r w:rsidR="008579DF" w:rsidRPr="000F6252">
              <w:rPr>
                <w:rFonts w:ascii="Arial" w:hAnsi="Arial" w:cs="Arial"/>
                <w:sz w:val="18"/>
                <w:szCs w:val="18"/>
                <w:lang w:val="tr-TR" w:eastAsia="tr-TR"/>
              </w:rPr>
              <w:t>vd</w:t>
            </w:r>
            <w:proofErr w:type="spellEnd"/>
            <w:r w:rsidR="008579DF" w:rsidRPr="000F6252">
              <w:rPr>
                <w:rFonts w:ascii="Arial" w:hAnsi="Arial" w:cs="Arial"/>
                <w:sz w:val="18"/>
                <w:szCs w:val="18"/>
                <w:lang w:val="tr-TR" w:eastAsia="tr-TR"/>
              </w:rPr>
              <w:t xml:space="preserve"> </w:t>
            </w:r>
            <w:r w:rsidRPr="000F6252">
              <w:rPr>
                <w:rFonts w:ascii="Arial" w:hAnsi="Arial" w:cs="Arial"/>
                <w:sz w:val="18"/>
                <w:szCs w:val="18"/>
                <w:lang w:val="tr-TR" w:eastAsia="tr-TR"/>
              </w:rPr>
              <w:t>2021</w:t>
            </w:r>
            <w:r w:rsidR="008579DF" w:rsidRPr="000F6252">
              <w:rPr>
                <w:rFonts w:ascii="Arial" w:hAnsi="Arial" w:cs="Arial"/>
                <w:sz w:val="18"/>
                <w:szCs w:val="18"/>
                <w:lang w:val="tr-TR" w:eastAsia="tr-TR"/>
              </w:rPr>
              <w:t>-a</w:t>
            </w:r>
            <w:r w:rsidRPr="000F6252">
              <w:rPr>
                <w:rFonts w:ascii="Arial" w:hAnsi="Arial" w:cs="Arial"/>
                <w:sz w:val="18"/>
                <w:szCs w:val="18"/>
                <w:lang w:val="tr-TR" w:eastAsia="tr-TR"/>
              </w:rPr>
              <w:t>)</w:t>
            </w:r>
          </w:p>
        </w:tc>
      </w:tr>
    </w:tbl>
    <w:p w14:paraId="07A02236" w14:textId="71F15DA8" w:rsidR="00BB4D28" w:rsidRPr="000335C5" w:rsidRDefault="00BB4D28" w:rsidP="00373BFD">
      <w:pPr>
        <w:pStyle w:val="WW-NormalWeb1"/>
        <w:spacing w:before="0" w:after="0"/>
        <w:contextualSpacing/>
        <w:jc w:val="both"/>
        <w:rPr>
          <w:rFonts w:ascii="Arial" w:hAnsi="Arial" w:cs="Arial"/>
          <w:sz w:val="18"/>
          <w:szCs w:val="18"/>
        </w:rPr>
      </w:pPr>
      <w:r w:rsidRPr="000335C5">
        <w:rPr>
          <w:rFonts w:ascii="Arial" w:hAnsi="Arial" w:cs="Arial"/>
          <w:b/>
          <w:bCs/>
          <w:sz w:val="18"/>
          <w:szCs w:val="18"/>
        </w:rPr>
        <w:t xml:space="preserve">(*) </w:t>
      </w:r>
      <w:r w:rsidRPr="000335C5">
        <w:rPr>
          <w:rFonts w:ascii="Arial" w:hAnsi="Arial" w:cs="Arial"/>
          <w:sz w:val="18"/>
          <w:szCs w:val="18"/>
        </w:rPr>
        <w:t>Tablodaki satırlar gerektiği kadar genişletilebilir ve çoğaltılabilir.</w:t>
      </w:r>
    </w:p>
    <w:p w14:paraId="254D1C7A" w14:textId="77777777" w:rsidR="00BB4D28" w:rsidRPr="000335C5" w:rsidRDefault="00BB4D28" w:rsidP="00373BFD">
      <w:pPr>
        <w:widowControl/>
        <w:suppressAutoHyphens w:val="0"/>
        <w:contextualSpacing/>
        <w:jc w:val="both"/>
        <w:rPr>
          <w:rFonts w:ascii="Arial" w:hAnsi="Arial" w:cs="Arial"/>
          <w:sz w:val="18"/>
          <w:szCs w:val="18"/>
          <w:lang w:val="tr-TR"/>
        </w:rPr>
      </w:pPr>
    </w:p>
    <w:p w14:paraId="1A4A4A44" w14:textId="77777777" w:rsidR="00BB4D28" w:rsidRPr="000335C5" w:rsidRDefault="00BB4D28" w:rsidP="00373BFD">
      <w:pPr>
        <w:pStyle w:val="WW-NormalWeb1"/>
        <w:numPr>
          <w:ilvl w:val="1"/>
          <w:numId w:val="23"/>
        </w:numPr>
        <w:spacing w:before="0" w:after="0"/>
        <w:ind w:left="0" w:hanging="11"/>
        <w:contextualSpacing/>
        <w:jc w:val="both"/>
        <w:rPr>
          <w:rFonts w:ascii="Arial" w:hAnsi="Arial" w:cs="Arial"/>
          <w:b/>
          <w:bCs/>
          <w:sz w:val="18"/>
          <w:szCs w:val="18"/>
        </w:rPr>
      </w:pPr>
      <w:r w:rsidRPr="000335C5">
        <w:rPr>
          <w:rFonts w:ascii="Arial" w:hAnsi="Arial" w:cs="Arial"/>
          <w:b/>
          <w:bCs/>
          <w:sz w:val="18"/>
          <w:szCs w:val="18"/>
        </w:rPr>
        <w:t>Araştırma Olanakları</w:t>
      </w:r>
    </w:p>
    <w:p w14:paraId="2F0FD34B" w14:textId="77777777" w:rsidR="00862C9A" w:rsidRPr="000A72F8" w:rsidRDefault="00862C9A" w:rsidP="00373BFD">
      <w:pPr>
        <w:widowControl/>
        <w:suppressAutoHyphens w:val="0"/>
        <w:contextualSpacing/>
        <w:jc w:val="both"/>
        <w:rPr>
          <w:rFonts w:ascii="Arial" w:hAnsi="Arial" w:cs="Arial"/>
          <w:sz w:val="10"/>
          <w:szCs w:val="10"/>
          <w:lang w:val="tr-TR"/>
        </w:rPr>
      </w:pPr>
    </w:p>
    <w:p w14:paraId="0D29ADC1" w14:textId="77777777" w:rsidR="00BB4D28" w:rsidRPr="000335C5" w:rsidRDefault="00C97B72" w:rsidP="00373BFD">
      <w:pPr>
        <w:widowControl/>
        <w:suppressAutoHyphens w:val="0"/>
        <w:contextualSpacing/>
        <w:jc w:val="both"/>
        <w:rPr>
          <w:rFonts w:ascii="Arial" w:hAnsi="Arial" w:cs="Arial"/>
          <w:bCs/>
          <w:sz w:val="18"/>
          <w:szCs w:val="18"/>
          <w:lang w:val="tr-TR"/>
        </w:rPr>
      </w:pPr>
      <w:r w:rsidRPr="000335C5">
        <w:rPr>
          <w:rFonts w:ascii="Arial" w:hAnsi="Arial" w:cs="Arial"/>
          <w:sz w:val="18"/>
          <w:szCs w:val="18"/>
          <w:lang w:val="tr-TR"/>
        </w:rPr>
        <w:t>P</w:t>
      </w:r>
      <w:r w:rsidR="00BB4D28" w:rsidRPr="000335C5">
        <w:rPr>
          <w:rFonts w:ascii="Arial" w:hAnsi="Arial" w:cs="Arial"/>
          <w:sz w:val="18"/>
          <w:szCs w:val="18"/>
          <w:lang w:val="tr-TR"/>
        </w:rPr>
        <w:t xml:space="preserve">rojenin yürütüleceği </w:t>
      </w:r>
      <w:r w:rsidR="00BB4D28" w:rsidRPr="000335C5">
        <w:rPr>
          <w:rFonts w:ascii="Arial" w:hAnsi="Arial" w:cs="Arial"/>
          <w:bCs/>
          <w:sz w:val="18"/>
          <w:szCs w:val="18"/>
          <w:lang w:val="tr-TR"/>
        </w:rPr>
        <w:t>kurum ve kuruluşlarda</w:t>
      </w:r>
      <w:r w:rsidR="00BB4D28" w:rsidRPr="000335C5">
        <w:rPr>
          <w:rFonts w:ascii="Arial" w:hAnsi="Arial" w:cs="Arial"/>
          <w:bCs/>
          <w:i/>
          <w:iCs/>
          <w:sz w:val="18"/>
          <w:szCs w:val="18"/>
          <w:lang w:val="tr-TR"/>
        </w:rPr>
        <w:t xml:space="preserve"> </w:t>
      </w:r>
      <w:r w:rsidR="00BB4D28" w:rsidRPr="000335C5">
        <w:rPr>
          <w:rFonts w:ascii="Arial" w:hAnsi="Arial" w:cs="Arial"/>
          <w:bCs/>
          <w:sz w:val="18"/>
          <w:szCs w:val="18"/>
          <w:lang w:val="tr-TR"/>
        </w:rPr>
        <w:t>var olan ve projede kullanılacak olan altyapı/ekipman (laboratuvar, araç, makine-teçhizat</w:t>
      </w:r>
      <w:r w:rsidR="00973AAD" w:rsidRPr="000335C5">
        <w:rPr>
          <w:rFonts w:ascii="Arial" w:hAnsi="Arial" w:cs="Arial"/>
          <w:bCs/>
          <w:sz w:val="18"/>
          <w:szCs w:val="18"/>
          <w:lang w:val="tr-TR"/>
        </w:rPr>
        <w:t>,</w:t>
      </w:r>
      <w:r w:rsidR="00BB4D28" w:rsidRPr="000335C5">
        <w:rPr>
          <w:rFonts w:ascii="Arial" w:hAnsi="Arial" w:cs="Arial"/>
          <w:bCs/>
          <w:sz w:val="18"/>
          <w:szCs w:val="18"/>
          <w:lang w:val="tr-TR"/>
        </w:rPr>
        <w:t xml:space="preserve"> vb.)</w:t>
      </w:r>
      <w:r w:rsidR="00BB4D28" w:rsidRPr="000335C5">
        <w:rPr>
          <w:rFonts w:ascii="Arial" w:hAnsi="Arial" w:cs="Arial"/>
          <w:b/>
          <w:sz w:val="18"/>
          <w:szCs w:val="18"/>
          <w:lang w:val="tr-TR"/>
        </w:rPr>
        <w:t xml:space="preserve"> </w:t>
      </w:r>
      <w:r w:rsidR="00BB4D28" w:rsidRPr="000335C5">
        <w:rPr>
          <w:rFonts w:ascii="Arial" w:hAnsi="Arial" w:cs="Arial"/>
          <w:bCs/>
          <w:sz w:val="18"/>
          <w:szCs w:val="18"/>
          <w:lang w:val="tr-TR"/>
        </w:rPr>
        <w:t>olanakları belirtilir.</w:t>
      </w:r>
    </w:p>
    <w:p w14:paraId="5564DDFB" w14:textId="77777777" w:rsidR="00E53045" w:rsidRPr="000A72F8" w:rsidRDefault="00E53045" w:rsidP="00373BFD">
      <w:pPr>
        <w:widowControl/>
        <w:suppressAutoHyphens w:val="0"/>
        <w:contextualSpacing/>
        <w:jc w:val="both"/>
        <w:rPr>
          <w:rFonts w:ascii="Arial" w:hAnsi="Arial" w:cs="Arial"/>
          <w:bCs/>
          <w:sz w:val="10"/>
          <w:szCs w:val="10"/>
          <w:lang w:val="tr-TR"/>
        </w:rPr>
      </w:pPr>
    </w:p>
    <w:p w14:paraId="19A4D5D4" w14:textId="77777777" w:rsidR="00BB4D28" w:rsidRPr="000A72F8" w:rsidRDefault="00BB4D28" w:rsidP="00373BFD">
      <w:pPr>
        <w:widowControl/>
        <w:suppressAutoHyphens w:val="0"/>
        <w:contextualSpacing/>
        <w:jc w:val="both"/>
        <w:rPr>
          <w:rFonts w:ascii="Arial" w:hAnsi="Arial" w:cs="Arial"/>
          <w:sz w:val="10"/>
          <w:szCs w:val="10"/>
          <w:lang w:val="tr-TR"/>
        </w:rPr>
      </w:pPr>
    </w:p>
    <w:p w14:paraId="63ABF237" w14:textId="77777777" w:rsidR="00BB4D28" w:rsidRPr="000335C5" w:rsidRDefault="00BB4D28" w:rsidP="00373BFD">
      <w:pPr>
        <w:widowControl/>
        <w:suppressAutoHyphens w:val="0"/>
        <w:contextualSpacing/>
        <w:jc w:val="center"/>
        <w:rPr>
          <w:rFonts w:ascii="Arial" w:hAnsi="Arial" w:cs="Arial"/>
          <w:b/>
          <w:bCs/>
          <w:sz w:val="18"/>
          <w:szCs w:val="18"/>
          <w:lang w:val="tr-TR"/>
        </w:rPr>
      </w:pPr>
      <w:r w:rsidRPr="000335C5">
        <w:rPr>
          <w:rFonts w:ascii="Arial" w:hAnsi="Arial" w:cs="Arial"/>
          <w:b/>
          <w:bCs/>
          <w:sz w:val="18"/>
          <w:szCs w:val="18"/>
          <w:lang w:val="tr-TR"/>
        </w:rPr>
        <w:t>ARAŞTIRMA OLANAKLARI TABLOSU (*)</w:t>
      </w:r>
    </w:p>
    <w:p w14:paraId="56781DC4" w14:textId="77777777" w:rsidR="00E52315" w:rsidRPr="000335C5" w:rsidRDefault="00E52315" w:rsidP="00373BFD">
      <w:pPr>
        <w:widowControl/>
        <w:suppressAutoHyphens w:val="0"/>
        <w:contextualSpacing/>
        <w:jc w:val="center"/>
        <w:rPr>
          <w:rFonts w:ascii="Arial" w:hAnsi="Arial" w:cs="Arial"/>
          <w:b/>
          <w:bCs/>
          <w:color w:val="000000"/>
          <w:sz w:val="18"/>
          <w:szCs w:val="18"/>
          <w:lang w:val="tr-TR"/>
        </w:rPr>
      </w:pP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539"/>
        <w:gridCol w:w="6001"/>
      </w:tblGrid>
      <w:tr w:rsidR="00BB4D28" w:rsidRPr="000335C5" w14:paraId="7CA315DA" w14:textId="77777777" w:rsidTr="00BE5F5C">
        <w:trPr>
          <w:trHeight w:val="582"/>
          <w:jc w:val="center"/>
        </w:trPr>
        <w:tc>
          <w:tcPr>
            <w:tcW w:w="1855" w:type="pct"/>
            <w:shd w:val="clear" w:color="auto" w:fill="D9D9D9"/>
            <w:noWrap/>
            <w:vAlign w:val="center"/>
          </w:tcPr>
          <w:p w14:paraId="591AD6B9" w14:textId="77777777" w:rsidR="00BB4D28" w:rsidRPr="000335C5" w:rsidRDefault="00BB4D28" w:rsidP="00373BFD">
            <w:pPr>
              <w:contextualSpacing/>
              <w:jc w:val="center"/>
              <w:rPr>
                <w:rFonts w:ascii="Arial" w:hAnsi="Arial" w:cs="Arial"/>
                <w:b/>
                <w:bCs/>
                <w:sz w:val="18"/>
                <w:szCs w:val="18"/>
                <w:lang w:val="tr-TR" w:eastAsia="tr-TR"/>
              </w:rPr>
            </w:pPr>
            <w:r w:rsidRPr="000335C5">
              <w:rPr>
                <w:rFonts w:ascii="Arial" w:hAnsi="Arial" w:cs="Arial"/>
                <w:b/>
                <w:bCs/>
                <w:sz w:val="18"/>
                <w:szCs w:val="18"/>
                <w:lang w:val="tr-TR" w:eastAsia="tr-TR"/>
              </w:rPr>
              <w:t>Kuruluşta Bulunan Altyapı/Ekipman Türü, Modeli</w:t>
            </w:r>
          </w:p>
          <w:p w14:paraId="75AC4DF9" w14:textId="77777777" w:rsidR="00BB4D28" w:rsidRPr="000335C5" w:rsidRDefault="00BB4D28" w:rsidP="00373BFD">
            <w:pPr>
              <w:contextualSpacing/>
              <w:jc w:val="center"/>
              <w:rPr>
                <w:rFonts w:ascii="Arial" w:hAnsi="Arial" w:cs="Arial"/>
                <w:sz w:val="18"/>
                <w:szCs w:val="18"/>
                <w:lang w:val="tr-TR" w:eastAsia="tr-TR"/>
              </w:rPr>
            </w:pPr>
            <w:r w:rsidRPr="000335C5">
              <w:rPr>
                <w:rFonts w:ascii="Arial" w:hAnsi="Arial" w:cs="Arial"/>
                <w:sz w:val="18"/>
                <w:szCs w:val="18"/>
                <w:lang w:val="tr-TR" w:eastAsia="tr-TR"/>
              </w:rPr>
              <w:t>(Laboratuvar, Araç, Makine-Teçhizat</w:t>
            </w:r>
            <w:r w:rsidR="00973AAD" w:rsidRPr="000335C5">
              <w:rPr>
                <w:rFonts w:ascii="Arial" w:hAnsi="Arial" w:cs="Arial"/>
                <w:sz w:val="18"/>
                <w:szCs w:val="18"/>
                <w:lang w:val="tr-TR" w:eastAsia="tr-TR"/>
              </w:rPr>
              <w:t>,</w:t>
            </w:r>
            <w:r w:rsidRPr="000335C5">
              <w:rPr>
                <w:rFonts w:ascii="Arial" w:hAnsi="Arial" w:cs="Arial"/>
                <w:sz w:val="18"/>
                <w:szCs w:val="18"/>
                <w:lang w:val="tr-TR" w:eastAsia="tr-TR"/>
              </w:rPr>
              <w:t xml:space="preserve"> vb.)</w:t>
            </w:r>
          </w:p>
        </w:tc>
        <w:tc>
          <w:tcPr>
            <w:tcW w:w="3145" w:type="pct"/>
            <w:shd w:val="clear" w:color="auto" w:fill="D9D9D9"/>
            <w:noWrap/>
            <w:vAlign w:val="center"/>
          </w:tcPr>
          <w:p w14:paraId="6E383055" w14:textId="77777777" w:rsidR="00BB4D28" w:rsidRPr="000335C5" w:rsidRDefault="00BB4D28" w:rsidP="00373BFD">
            <w:pPr>
              <w:contextualSpacing/>
              <w:jc w:val="center"/>
              <w:rPr>
                <w:rFonts w:ascii="Arial" w:hAnsi="Arial" w:cs="Arial"/>
                <w:b/>
                <w:bCs/>
                <w:sz w:val="18"/>
                <w:szCs w:val="18"/>
                <w:lang w:val="tr-TR" w:eastAsia="tr-TR"/>
              </w:rPr>
            </w:pPr>
            <w:r w:rsidRPr="000335C5">
              <w:rPr>
                <w:rFonts w:ascii="Arial" w:hAnsi="Arial" w:cs="Arial"/>
                <w:b/>
                <w:bCs/>
                <w:sz w:val="18"/>
                <w:szCs w:val="18"/>
                <w:lang w:val="tr-TR" w:eastAsia="tr-TR"/>
              </w:rPr>
              <w:t>Projede Kullanım Amacı</w:t>
            </w:r>
          </w:p>
        </w:tc>
      </w:tr>
      <w:tr w:rsidR="0000035B" w:rsidRPr="000335C5" w14:paraId="06A30CE6" w14:textId="77777777" w:rsidTr="00BE5F5C">
        <w:trPr>
          <w:trHeight w:val="507"/>
          <w:jc w:val="center"/>
        </w:trPr>
        <w:tc>
          <w:tcPr>
            <w:tcW w:w="1855" w:type="pct"/>
            <w:shd w:val="clear" w:color="auto" w:fill="auto"/>
            <w:noWrap/>
            <w:vAlign w:val="center"/>
          </w:tcPr>
          <w:p w14:paraId="029363B3" w14:textId="0449EBEF" w:rsidR="0000035B" w:rsidRDefault="0000035B" w:rsidP="00373BFD">
            <w:pPr>
              <w:contextualSpacing/>
              <w:rPr>
                <w:rFonts w:ascii="Arial" w:hAnsi="Arial" w:cs="Arial"/>
                <w:sz w:val="18"/>
                <w:szCs w:val="18"/>
                <w:lang w:val="tr-TR" w:eastAsia="tr-TR"/>
              </w:rPr>
            </w:pPr>
            <w:proofErr w:type="spellStart"/>
            <w:r w:rsidRPr="00BC7DA3">
              <w:rPr>
                <w:rFonts w:ascii="Arial" w:hAnsi="Arial" w:cs="Arial"/>
                <w:color w:val="000000"/>
                <w:sz w:val="18"/>
                <w:szCs w:val="18"/>
              </w:rPr>
              <w:t>Atomik</w:t>
            </w:r>
            <w:proofErr w:type="spellEnd"/>
            <w:r w:rsidRPr="00BC7DA3">
              <w:rPr>
                <w:rFonts w:ascii="Arial" w:hAnsi="Arial" w:cs="Arial"/>
                <w:color w:val="000000"/>
                <w:sz w:val="18"/>
                <w:szCs w:val="18"/>
              </w:rPr>
              <w:t xml:space="preserve"> </w:t>
            </w:r>
            <w:proofErr w:type="spellStart"/>
            <w:r w:rsidRPr="00BC7DA3">
              <w:rPr>
                <w:rFonts w:ascii="Arial" w:hAnsi="Arial" w:cs="Arial"/>
                <w:color w:val="000000"/>
                <w:sz w:val="18"/>
                <w:szCs w:val="18"/>
              </w:rPr>
              <w:t>Kuvvet</w:t>
            </w:r>
            <w:proofErr w:type="spellEnd"/>
            <w:r w:rsidRPr="00BC7DA3">
              <w:rPr>
                <w:rFonts w:ascii="Arial" w:hAnsi="Arial" w:cs="Arial"/>
                <w:color w:val="000000"/>
                <w:sz w:val="18"/>
                <w:szCs w:val="18"/>
              </w:rPr>
              <w:t xml:space="preserve"> </w:t>
            </w:r>
            <w:proofErr w:type="spellStart"/>
            <w:r w:rsidRPr="00BC7DA3">
              <w:rPr>
                <w:rFonts w:ascii="Arial" w:hAnsi="Arial" w:cs="Arial"/>
                <w:color w:val="000000"/>
                <w:sz w:val="18"/>
                <w:szCs w:val="18"/>
              </w:rPr>
              <w:t>Mikroskobu</w:t>
            </w:r>
            <w:proofErr w:type="spellEnd"/>
            <w:r>
              <w:rPr>
                <w:rFonts w:ascii="Arial" w:hAnsi="Arial" w:cs="Arial"/>
                <w:color w:val="000000"/>
                <w:sz w:val="18"/>
                <w:szCs w:val="18"/>
              </w:rPr>
              <w:t xml:space="preserve"> (TEDÜ)</w:t>
            </w:r>
          </w:p>
        </w:tc>
        <w:tc>
          <w:tcPr>
            <w:tcW w:w="3145" w:type="pct"/>
            <w:shd w:val="clear" w:color="auto" w:fill="auto"/>
            <w:noWrap/>
            <w:vAlign w:val="center"/>
          </w:tcPr>
          <w:p w14:paraId="6B646C7E" w14:textId="261FCFA0" w:rsidR="0000035B" w:rsidRDefault="0000035B" w:rsidP="00373BFD">
            <w:pPr>
              <w:contextualSpacing/>
              <w:rPr>
                <w:rFonts w:ascii="Arial" w:hAnsi="Arial" w:cs="Arial"/>
                <w:sz w:val="18"/>
                <w:szCs w:val="18"/>
                <w:lang w:val="tr-TR" w:eastAsia="tr-TR"/>
              </w:rPr>
            </w:pPr>
            <w:proofErr w:type="spellStart"/>
            <w:r>
              <w:rPr>
                <w:rFonts w:ascii="Arial" w:hAnsi="Arial" w:cs="Arial"/>
                <w:sz w:val="18"/>
                <w:szCs w:val="18"/>
                <w:lang w:eastAsia="tr-TR"/>
              </w:rPr>
              <w:t>Parçacıkta</w:t>
            </w:r>
            <w:proofErr w:type="spellEnd"/>
            <w:r w:rsidRPr="0000035B">
              <w:rPr>
                <w:rFonts w:ascii="Arial" w:hAnsi="Arial" w:cs="Arial"/>
                <w:sz w:val="18"/>
                <w:szCs w:val="18"/>
                <w:lang w:eastAsia="tr-TR"/>
              </w:rPr>
              <w:t xml:space="preserve"> nano-</w:t>
            </w:r>
            <w:proofErr w:type="spellStart"/>
            <w:r w:rsidRPr="0000035B">
              <w:rPr>
                <w:rFonts w:ascii="Arial" w:hAnsi="Arial" w:cs="Arial"/>
                <w:sz w:val="18"/>
                <w:szCs w:val="18"/>
                <w:lang w:eastAsia="tr-TR"/>
              </w:rPr>
              <w:t>mikto</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ölçekte</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görülebilen</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yüzey</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pürüzü</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farkı</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Atomik</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Kuvvet</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Mikroskobu</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ile</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tespit</w:t>
            </w:r>
            <w:proofErr w:type="spellEnd"/>
            <w:r w:rsidRPr="0000035B">
              <w:rPr>
                <w:rFonts w:ascii="Arial" w:hAnsi="Arial" w:cs="Arial"/>
                <w:sz w:val="18"/>
                <w:szCs w:val="18"/>
                <w:lang w:eastAsia="tr-TR"/>
              </w:rPr>
              <w:t xml:space="preserve"> </w:t>
            </w:r>
            <w:proofErr w:type="spellStart"/>
            <w:r w:rsidRPr="0000035B">
              <w:rPr>
                <w:rFonts w:ascii="Arial" w:hAnsi="Arial" w:cs="Arial"/>
                <w:sz w:val="18"/>
                <w:szCs w:val="18"/>
                <w:lang w:eastAsia="tr-TR"/>
              </w:rPr>
              <w:t>edilecektir</w:t>
            </w:r>
            <w:proofErr w:type="spellEnd"/>
            <w:r>
              <w:rPr>
                <w:rFonts w:ascii="Arial" w:hAnsi="Arial" w:cs="Arial"/>
                <w:sz w:val="18"/>
                <w:szCs w:val="18"/>
                <w:lang w:eastAsia="tr-TR"/>
              </w:rPr>
              <w:t xml:space="preserve"> (İP-1)</w:t>
            </w:r>
          </w:p>
        </w:tc>
      </w:tr>
      <w:tr w:rsidR="00BB4D28" w:rsidRPr="000335C5" w14:paraId="54C4AFEA" w14:textId="77777777" w:rsidTr="00BE5F5C">
        <w:trPr>
          <w:trHeight w:val="507"/>
          <w:jc w:val="center"/>
        </w:trPr>
        <w:tc>
          <w:tcPr>
            <w:tcW w:w="1855" w:type="pct"/>
            <w:shd w:val="clear" w:color="auto" w:fill="auto"/>
            <w:noWrap/>
            <w:vAlign w:val="center"/>
          </w:tcPr>
          <w:p w14:paraId="178A3878" w14:textId="41FA698C" w:rsidR="00BB4D28" w:rsidRPr="000335C5" w:rsidRDefault="00EA5644" w:rsidP="00373BFD">
            <w:pPr>
              <w:contextualSpacing/>
              <w:rPr>
                <w:rFonts w:ascii="Arial" w:hAnsi="Arial" w:cs="Arial"/>
                <w:sz w:val="18"/>
                <w:szCs w:val="18"/>
                <w:lang w:val="tr-TR" w:eastAsia="tr-TR"/>
              </w:rPr>
            </w:pPr>
            <w:r>
              <w:rPr>
                <w:rFonts w:ascii="Arial" w:hAnsi="Arial" w:cs="Arial"/>
                <w:sz w:val="18"/>
                <w:szCs w:val="18"/>
                <w:lang w:val="tr-TR" w:eastAsia="tr-TR"/>
              </w:rPr>
              <w:t>Deney düzeneği</w:t>
            </w:r>
            <w:r w:rsidR="003E6F52">
              <w:rPr>
                <w:rFonts w:ascii="Arial" w:hAnsi="Arial" w:cs="Arial"/>
                <w:sz w:val="18"/>
                <w:szCs w:val="18"/>
                <w:lang w:val="tr-TR" w:eastAsia="tr-TR"/>
              </w:rPr>
              <w:t xml:space="preserve"> (Fotoğraf 1)</w:t>
            </w:r>
            <w:r w:rsidR="007B4B50">
              <w:rPr>
                <w:rFonts w:ascii="Arial" w:hAnsi="Arial" w:cs="Arial"/>
                <w:sz w:val="18"/>
                <w:szCs w:val="18"/>
                <w:lang w:val="tr-TR" w:eastAsia="tr-TR"/>
              </w:rPr>
              <w:t xml:space="preserve"> (TEDÜ)</w:t>
            </w:r>
          </w:p>
        </w:tc>
        <w:tc>
          <w:tcPr>
            <w:tcW w:w="3145" w:type="pct"/>
            <w:shd w:val="clear" w:color="auto" w:fill="auto"/>
            <w:noWrap/>
            <w:vAlign w:val="center"/>
          </w:tcPr>
          <w:p w14:paraId="2CA51934" w14:textId="255AB5ED" w:rsidR="00BB4D28" w:rsidRPr="000335C5" w:rsidRDefault="00B311AD" w:rsidP="00373BFD">
            <w:pPr>
              <w:contextualSpacing/>
              <w:rPr>
                <w:rFonts w:ascii="Arial" w:hAnsi="Arial" w:cs="Arial"/>
                <w:sz w:val="18"/>
                <w:szCs w:val="18"/>
                <w:lang w:val="tr-TR" w:eastAsia="tr-TR"/>
              </w:rPr>
            </w:pPr>
            <w:r>
              <w:rPr>
                <w:rFonts w:ascii="Arial" w:hAnsi="Arial" w:cs="Arial"/>
                <w:sz w:val="18"/>
                <w:szCs w:val="18"/>
                <w:lang w:val="tr-TR" w:eastAsia="tr-TR"/>
              </w:rPr>
              <w:t>MP</w:t>
            </w:r>
            <w:r w:rsidR="003E6F52">
              <w:rPr>
                <w:rFonts w:ascii="Arial" w:hAnsi="Arial" w:cs="Arial"/>
                <w:sz w:val="18"/>
                <w:szCs w:val="18"/>
                <w:lang w:val="tr-TR" w:eastAsia="tr-TR"/>
              </w:rPr>
              <w:t xml:space="preserve"> parçacıkların çökelme deneylerinde kullanılacaktır</w:t>
            </w:r>
            <w:r w:rsidR="007B4B50">
              <w:rPr>
                <w:rFonts w:ascii="Arial" w:hAnsi="Arial" w:cs="Arial"/>
                <w:sz w:val="18"/>
                <w:szCs w:val="18"/>
                <w:lang w:val="tr-TR" w:eastAsia="tr-TR"/>
              </w:rPr>
              <w:t xml:space="preserve"> (İP-2)</w:t>
            </w:r>
          </w:p>
        </w:tc>
      </w:tr>
      <w:tr w:rsidR="00BB4D28" w:rsidRPr="000335C5" w14:paraId="5832E9B0" w14:textId="77777777" w:rsidTr="00BE5F5C">
        <w:trPr>
          <w:trHeight w:val="507"/>
          <w:jc w:val="center"/>
        </w:trPr>
        <w:tc>
          <w:tcPr>
            <w:tcW w:w="1855" w:type="pct"/>
            <w:shd w:val="clear" w:color="auto" w:fill="auto"/>
            <w:noWrap/>
            <w:vAlign w:val="center"/>
          </w:tcPr>
          <w:p w14:paraId="189D7D8D" w14:textId="7BC83683" w:rsidR="00BB4D28" w:rsidRPr="000335C5" w:rsidRDefault="00EA5644" w:rsidP="00373BFD">
            <w:pPr>
              <w:contextualSpacing/>
              <w:rPr>
                <w:rFonts w:ascii="Arial" w:hAnsi="Arial" w:cs="Arial"/>
                <w:sz w:val="18"/>
                <w:szCs w:val="18"/>
                <w:lang w:val="tr-TR" w:eastAsia="tr-TR"/>
              </w:rPr>
            </w:pPr>
            <w:r>
              <w:rPr>
                <w:rFonts w:ascii="Arial" w:hAnsi="Arial" w:cs="Arial"/>
                <w:sz w:val="18"/>
                <w:szCs w:val="18"/>
                <w:lang w:val="tr-TR" w:eastAsia="tr-TR"/>
              </w:rPr>
              <w:t>Star CCM+ yazılımı</w:t>
            </w:r>
            <w:r w:rsidR="007B4B50">
              <w:rPr>
                <w:rFonts w:ascii="Arial" w:hAnsi="Arial" w:cs="Arial"/>
                <w:sz w:val="18"/>
                <w:szCs w:val="18"/>
                <w:lang w:val="tr-TR" w:eastAsia="tr-TR"/>
              </w:rPr>
              <w:t xml:space="preserve"> (TEDÜ)</w:t>
            </w:r>
          </w:p>
        </w:tc>
        <w:tc>
          <w:tcPr>
            <w:tcW w:w="3145" w:type="pct"/>
            <w:shd w:val="clear" w:color="auto" w:fill="auto"/>
            <w:noWrap/>
            <w:vAlign w:val="center"/>
          </w:tcPr>
          <w:p w14:paraId="6CE64005" w14:textId="749756CC" w:rsidR="00BB4D28" w:rsidRPr="000335C5" w:rsidRDefault="003E6F52" w:rsidP="00373BFD">
            <w:pPr>
              <w:contextualSpacing/>
              <w:rPr>
                <w:rFonts w:ascii="Arial" w:hAnsi="Arial" w:cs="Arial"/>
                <w:sz w:val="18"/>
                <w:szCs w:val="18"/>
                <w:lang w:val="tr-TR" w:eastAsia="tr-TR"/>
              </w:rPr>
            </w:pPr>
            <w:r>
              <w:rPr>
                <w:rFonts w:ascii="Arial" w:hAnsi="Arial" w:cs="Arial"/>
                <w:sz w:val="18"/>
                <w:szCs w:val="18"/>
                <w:lang w:val="tr-TR" w:eastAsia="tr-TR"/>
              </w:rPr>
              <w:t>Sayısal modellemede kullanılacaktır</w:t>
            </w:r>
            <w:r w:rsidR="007B4B50">
              <w:rPr>
                <w:rFonts w:ascii="Arial" w:hAnsi="Arial" w:cs="Arial"/>
                <w:sz w:val="18"/>
                <w:szCs w:val="18"/>
                <w:lang w:val="tr-TR" w:eastAsia="tr-TR"/>
              </w:rPr>
              <w:t xml:space="preserve"> (İP-3)</w:t>
            </w:r>
          </w:p>
        </w:tc>
      </w:tr>
      <w:tr w:rsidR="000E625C" w:rsidRPr="000335C5" w14:paraId="0460D0D2" w14:textId="77777777" w:rsidTr="00BE5F5C">
        <w:trPr>
          <w:trHeight w:val="507"/>
          <w:jc w:val="center"/>
        </w:trPr>
        <w:tc>
          <w:tcPr>
            <w:tcW w:w="1855" w:type="pct"/>
            <w:shd w:val="clear" w:color="auto" w:fill="auto"/>
            <w:noWrap/>
            <w:vAlign w:val="center"/>
          </w:tcPr>
          <w:p w14:paraId="1959C7CA" w14:textId="52E3C57F" w:rsidR="000E625C" w:rsidRDefault="000E625C" w:rsidP="00373BFD">
            <w:pPr>
              <w:contextualSpacing/>
              <w:rPr>
                <w:rFonts w:ascii="Arial" w:hAnsi="Arial" w:cs="Arial"/>
                <w:sz w:val="18"/>
                <w:szCs w:val="18"/>
                <w:lang w:val="tr-TR" w:eastAsia="tr-TR"/>
              </w:rPr>
            </w:pPr>
            <w:r w:rsidRPr="000E625C">
              <w:rPr>
                <w:rFonts w:ascii="Arial" w:hAnsi="Arial" w:cs="Arial"/>
                <w:sz w:val="18"/>
                <w:szCs w:val="18"/>
                <w:lang w:val="tr-TR" w:eastAsia="tr-TR"/>
              </w:rPr>
              <w:t xml:space="preserve">ANSYS </w:t>
            </w:r>
            <w:proofErr w:type="spellStart"/>
            <w:r w:rsidRPr="000E625C">
              <w:rPr>
                <w:rFonts w:ascii="Arial" w:hAnsi="Arial" w:cs="Arial"/>
                <w:sz w:val="18"/>
                <w:szCs w:val="18"/>
                <w:lang w:val="tr-TR" w:eastAsia="tr-TR"/>
              </w:rPr>
              <w:t>Fluent</w:t>
            </w:r>
            <w:proofErr w:type="spellEnd"/>
            <w:r>
              <w:rPr>
                <w:rFonts w:ascii="Arial" w:hAnsi="Arial" w:cs="Arial"/>
                <w:sz w:val="18"/>
                <w:szCs w:val="18"/>
                <w:lang w:val="tr-TR" w:eastAsia="tr-TR"/>
              </w:rPr>
              <w:t xml:space="preserve"> yazılımı (TEDÜ)</w:t>
            </w:r>
          </w:p>
        </w:tc>
        <w:tc>
          <w:tcPr>
            <w:tcW w:w="3145" w:type="pct"/>
            <w:shd w:val="clear" w:color="auto" w:fill="auto"/>
            <w:noWrap/>
            <w:vAlign w:val="center"/>
          </w:tcPr>
          <w:p w14:paraId="24524D00" w14:textId="6FA6B402" w:rsidR="000E625C" w:rsidRDefault="0000035B" w:rsidP="00373BFD">
            <w:pPr>
              <w:contextualSpacing/>
              <w:rPr>
                <w:rFonts w:ascii="Arial" w:hAnsi="Arial" w:cs="Arial"/>
                <w:sz w:val="18"/>
                <w:szCs w:val="18"/>
                <w:lang w:val="tr-TR" w:eastAsia="tr-TR"/>
              </w:rPr>
            </w:pPr>
            <w:r>
              <w:rPr>
                <w:rFonts w:ascii="Arial" w:hAnsi="Arial" w:cs="Arial"/>
                <w:sz w:val="18"/>
                <w:szCs w:val="18"/>
                <w:lang w:val="tr-TR" w:eastAsia="tr-TR"/>
              </w:rPr>
              <w:t>Sayısal modellemede kullanılacaktır (İP-3)</w:t>
            </w:r>
          </w:p>
        </w:tc>
      </w:tr>
      <w:tr w:rsidR="00BB4D28" w:rsidRPr="000335C5" w14:paraId="3EC0312A" w14:textId="77777777" w:rsidTr="00BE5F5C">
        <w:trPr>
          <w:trHeight w:val="507"/>
          <w:jc w:val="center"/>
        </w:trPr>
        <w:tc>
          <w:tcPr>
            <w:tcW w:w="1855" w:type="pct"/>
            <w:shd w:val="clear" w:color="auto" w:fill="auto"/>
            <w:noWrap/>
            <w:vAlign w:val="center"/>
          </w:tcPr>
          <w:p w14:paraId="343BF81A" w14:textId="49BBB2BD" w:rsidR="00BB4D28" w:rsidRPr="000335C5" w:rsidRDefault="003E6F52" w:rsidP="00373BFD">
            <w:pPr>
              <w:contextualSpacing/>
              <w:rPr>
                <w:rFonts w:ascii="Arial" w:hAnsi="Arial" w:cs="Arial"/>
                <w:sz w:val="18"/>
                <w:szCs w:val="18"/>
                <w:lang w:val="tr-TR" w:eastAsia="tr-TR"/>
              </w:rPr>
            </w:pPr>
            <w:r w:rsidRPr="003E6F52">
              <w:rPr>
                <w:rFonts w:ascii="Arial" w:hAnsi="Arial" w:cs="Arial"/>
                <w:sz w:val="18"/>
                <w:szCs w:val="18"/>
                <w:lang w:eastAsia="tr-TR"/>
              </w:rPr>
              <w:t xml:space="preserve">Raise3D-N2 model 3-B </w:t>
            </w:r>
            <w:proofErr w:type="spellStart"/>
            <w:r w:rsidRPr="003E6F52">
              <w:rPr>
                <w:rFonts w:ascii="Arial" w:hAnsi="Arial" w:cs="Arial"/>
                <w:sz w:val="18"/>
                <w:szCs w:val="18"/>
                <w:lang w:eastAsia="tr-TR"/>
              </w:rPr>
              <w:t>yazıcı</w:t>
            </w:r>
            <w:proofErr w:type="spellEnd"/>
            <w:r w:rsidRPr="003E6F52">
              <w:rPr>
                <w:rFonts w:ascii="Arial" w:hAnsi="Arial" w:cs="Arial"/>
                <w:sz w:val="18"/>
                <w:szCs w:val="18"/>
                <w:lang w:eastAsia="tr-TR"/>
              </w:rPr>
              <w:t xml:space="preserve"> </w:t>
            </w:r>
            <w:r w:rsidR="007B4B50">
              <w:rPr>
                <w:rFonts w:ascii="Arial" w:hAnsi="Arial" w:cs="Arial"/>
                <w:sz w:val="18"/>
                <w:szCs w:val="18"/>
                <w:lang w:eastAsia="tr-TR"/>
              </w:rPr>
              <w:t>(TEDÜ)</w:t>
            </w:r>
          </w:p>
        </w:tc>
        <w:tc>
          <w:tcPr>
            <w:tcW w:w="3145" w:type="pct"/>
            <w:shd w:val="clear" w:color="auto" w:fill="auto"/>
            <w:noWrap/>
            <w:vAlign w:val="center"/>
          </w:tcPr>
          <w:p w14:paraId="7BA9DE40" w14:textId="3897DBC8" w:rsidR="00BB4D28" w:rsidRPr="000335C5" w:rsidRDefault="003E6F52" w:rsidP="00373BFD">
            <w:pPr>
              <w:contextualSpacing/>
              <w:rPr>
                <w:rFonts w:ascii="Arial" w:hAnsi="Arial" w:cs="Arial"/>
                <w:sz w:val="18"/>
                <w:szCs w:val="18"/>
                <w:lang w:val="tr-TR" w:eastAsia="tr-TR"/>
              </w:rPr>
            </w:pPr>
            <w:proofErr w:type="spellStart"/>
            <w:r w:rsidRPr="003E6F52">
              <w:rPr>
                <w:rFonts w:ascii="Arial" w:hAnsi="Arial" w:cs="Arial"/>
                <w:sz w:val="18"/>
                <w:szCs w:val="18"/>
                <w:lang w:eastAsia="tr-TR"/>
              </w:rPr>
              <w:t>Düzenli</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ve</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düzensiz</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şekilli</w:t>
            </w:r>
            <w:proofErr w:type="spellEnd"/>
            <w:r w:rsidRPr="003E6F52">
              <w:rPr>
                <w:rFonts w:ascii="Arial" w:hAnsi="Arial" w:cs="Arial"/>
                <w:sz w:val="18"/>
                <w:szCs w:val="18"/>
                <w:lang w:eastAsia="tr-TR"/>
              </w:rPr>
              <w:t xml:space="preserve"> PLA </w:t>
            </w:r>
            <w:proofErr w:type="spellStart"/>
            <w:r w:rsidRPr="003E6F52">
              <w:rPr>
                <w:rFonts w:ascii="Arial" w:hAnsi="Arial" w:cs="Arial"/>
                <w:sz w:val="18"/>
                <w:szCs w:val="18"/>
                <w:lang w:eastAsia="tr-TR"/>
              </w:rPr>
              <w:t>parçacıklar</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için</w:t>
            </w:r>
            <w:proofErr w:type="spellEnd"/>
            <w:r w:rsidRPr="003E6F52">
              <w:rPr>
                <w:rFonts w:ascii="Arial" w:hAnsi="Arial" w:cs="Arial"/>
                <w:sz w:val="18"/>
                <w:szCs w:val="18"/>
                <w:lang w:eastAsia="tr-TR"/>
              </w:rPr>
              <w:t xml:space="preserve"> TED </w:t>
            </w:r>
            <w:proofErr w:type="spellStart"/>
            <w:r w:rsidRPr="003E6F52">
              <w:rPr>
                <w:rFonts w:ascii="Arial" w:hAnsi="Arial" w:cs="Arial"/>
                <w:sz w:val="18"/>
                <w:szCs w:val="18"/>
                <w:lang w:eastAsia="tr-TR"/>
              </w:rPr>
              <w:t>Üniversitesi</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Mühendislik</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Fakültesi’nde</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mevcut</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bulunan</w:t>
            </w:r>
            <w:proofErr w:type="spellEnd"/>
            <w:r w:rsidRPr="003E6F52">
              <w:rPr>
                <w:rFonts w:ascii="Arial" w:hAnsi="Arial" w:cs="Arial"/>
                <w:sz w:val="18"/>
                <w:szCs w:val="18"/>
                <w:lang w:eastAsia="tr-TR"/>
              </w:rPr>
              <w:t xml:space="preserve"> Raise3D-N2 model 3-B </w:t>
            </w:r>
            <w:proofErr w:type="spellStart"/>
            <w:r w:rsidRPr="003E6F52">
              <w:rPr>
                <w:rFonts w:ascii="Arial" w:hAnsi="Arial" w:cs="Arial"/>
                <w:sz w:val="18"/>
                <w:szCs w:val="18"/>
                <w:lang w:eastAsia="tr-TR"/>
              </w:rPr>
              <w:t>yazıcı</w:t>
            </w:r>
            <w:proofErr w:type="spellEnd"/>
            <w:r w:rsidRPr="003E6F52">
              <w:rPr>
                <w:rFonts w:ascii="Arial" w:hAnsi="Arial" w:cs="Arial"/>
                <w:sz w:val="18"/>
                <w:szCs w:val="18"/>
                <w:lang w:eastAsia="tr-TR"/>
              </w:rPr>
              <w:t xml:space="preserve"> </w:t>
            </w:r>
            <w:proofErr w:type="spellStart"/>
            <w:r w:rsidRPr="003E6F52">
              <w:rPr>
                <w:rFonts w:ascii="Arial" w:hAnsi="Arial" w:cs="Arial"/>
                <w:sz w:val="18"/>
                <w:szCs w:val="18"/>
                <w:lang w:eastAsia="tr-TR"/>
              </w:rPr>
              <w:t>kullanılacaktır</w:t>
            </w:r>
            <w:proofErr w:type="spellEnd"/>
            <w:r w:rsidR="007B4B50">
              <w:rPr>
                <w:rFonts w:ascii="Arial" w:hAnsi="Arial" w:cs="Arial"/>
                <w:sz w:val="18"/>
                <w:szCs w:val="18"/>
                <w:lang w:eastAsia="tr-TR"/>
              </w:rPr>
              <w:t xml:space="preserve"> (İP-1)</w:t>
            </w:r>
          </w:p>
        </w:tc>
      </w:tr>
    </w:tbl>
    <w:p w14:paraId="6E2AF218" w14:textId="48040B9B" w:rsidR="00BB4D28" w:rsidRDefault="00BB4D28" w:rsidP="00373BFD">
      <w:pPr>
        <w:pStyle w:val="WW-NormalWeb1"/>
        <w:spacing w:before="0" w:after="0"/>
        <w:contextualSpacing/>
        <w:jc w:val="both"/>
        <w:rPr>
          <w:rFonts w:ascii="Arial" w:hAnsi="Arial" w:cs="Arial"/>
          <w:sz w:val="18"/>
          <w:szCs w:val="18"/>
        </w:rPr>
      </w:pPr>
      <w:r w:rsidRPr="000335C5">
        <w:rPr>
          <w:rFonts w:ascii="Arial" w:hAnsi="Arial" w:cs="Arial"/>
          <w:b/>
          <w:bCs/>
          <w:sz w:val="18"/>
          <w:szCs w:val="18"/>
        </w:rPr>
        <w:t xml:space="preserve">(*) </w:t>
      </w:r>
      <w:r w:rsidRPr="000335C5">
        <w:rPr>
          <w:rFonts w:ascii="Arial" w:hAnsi="Arial" w:cs="Arial"/>
          <w:sz w:val="18"/>
          <w:szCs w:val="18"/>
        </w:rPr>
        <w:t>Tablodaki satırlar gerektiği kadar genişletilebilir ve çoğaltılabilir.</w:t>
      </w:r>
    </w:p>
    <w:p w14:paraId="5E3E24D4" w14:textId="0150EB6A" w:rsidR="00511B52" w:rsidRDefault="00511B52" w:rsidP="00373BFD">
      <w:pPr>
        <w:pStyle w:val="WW-NormalWeb1"/>
        <w:spacing w:before="0" w:after="0"/>
        <w:contextualSpacing/>
        <w:jc w:val="both"/>
        <w:rPr>
          <w:rFonts w:ascii="Arial" w:hAnsi="Arial" w:cs="Arial"/>
          <w:sz w:val="18"/>
          <w:szCs w:val="18"/>
        </w:rPr>
      </w:pPr>
    </w:p>
    <w:p w14:paraId="1863E361" w14:textId="0B59FF9B" w:rsidR="00511B52" w:rsidRDefault="00511B52" w:rsidP="00373BFD">
      <w:pPr>
        <w:pStyle w:val="WW-NormalWeb1"/>
        <w:spacing w:before="0" w:after="0"/>
        <w:contextualSpacing/>
        <w:jc w:val="both"/>
        <w:rPr>
          <w:rFonts w:ascii="Arial" w:hAnsi="Arial" w:cs="Arial"/>
          <w:sz w:val="18"/>
          <w:szCs w:val="18"/>
        </w:rPr>
      </w:pPr>
    </w:p>
    <w:p w14:paraId="16AF9AAD" w14:textId="1165E827" w:rsidR="00511B52" w:rsidRDefault="00511B52" w:rsidP="00373BFD">
      <w:pPr>
        <w:pStyle w:val="WW-NormalWeb1"/>
        <w:spacing w:before="0" w:after="0"/>
        <w:contextualSpacing/>
        <w:jc w:val="both"/>
        <w:rPr>
          <w:rFonts w:ascii="Arial" w:hAnsi="Arial" w:cs="Arial"/>
          <w:sz w:val="18"/>
          <w:szCs w:val="18"/>
        </w:rPr>
      </w:pPr>
    </w:p>
    <w:p w14:paraId="0D87CD94" w14:textId="77777777" w:rsidR="00511B52" w:rsidRPr="000335C5" w:rsidRDefault="00511B52" w:rsidP="00373BFD">
      <w:pPr>
        <w:pStyle w:val="WW-NormalWeb1"/>
        <w:spacing w:before="0" w:after="0"/>
        <w:contextualSpacing/>
        <w:jc w:val="both"/>
        <w:rPr>
          <w:rFonts w:ascii="Arial" w:hAnsi="Arial" w:cs="Arial"/>
          <w:sz w:val="18"/>
          <w:szCs w:val="18"/>
        </w:rPr>
      </w:pPr>
    </w:p>
    <w:p w14:paraId="00967AC2" w14:textId="77777777" w:rsidR="00BB4D28" w:rsidRPr="000335C5" w:rsidRDefault="00BB4D28" w:rsidP="00373BFD">
      <w:pPr>
        <w:widowControl/>
        <w:suppressAutoHyphens w:val="0"/>
        <w:contextualSpacing/>
        <w:rPr>
          <w:rFonts w:ascii="Arial" w:hAnsi="Arial" w:cs="Arial"/>
          <w:bCs/>
          <w:sz w:val="18"/>
          <w:szCs w:val="18"/>
          <w:lang w:val="tr-TR"/>
        </w:rPr>
      </w:pPr>
    </w:p>
    <w:p w14:paraId="27F017A8" w14:textId="77777777" w:rsidR="00FA71F9" w:rsidRPr="000335C5" w:rsidRDefault="00FA71F9" w:rsidP="00FA71F9">
      <w:pPr>
        <w:pStyle w:val="WW-NormalWeb1"/>
        <w:numPr>
          <w:ilvl w:val="0"/>
          <w:numId w:val="23"/>
        </w:numPr>
        <w:spacing w:before="0" w:after="0"/>
        <w:ind w:left="0" w:firstLine="0"/>
        <w:contextualSpacing/>
        <w:jc w:val="both"/>
        <w:rPr>
          <w:rFonts w:ascii="Arial" w:hAnsi="Arial" w:cs="Arial"/>
          <w:b/>
          <w:bCs/>
          <w:sz w:val="18"/>
          <w:szCs w:val="18"/>
        </w:rPr>
      </w:pPr>
      <w:r w:rsidRPr="000335C5">
        <w:rPr>
          <w:rFonts w:ascii="Arial" w:hAnsi="Arial" w:cs="Arial"/>
          <w:b/>
          <w:bCs/>
          <w:sz w:val="18"/>
          <w:szCs w:val="18"/>
        </w:rPr>
        <w:lastRenderedPageBreak/>
        <w:t>YAYGIN ETKİ</w:t>
      </w:r>
    </w:p>
    <w:p w14:paraId="40C83DD5" w14:textId="77777777" w:rsidR="00FA71F9" w:rsidRPr="00BE5F5C" w:rsidRDefault="00FA71F9" w:rsidP="00FA71F9">
      <w:pPr>
        <w:widowControl/>
        <w:tabs>
          <w:tab w:val="left" w:pos="426"/>
        </w:tabs>
        <w:suppressAutoHyphens w:val="0"/>
        <w:contextualSpacing/>
        <w:jc w:val="both"/>
        <w:rPr>
          <w:rFonts w:ascii="Arial" w:hAnsi="Arial" w:cs="Arial"/>
          <w:bCs/>
          <w:sz w:val="10"/>
          <w:szCs w:val="10"/>
          <w:lang w:val="tr-TR"/>
        </w:rPr>
      </w:pPr>
    </w:p>
    <w:p w14:paraId="5CF8E364" w14:textId="77777777" w:rsidR="00EB52D2" w:rsidRPr="000335C5" w:rsidRDefault="00EB52D2" w:rsidP="00EB52D2">
      <w:pPr>
        <w:tabs>
          <w:tab w:val="left" w:pos="9470"/>
        </w:tabs>
        <w:jc w:val="both"/>
        <w:rPr>
          <w:rFonts w:ascii="Arial" w:hAnsi="Arial" w:cs="Arial"/>
          <w:bCs/>
          <w:sz w:val="18"/>
          <w:szCs w:val="18"/>
          <w:lang w:val="tr-TR"/>
        </w:rPr>
      </w:pPr>
      <w:r w:rsidRPr="000335C5">
        <w:rPr>
          <w:rFonts w:ascii="Arial" w:hAnsi="Arial" w:cs="Arial"/>
          <w:bCs/>
          <w:sz w:val="18"/>
          <w:szCs w:val="18"/>
          <w:lang w:val="tr-TR"/>
        </w:rPr>
        <w:t xml:space="preserve">Proje başarıyla gerçekleştirildiği </w:t>
      </w:r>
      <w:r w:rsidRPr="000335C5">
        <w:rPr>
          <w:rFonts w:ascii="Arial" w:hAnsi="Arial" w:cs="Arial"/>
          <w:sz w:val="18"/>
          <w:szCs w:val="18"/>
          <w:lang w:val="tr-TR"/>
        </w:rPr>
        <w:t>takdirde projeden elde edilmesi öngörülen çıktılar, bu çıktıların paylaşımı ve yayılımına yönelik faaliyet(</w:t>
      </w:r>
      <w:proofErr w:type="spellStart"/>
      <w:r w:rsidRPr="000335C5">
        <w:rPr>
          <w:rFonts w:ascii="Arial" w:hAnsi="Arial" w:cs="Arial"/>
          <w:sz w:val="18"/>
          <w:szCs w:val="18"/>
          <w:lang w:val="tr-TR"/>
        </w:rPr>
        <w:t>ler</w:t>
      </w:r>
      <w:proofErr w:type="spellEnd"/>
      <w:r w:rsidRPr="000335C5">
        <w:rPr>
          <w:rFonts w:ascii="Arial" w:hAnsi="Arial" w:cs="Arial"/>
          <w:sz w:val="18"/>
          <w:szCs w:val="18"/>
          <w:lang w:val="tr-TR"/>
        </w:rPr>
        <w:t>)/ürün(</w:t>
      </w:r>
      <w:proofErr w:type="spellStart"/>
      <w:r w:rsidRPr="000335C5">
        <w:rPr>
          <w:rFonts w:ascii="Arial" w:hAnsi="Arial" w:cs="Arial"/>
          <w:sz w:val="18"/>
          <w:szCs w:val="18"/>
          <w:lang w:val="tr-TR"/>
        </w:rPr>
        <w:t>ler</w:t>
      </w:r>
      <w:proofErr w:type="spellEnd"/>
      <w:r w:rsidRPr="000335C5">
        <w:rPr>
          <w:rFonts w:ascii="Arial" w:hAnsi="Arial" w:cs="Arial"/>
          <w:sz w:val="18"/>
          <w:szCs w:val="18"/>
          <w:lang w:val="tr-TR"/>
        </w:rPr>
        <w:t>)/hizmet(</w:t>
      </w:r>
      <w:proofErr w:type="spellStart"/>
      <w:r w:rsidRPr="000335C5">
        <w:rPr>
          <w:rFonts w:ascii="Arial" w:hAnsi="Arial" w:cs="Arial"/>
          <w:sz w:val="18"/>
          <w:szCs w:val="18"/>
          <w:lang w:val="tr-TR"/>
        </w:rPr>
        <w:t>ler</w:t>
      </w:r>
      <w:proofErr w:type="spellEnd"/>
      <w:r w:rsidRPr="000335C5">
        <w:rPr>
          <w:rFonts w:ascii="Arial" w:hAnsi="Arial" w:cs="Arial"/>
          <w:sz w:val="18"/>
          <w:szCs w:val="18"/>
          <w:lang w:val="tr-TR"/>
        </w:rPr>
        <w:t xml:space="preserve">) ile projeden oluşması öngörülen etkiler </w:t>
      </w:r>
      <w:r w:rsidRPr="000335C5">
        <w:rPr>
          <w:rFonts w:ascii="Arial" w:hAnsi="Arial" w:cs="Arial"/>
          <w:bCs/>
          <w:sz w:val="18"/>
          <w:szCs w:val="18"/>
          <w:lang w:val="tr-TR"/>
        </w:rPr>
        <w:t xml:space="preserve">kısa ve net cümlelerle ilgili bölümde belirtilmelidir. </w:t>
      </w:r>
    </w:p>
    <w:p w14:paraId="53384EBD" w14:textId="77777777" w:rsidR="00EB52D2" w:rsidRPr="00BE5F5C" w:rsidRDefault="00EB52D2" w:rsidP="00EB52D2">
      <w:pPr>
        <w:ind w:firstLine="426"/>
        <w:jc w:val="both"/>
        <w:rPr>
          <w:rFonts w:ascii="Arial" w:hAnsi="Arial" w:cs="Arial"/>
          <w:bCs/>
          <w:sz w:val="10"/>
          <w:szCs w:val="10"/>
          <w:lang w:val="tr-TR"/>
        </w:rPr>
      </w:pPr>
    </w:p>
    <w:p w14:paraId="32319994" w14:textId="77777777" w:rsidR="00EB52D2" w:rsidRPr="000335C5" w:rsidRDefault="00EB52D2" w:rsidP="00EB52D2">
      <w:pPr>
        <w:numPr>
          <w:ilvl w:val="1"/>
          <w:numId w:val="23"/>
        </w:numPr>
        <w:ind w:left="0" w:firstLine="0"/>
        <w:rPr>
          <w:rFonts w:ascii="Arial" w:hAnsi="Arial" w:cs="Arial"/>
          <w:b/>
          <w:sz w:val="18"/>
          <w:szCs w:val="18"/>
          <w:lang w:val="tr-TR"/>
        </w:rPr>
      </w:pPr>
      <w:r w:rsidRPr="000335C5">
        <w:rPr>
          <w:rFonts w:ascii="Arial" w:hAnsi="Arial" w:cs="Arial"/>
          <w:b/>
          <w:sz w:val="18"/>
          <w:szCs w:val="18"/>
          <w:lang w:val="tr-TR"/>
        </w:rPr>
        <w:t>Projeden Elde Edilmesi Öngörülen Çıktılara İlişkin Bilgiler</w:t>
      </w:r>
    </w:p>
    <w:p w14:paraId="33DD9257" w14:textId="77777777" w:rsidR="00EB52D2" w:rsidRPr="00BE5F5C" w:rsidRDefault="00EB52D2" w:rsidP="00EB52D2">
      <w:pPr>
        <w:ind w:left="720"/>
        <w:rPr>
          <w:rFonts w:ascii="Arial" w:hAnsi="Arial" w:cs="Arial"/>
          <w:b/>
          <w:sz w:val="10"/>
          <w:szCs w:val="10"/>
          <w:lang w:val="tr-TR"/>
        </w:rPr>
      </w:pPr>
    </w:p>
    <w:p w14:paraId="5643E9B2" w14:textId="77777777" w:rsidR="00EB52D2" w:rsidRPr="000335C5" w:rsidRDefault="00EB52D2" w:rsidP="00EB52D2">
      <w:pPr>
        <w:tabs>
          <w:tab w:val="left" w:pos="9922"/>
        </w:tabs>
        <w:jc w:val="both"/>
        <w:rPr>
          <w:rFonts w:ascii="Arial" w:hAnsi="Arial" w:cs="Arial"/>
          <w:bCs/>
          <w:sz w:val="18"/>
          <w:szCs w:val="18"/>
          <w:lang w:val="tr-TR"/>
        </w:rPr>
      </w:pPr>
      <w:r w:rsidRPr="000335C5">
        <w:rPr>
          <w:rFonts w:ascii="Arial" w:hAnsi="Arial" w:cs="Arial"/>
          <w:bCs/>
          <w:sz w:val="18"/>
          <w:szCs w:val="18"/>
          <w:lang w:val="tr-TR"/>
        </w:rPr>
        <w:t>Bu bölümde, projeden elde edilmesi öngörülen çıktılara yer verilmelidir. Söz konusu çıktılar, amaçlarına göre belirlenen kategorilere ayrılarak belirtilmeli, nicel gösterge ve hedeflere dayandırılmalı ve varsa bu çıktıları kullanacak kurum/kuruluş(</w:t>
      </w:r>
      <w:proofErr w:type="spellStart"/>
      <w:r w:rsidRPr="000335C5">
        <w:rPr>
          <w:rFonts w:ascii="Arial" w:hAnsi="Arial" w:cs="Arial"/>
          <w:bCs/>
          <w:sz w:val="18"/>
          <w:szCs w:val="18"/>
          <w:lang w:val="tr-TR"/>
        </w:rPr>
        <w:t>lar</w:t>
      </w:r>
      <w:proofErr w:type="spellEnd"/>
      <w:r w:rsidRPr="000335C5">
        <w:rPr>
          <w:rFonts w:ascii="Arial" w:hAnsi="Arial" w:cs="Arial"/>
          <w:bCs/>
          <w:sz w:val="18"/>
          <w:szCs w:val="18"/>
          <w:lang w:val="tr-TR"/>
        </w:rPr>
        <w:t>)a ilişkin bilgi verilmelidir. Her bir çıktının elde edilmesinin öngörüldüğü zaman aralığı belirtilmelidir.</w:t>
      </w:r>
    </w:p>
    <w:p w14:paraId="0669468E" w14:textId="77777777" w:rsidR="00EB52D2" w:rsidRPr="000335C5" w:rsidRDefault="00EB52D2" w:rsidP="00EB52D2">
      <w:pPr>
        <w:tabs>
          <w:tab w:val="left" w:pos="9745"/>
        </w:tabs>
        <w:ind w:firstLine="284"/>
        <w:jc w:val="both"/>
        <w:rPr>
          <w:rFonts w:ascii="Arial" w:hAnsi="Arial" w:cs="Arial"/>
          <w:b/>
          <w:sz w:val="18"/>
          <w:szCs w:val="18"/>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5103"/>
        <w:gridCol w:w="1660"/>
      </w:tblGrid>
      <w:tr w:rsidR="00EB52D2" w:rsidRPr="000335C5" w14:paraId="4E216E4C" w14:textId="77777777" w:rsidTr="000A72F8">
        <w:trPr>
          <w:trHeight w:val="460"/>
        </w:trPr>
        <w:tc>
          <w:tcPr>
            <w:tcW w:w="2864" w:type="dxa"/>
            <w:shd w:val="clear" w:color="auto" w:fill="E7E6E6"/>
            <w:vAlign w:val="center"/>
          </w:tcPr>
          <w:p w14:paraId="0FC476DA" w14:textId="77777777" w:rsidR="00EB52D2" w:rsidRPr="000335C5" w:rsidRDefault="00EB52D2" w:rsidP="005F555E">
            <w:pPr>
              <w:jc w:val="center"/>
              <w:rPr>
                <w:rFonts w:ascii="Arial" w:hAnsi="Arial" w:cs="Arial"/>
                <w:b/>
                <w:bCs/>
                <w:sz w:val="18"/>
                <w:szCs w:val="18"/>
                <w:lang w:val="tr-TR"/>
              </w:rPr>
            </w:pPr>
            <w:r w:rsidRPr="000335C5">
              <w:rPr>
                <w:rFonts w:ascii="Arial" w:hAnsi="Arial" w:cs="Arial"/>
                <w:b/>
                <w:bCs/>
                <w:sz w:val="18"/>
                <w:szCs w:val="18"/>
                <w:lang w:val="tr-TR"/>
              </w:rPr>
              <w:t>Çıktı Türü</w:t>
            </w:r>
          </w:p>
        </w:tc>
        <w:tc>
          <w:tcPr>
            <w:tcW w:w="5103" w:type="dxa"/>
            <w:vAlign w:val="center"/>
          </w:tcPr>
          <w:p w14:paraId="7F1044AF" w14:textId="77777777" w:rsidR="00EB52D2" w:rsidRPr="000335C5" w:rsidRDefault="00630887" w:rsidP="005F555E">
            <w:pPr>
              <w:jc w:val="center"/>
              <w:rPr>
                <w:rFonts w:ascii="Arial" w:hAnsi="Arial" w:cs="Arial"/>
                <w:b/>
                <w:bCs/>
                <w:sz w:val="18"/>
                <w:szCs w:val="18"/>
                <w:lang w:val="tr-TR"/>
              </w:rPr>
            </w:pPr>
            <w:r w:rsidRPr="000335C5">
              <w:rPr>
                <w:rFonts w:ascii="Arial" w:hAnsi="Arial" w:cs="Arial"/>
                <w:b/>
                <w:bCs/>
                <w:sz w:val="18"/>
                <w:szCs w:val="18"/>
                <w:lang w:val="tr-TR"/>
              </w:rPr>
              <w:t xml:space="preserve"> Öngörülen </w:t>
            </w:r>
            <w:r w:rsidR="00EB52D2" w:rsidRPr="000335C5">
              <w:rPr>
                <w:rFonts w:ascii="Arial" w:hAnsi="Arial" w:cs="Arial"/>
                <w:b/>
                <w:bCs/>
                <w:sz w:val="18"/>
                <w:szCs w:val="18"/>
                <w:lang w:val="tr-TR"/>
              </w:rPr>
              <w:t>Çıktı</w:t>
            </w:r>
            <w:r w:rsidRPr="000335C5">
              <w:rPr>
                <w:rFonts w:ascii="Arial" w:hAnsi="Arial" w:cs="Arial"/>
                <w:b/>
                <w:bCs/>
                <w:sz w:val="18"/>
                <w:szCs w:val="18"/>
                <w:lang w:val="tr-TR"/>
              </w:rPr>
              <w:t xml:space="preserve"> (</w:t>
            </w:r>
            <w:proofErr w:type="spellStart"/>
            <w:r w:rsidRPr="000335C5">
              <w:rPr>
                <w:rFonts w:ascii="Arial" w:hAnsi="Arial" w:cs="Arial"/>
                <w:b/>
                <w:bCs/>
                <w:sz w:val="18"/>
                <w:szCs w:val="18"/>
                <w:lang w:val="tr-TR"/>
              </w:rPr>
              <w:t>lar</w:t>
            </w:r>
            <w:proofErr w:type="spellEnd"/>
            <w:r w:rsidRPr="000335C5">
              <w:rPr>
                <w:rFonts w:ascii="Arial" w:hAnsi="Arial" w:cs="Arial"/>
                <w:b/>
                <w:bCs/>
                <w:sz w:val="18"/>
                <w:szCs w:val="18"/>
                <w:lang w:val="tr-TR"/>
              </w:rPr>
              <w:t>)</w:t>
            </w:r>
          </w:p>
        </w:tc>
        <w:tc>
          <w:tcPr>
            <w:tcW w:w="1660" w:type="dxa"/>
            <w:vAlign w:val="center"/>
          </w:tcPr>
          <w:p w14:paraId="2E27F652" w14:textId="77777777" w:rsidR="00EB52D2" w:rsidRPr="000335C5" w:rsidRDefault="00EB52D2" w:rsidP="005F555E">
            <w:pPr>
              <w:ind w:left="312"/>
              <w:jc w:val="center"/>
              <w:rPr>
                <w:rFonts w:ascii="Arial" w:hAnsi="Arial" w:cs="Arial"/>
                <w:b/>
                <w:bCs/>
                <w:sz w:val="18"/>
                <w:szCs w:val="18"/>
                <w:lang w:val="tr-TR"/>
              </w:rPr>
            </w:pPr>
            <w:r w:rsidRPr="000335C5">
              <w:rPr>
                <w:rFonts w:ascii="Arial" w:hAnsi="Arial" w:cs="Arial"/>
                <w:b/>
                <w:bCs/>
                <w:sz w:val="18"/>
                <w:szCs w:val="18"/>
                <w:lang w:val="tr-TR"/>
              </w:rPr>
              <w:t xml:space="preserve">Çıktının Elde Edilmesi </w:t>
            </w:r>
            <w:r w:rsidR="004C10B1" w:rsidRPr="000335C5">
              <w:rPr>
                <w:rFonts w:ascii="Arial" w:hAnsi="Arial" w:cs="Arial"/>
                <w:b/>
                <w:bCs/>
                <w:sz w:val="18"/>
                <w:szCs w:val="18"/>
                <w:lang w:val="tr-TR"/>
              </w:rPr>
              <w:t xml:space="preserve">için </w:t>
            </w:r>
            <w:r w:rsidRPr="000335C5">
              <w:rPr>
                <w:rFonts w:ascii="Arial" w:hAnsi="Arial" w:cs="Arial"/>
                <w:b/>
                <w:bCs/>
                <w:sz w:val="18"/>
                <w:szCs w:val="18"/>
                <w:lang w:val="tr-TR"/>
              </w:rPr>
              <w:t>Öngörülen Zaman Aralığı (*)</w:t>
            </w:r>
          </w:p>
        </w:tc>
      </w:tr>
      <w:tr w:rsidR="00EB52D2" w:rsidRPr="000335C5" w14:paraId="5360BCCF" w14:textId="77777777" w:rsidTr="000A72F8">
        <w:trPr>
          <w:trHeight w:val="1181"/>
        </w:trPr>
        <w:tc>
          <w:tcPr>
            <w:tcW w:w="2864" w:type="dxa"/>
            <w:shd w:val="clear" w:color="auto" w:fill="E7E6E6"/>
          </w:tcPr>
          <w:p w14:paraId="73913086" w14:textId="77777777" w:rsidR="00EB52D2" w:rsidRPr="000335C5" w:rsidRDefault="00EB52D2" w:rsidP="005F555E">
            <w:pPr>
              <w:jc w:val="both"/>
              <w:rPr>
                <w:rFonts w:ascii="Arial" w:hAnsi="Arial" w:cs="Arial"/>
                <w:bCs/>
                <w:sz w:val="18"/>
                <w:szCs w:val="18"/>
                <w:lang w:val="tr-TR"/>
              </w:rPr>
            </w:pPr>
            <w:r w:rsidRPr="000335C5">
              <w:rPr>
                <w:rFonts w:ascii="Arial" w:hAnsi="Arial" w:cs="Arial"/>
                <w:b/>
                <w:bCs/>
                <w:sz w:val="18"/>
                <w:szCs w:val="18"/>
                <w:lang w:val="tr-TR"/>
              </w:rPr>
              <w:t>Bilimsel/Akademik Çıktılar</w:t>
            </w:r>
            <w:r w:rsidRPr="000335C5">
              <w:rPr>
                <w:rFonts w:ascii="Arial" w:hAnsi="Arial" w:cs="Arial"/>
                <w:bCs/>
                <w:sz w:val="18"/>
                <w:szCs w:val="18"/>
                <w:lang w:val="tr-TR"/>
              </w:rPr>
              <w:t xml:space="preserve"> (Bildiri, Makale, Kitap Bölümü, Kitap vb.):</w:t>
            </w:r>
          </w:p>
        </w:tc>
        <w:tc>
          <w:tcPr>
            <w:tcW w:w="5103" w:type="dxa"/>
          </w:tcPr>
          <w:p w14:paraId="23FF797F" w14:textId="4662E1CB" w:rsidR="0022531C" w:rsidRPr="0022531C" w:rsidRDefault="00AE303A" w:rsidP="008349F0">
            <w:pPr>
              <w:jc w:val="both"/>
              <w:rPr>
                <w:rFonts w:ascii="Arial" w:hAnsi="Arial" w:cs="Arial"/>
                <w:sz w:val="18"/>
                <w:szCs w:val="18"/>
                <w:lang w:val="tr-TR"/>
              </w:rPr>
            </w:pPr>
            <w:r w:rsidRPr="00AE303A">
              <w:rPr>
                <w:rFonts w:ascii="Arial" w:hAnsi="Arial" w:cs="Arial"/>
                <w:sz w:val="18"/>
                <w:szCs w:val="18"/>
                <w:lang w:val="tr-TR"/>
              </w:rPr>
              <w:t xml:space="preserve">Proje sonunda elde edilecek verilerin çıktıların yaygınlaştırılması amacıyla olan Marine </w:t>
            </w:r>
            <w:proofErr w:type="spellStart"/>
            <w:r w:rsidRPr="00AE303A">
              <w:rPr>
                <w:rFonts w:ascii="Arial" w:hAnsi="Arial" w:cs="Arial"/>
                <w:sz w:val="18"/>
                <w:szCs w:val="18"/>
                <w:lang w:val="tr-TR"/>
              </w:rPr>
              <w:t>Pollution</w:t>
            </w:r>
            <w:proofErr w:type="spellEnd"/>
            <w:r w:rsidRPr="00AE303A">
              <w:rPr>
                <w:rFonts w:ascii="Arial" w:hAnsi="Arial" w:cs="Arial"/>
                <w:sz w:val="18"/>
                <w:szCs w:val="18"/>
                <w:lang w:val="tr-TR"/>
              </w:rPr>
              <w:t xml:space="preserve"> </w:t>
            </w:r>
            <w:proofErr w:type="spellStart"/>
            <w:r w:rsidRPr="00AE303A">
              <w:rPr>
                <w:rFonts w:ascii="Arial" w:hAnsi="Arial" w:cs="Arial"/>
                <w:sz w:val="18"/>
                <w:szCs w:val="18"/>
                <w:lang w:val="tr-TR"/>
              </w:rPr>
              <w:t>Bulletin</w:t>
            </w:r>
            <w:proofErr w:type="spellEnd"/>
            <w:r w:rsidR="008349F0">
              <w:rPr>
                <w:rFonts w:ascii="Arial" w:hAnsi="Arial" w:cs="Arial"/>
                <w:sz w:val="18"/>
                <w:szCs w:val="18"/>
                <w:lang w:val="tr-TR"/>
              </w:rPr>
              <w:t xml:space="preserve"> (E.F. </w:t>
            </w:r>
            <w:r w:rsidR="008349F0" w:rsidRPr="00AE303A">
              <w:rPr>
                <w:rFonts w:ascii="Arial" w:hAnsi="Arial" w:cs="Arial"/>
                <w:sz w:val="18"/>
                <w:szCs w:val="18"/>
                <w:lang w:val="tr-TR"/>
              </w:rPr>
              <w:t>5.553</w:t>
            </w:r>
            <w:r w:rsidR="008349F0">
              <w:rPr>
                <w:rFonts w:ascii="Arial" w:hAnsi="Arial" w:cs="Arial"/>
                <w:sz w:val="18"/>
                <w:szCs w:val="18"/>
                <w:lang w:val="tr-TR"/>
              </w:rPr>
              <w:t>)</w:t>
            </w:r>
            <w:r w:rsidRPr="00AE303A">
              <w:rPr>
                <w:rFonts w:ascii="Arial" w:hAnsi="Arial" w:cs="Arial"/>
                <w:sz w:val="18"/>
                <w:szCs w:val="18"/>
                <w:lang w:val="tr-TR"/>
              </w:rPr>
              <w:t xml:space="preserve"> ve </w:t>
            </w:r>
            <w:proofErr w:type="spellStart"/>
            <w:r w:rsidRPr="00AE303A">
              <w:rPr>
                <w:rFonts w:ascii="Arial" w:hAnsi="Arial" w:cs="Arial"/>
                <w:sz w:val="18"/>
                <w:szCs w:val="18"/>
                <w:lang w:val="tr-TR"/>
              </w:rPr>
              <w:t>Environmental</w:t>
            </w:r>
            <w:proofErr w:type="spellEnd"/>
            <w:r w:rsidRPr="00AE303A">
              <w:rPr>
                <w:rFonts w:ascii="Arial" w:hAnsi="Arial" w:cs="Arial"/>
                <w:sz w:val="18"/>
                <w:szCs w:val="18"/>
                <w:lang w:val="tr-TR"/>
              </w:rPr>
              <w:t xml:space="preserve"> </w:t>
            </w:r>
            <w:proofErr w:type="spellStart"/>
            <w:r w:rsidRPr="00AE303A">
              <w:rPr>
                <w:rFonts w:ascii="Arial" w:hAnsi="Arial" w:cs="Arial"/>
                <w:sz w:val="18"/>
                <w:szCs w:val="18"/>
                <w:lang w:val="tr-TR"/>
              </w:rPr>
              <w:t>Science</w:t>
            </w:r>
            <w:proofErr w:type="spellEnd"/>
            <w:r w:rsidRPr="00AE303A">
              <w:rPr>
                <w:rFonts w:ascii="Arial" w:hAnsi="Arial" w:cs="Arial"/>
                <w:sz w:val="18"/>
                <w:szCs w:val="18"/>
                <w:lang w:val="tr-TR"/>
              </w:rPr>
              <w:t xml:space="preserve"> </w:t>
            </w:r>
            <w:proofErr w:type="spellStart"/>
            <w:r w:rsidRPr="00AE303A">
              <w:rPr>
                <w:rFonts w:ascii="Arial" w:hAnsi="Arial" w:cs="Arial"/>
                <w:sz w:val="18"/>
                <w:szCs w:val="18"/>
                <w:lang w:val="tr-TR"/>
              </w:rPr>
              <w:t>and</w:t>
            </w:r>
            <w:proofErr w:type="spellEnd"/>
            <w:r w:rsidRPr="00AE303A">
              <w:rPr>
                <w:rFonts w:ascii="Arial" w:hAnsi="Arial" w:cs="Arial"/>
                <w:sz w:val="18"/>
                <w:szCs w:val="18"/>
                <w:lang w:val="tr-TR"/>
              </w:rPr>
              <w:t xml:space="preserve"> </w:t>
            </w:r>
            <w:proofErr w:type="spellStart"/>
            <w:r w:rsidRPr="00AE303A">
              <w:rPr>
                <w:rFonts w:ascii="Arial" w:hAnsi="Arial" w:cs="Arial"/>
                <w:sz w:val="18"/>
                <w:szCs w:val="18"/>
                <w:lang w:val="tr-TR"/>
              </w:rPr>
              <w:t>Technology</w:t>
            </w:r>
            <w:proofErr w:type="spellEnd"/>
            <w:r w:rsidR="008349F0">
              <w:rPr>
                <w:rFonts w:ascii="Arial" w:hAnsi="Arial" w:cs="Arial"/>
                <w:sz w:val="18"/>
                <w:szCs w:val="18"/>
                <w:lang w:val="tr-TR"/>
              </w:rPr>
              <w:t xml:space="preserve"> (E.F. 9.028)</w:t>
            </w:r>
            <w:r w:rsidR="008349F0" w:rsidRPr="00AE303A">
              <w:rPr>
                <w:rFonts w:ascii="Arial" w:hAnsi="Arial" w:cs="Arial"/>
                <w:sz w:val="18"/>
                <w:szCs w:val="18"/>
                <w:lang w:val="tr-TR"/>
              </w:rPr>
              <w:t xml:space="preserve"> </w:t>
            </w:r>
            <w:r w:rsidRPr="00AE303A">
              <w:rPr>
                <w:rFonts w:ascii="Arial" w:hAnsi="Arial" w:cs="Arial"/>
                <w:sz w:val="18"/>
                <w:szCs w:val="18"/>
                <w:lang w:val="tr-TR"/>
              </w:rPr>
              <w:t xml:space="preserve"> dergilerinde 1’er makale olmak üzere 2 makalenin yayınlanması hedeflenmektedir. </w:t>
            </w:r>
          </w:p>
        </w:tc>
        <w:tc>
          <w:tcPr>
            <w:tcW w:w="1660" w:type="dxa"/>
          </w:tcPr>
          <w:p w14:paraId="2981710C" w14:textId="77777777" w:rsidR="00EB52D2" w:rsidRDefault="00EB52D2" w:rsidP="005F555E">
            <w:pPr>
              <w:ind w:left="312"/>
              <w:jc w:val="both"/>
              <w:rPr>
                <w:rFonts w:ascii="Arial" w:hAnsi="Arial" w:cs="Arial"/>
                <w:b/>
                <w:bCs/>
                <w:sz w:val="18"/>
                <w:szCs w:val="18"/>
                <w:lang w:val="tr-TR"/>
              </w:rPr>
            </w:pPr>
          </w:p>
          <w:p w14:paraId="0D9B0672" w14:textId="648AED16" w:rsidR="00EA1B55" w:rsidRDefault="0064780A" w:rsidP="005F555E">
            <w:pPr>
              <w:ind w:left="312"/>
              <w:jc w:val="both"/>
              <w:rPr>
                <w:rFonts w:ascii="Arial" w:hAnsi="Arial" w:cs="Arial"/>
                <w:sz w:val="18"/>
                <w:szCs w:val="18"/>
                <w:lang w:val="tr-TR"/>
              </w:rPr>
            </w:pPr>
            <w:r>
              <w:rPr>
                <w:rFonts w:ascii="Arial" w:hAnsi="Arial" w:cs="Arial"/>
                <w:sz w:val="18"/>
                <w:szCs w:val="18"/>
                <w:lang w:val="tr-TR"/>
              </w:rPr>
              <w:t>Makale 1: 18-24 ay</w:t>
            </w:r>
          </w:p>
          <w:p w14:paraId="4FF97312" w14:textId="77777777" w:rsidR="0064780A" w:rsidRDefault="0064780A" w:rsidP="005F555E">
            <w:pPr>
              <w:ind w:left="312"/>
              <w:jc w:val="both"/>
              <w:rPr>
                <w:rFonts w:ascii="Arial" w:hAnsi="Arial" w:cs="Arial"/>
                <w:sz w:val="18"/>
                <w:szCs w:val="18"/>
                <w:lang w:val="tr-TR"/>
              </w:rPr>
            </w:pPr>
            <w:r>
              <w:rPr>
                <w:rFonts w:ascii="Arial" w:hAnsi="Arial" w:cs="Arial"/>
                <w:sz w:val="18"/>
                <w:szCs w:val="18"/>
                <w:lang w:val="tr-TR"/>
              </w:rPr>
              <w:t>Makale 2: Proje sonrası</w:t>
            </w:r>
          </w:p>
          <w:p w14:paraId="1AE4B782" w14:textId="548CA6B9" w:rsidR="0064780A" w:rsidRPr="009C139E" w:rsidRDefault="0064780A" w:rsidP="00285787">
            <w:pPr>
              <w:ind w:left="312"/>
              <w:jc w:val="both"/>
              <w:rPr>
                <w:rFonts w:ascii="Arial" w:hAnsi="Arial" w:cs="Arial"/>
                <w:sz w:val="18"/>
                <w:szCs w:val="18"/>
                <w:lang w:val="tr-TR"/>
              </w:rPr>
            </w:pPr>
          </w:p>
        </w:tc>
      </w:tr>
      <w:tr w:rsidR="00EB52D2" w:rsidRPr="000335C5" w14:paraId="213CCDBF" w14:textId="77777777" w:rsidTr="000A72F8">
        <w:trPr>
          <w:trHeight w:val="1259"/>
        </w:trPr>
        <w:tc>
          <w:tcPr>
            <w:tcW w:w="2864" w:type="dxa"/>
            <w:shd w:val="clear" w:color="auto" w:fill="E7E6E6"/>
          </w:tcPr>
          <w:p w14:paraId="41382F16" w14:textId="77777777" w:rsidR="00EB52D2" w:rsidRPr="000335C5" w:rsidRDefault="00EB52D2" w:rsidP="00630887">
            <w:pPr>
              <w:spacing w:after="60"/>
              <w:jc w:val="both"/>
              <w:rPr>
                <w:rFonts w:ascii="Arial" w:hAnsi="Arial" w:cs="Arial"/>
                <w:bCs/>
                <w:sz w:val="18"/>
                <w:szCs w:val="18"/>
                <w:lang w:val="tr-TR"/>
              </w:rPr>
            </w:pPr>
            <w:r w:rsidRPr="000335C5">
              <w:rPr>
                <w:rFonts w:ascii="Arial" w:hAnsi="Arial" w:cs="Arial"/>
                <w:b/>
                <w:bCs/>
                <w:sz w:val="18"/>
                <w:szCs w:val="18"/>
                <w:lang w:val="tr-TR"/>
              </w:rPr>
              <w:t>Ekonomik/Ticari/Sosyal Çıktılar</w:t>
            </w:r>
            <w:r w:rsidRPr="000335C5">
              <w:rPr>
                <w:rFonts w:ascii="Arial" w:hAnsi="Arial" w:cs="Arial"/>
                <w:bCs/>
                <w:sz w:val="18"/>
                <w:szCs w:val="18"/>
                <w:lang w:val="tr-TR"/>
              </w:rPr>
              <w:t xml:space="preserve"> (Ürün, Prototip, Patent, Faydalı Model, Üretim İzni, Tescil, Görsel/İşitsel Arşiv, Envanter</w:t>
            </w:r>
            <w:r w:rsidR="00630887" w:rsidRPr="000335C5">
              <w:rPr>
                <w:rFonts w:ascii="Arial" w:hAnsi="Arial" w:cs="Arial"/>
                <w:bCs/>
                <w:sz w:val="18"/>
                <w:szCs w:val="18"/>
                <w:lang w:val="tr-TR"/>
              </w:rPr>
              <w:t>/Veri Tabanı/Belgeleme Üretimi</w:t>
            </w:r>
            <w:r w:rsidRPr="000335C5">
              <w:rPr>
                <w:rFonts w:ascii="Arial" w:hAnsi="Arial" w:cs="Arial"/>
                <w:bCs/>
                <w:sz w:val="18"/>
                <w:szCs w:val="18"/>
                <w:lang w:val="tr-TR"/>
              </w:rPr>
              <w:t>,</w:t>
            </w:r>
            <w:r w:rsidRPr="000335C5" w:rsidDel="00DC0DF0">
              <w:rPr>
                <w:rFonts w:ascii="Arial" w:hAnsi="Arial" w:cs="Arial"/>
                <w:bCs/>
                <w:sz w:val="18"/>
                <w:szCs w:val="18"/>
                <w:lang w:val="tr-TR"/>
              </w:rPr>
              <w:t xml:space="preserve"> </w:t>
            </w:r>
            <w:r w:rsidRPr="000335C5">
              <w:rPr>
                <w:rFonts w:ascii="Arial" w:hAnsi="Arial" w:cs="Arial"/>
                <w:bCs/>
                <w:sz w:val="18"/>
                <w:szCs w:val="18"/>
                <w:lang w:val="tr-TR"/>
              </w:rPr>
              <w:t>Spin-</w:t>
            </w:r>
            <w:proofErr w:type="spellStart"/>
            <w:r w:rsidRPr="000335C5">
              <w:rPr>
                <w:rFonts w:ascii="Arial" w:hAnsi="Arial" w:cs="Arial"/>
                <w:bCs/>
                <w:sz w:val="18"/>
                <w:szCs w:val="18"/>
                <w:lang w:val="tr-TR"/>
              </w:rPr>
              <w:t>off</w:t>
            </w:r>
            <w:proofErr w:type="spellEnd"/>
            <w:r w:rsidRPr="000335C5">
              <w:rPr>
                <w:rFonts w:ascii="Arial" w:hAnsi="Arial" w:cs="Arial"/>
                <w:bCs/>
                <w:sz w:val="18"/>
                <w:szCs w:val="18"/>
                <w:lang w:val="tr-TR"/>
              </w:rPr>
              <w:t xml:space="preserve">/Start- </w:t>
            </w:r>
            <w:proofErr w:type="spellStart"/>
            <w:r w:rsidRPr="000335C5">
              <w:rPr>
                <w:rFonts w:ascii="Arial" w:hAnsi="Arial" w:cs="Arial"/>
                <w:bCs/>
                <w:sz w:val="18"/>
                <w:szCs w:val="18"/>
                <w:lang w:val="tr-TR"/>
              </w:rPr>
              <w:t>up</w:t>
            </w:r>
            <w:proofErr w:type="spellEnd"/>
            <w:r w:rsidRPr="000335C5">
              <w:rPr>
                <w:rFonts w:ascii="Arial" w:hAnsi="Arial" w:cs="Arial"/>
                <w:bCs/>
                <w:sz w:val="18"/>
                <w:szCs w:val="18"/>
                <w:lang w:val="tr-TR"/>
              </w:rPr>
              <w:t xml:space="preserve"> Şirket vb.):</w:t>
            </w:r>
          </w:p>
        </w:tc>
        <w:tc>
          <w:tcPr>
            <w:tcW w:w="5103" w:type="dxa"/>
          </w:tcPr>
          <w:p w14:paraId="23732953" w14:textId="217C4588" w:rsidR="00EB52D2" w:rsidRPr="000335C5" w:rsidRDefault="00101820" w:rsidP="00A705EE">
            <w:pPr>
              <w:jc w:val="both"/>
              <w:rPr>
                <w:rFonts w:ascii="Arial" w:hAnsi="Arial" w:cs="Arial"/>
                <w:b/>
                <w:bCs/>
                <w:sz w:val="18"/>
                <w:szCs w:val="18"/>
                <w:lang w:val="tr-TR"/>
              </w:rPr>
            </w:pPr>
            <w:r>
              <w:rPr>
                <w:rFonts w:ascii="Arial" w:hAnsi="Arial" w:cs="Arial"/>
                <w:b/>
                <w:bCs/>
                <w:sz w:val="18"/>
                <w:szCs w:val="18"/>
                <w:lang w:val="tr-TR"/>
              </w:rPr>
              <w:t xml:space="preserve">Sosyal ve çevresel: çıktı ekosistem sağlığı ve </w:t>
            </w:r>
            <w:proofErr w:type="spellStart"/>
            <w:r>
              <w:rPr>
                <w:rFonts w:ascii="Arial" w:hAnsi="Arial" w:cs="Arial"/>
                <w:b/>
                <w:bCs/>
                <w:sz w:val="18"/>
                <w:szCs w:val="18"/>
                <w:lang w:val="tr-TR"/>
              </w:rPr>
              <w:t>sürüdülebilirliğine</w:t>
            </w:r>
            <w:proofErr w:type="spellEnd"/>
            <w:r w:rsidR="002A1124">
              <w:rPr>
                <w:rFonts w:ascii="Arial" w:hAnsi="Arial" w:cs="Arial"/>
                <w:b/>
                <w:bCs/>
                <w:sz w:val="18"/>
                <w:szCs w:val="18"/>
                <w:lang w:val="tr-TR"/>
              </w:rPr>
              <w:t xml:space="preserve"> katkı sağlayacak</w:t>
            </w:r>
            <w:r w:rsidR="00A705EE">
              <w:rPr>
                <w:rFonts w:ascii="Arial" w:hAnsi="Arial" w:cs="Arial"/>
                <w:b/>
                <w:bCs/>
                <w:sz w:val="18"/>
                <w:szCs w:val="18"/>
                <w:lang w:val="tr-TR"/>
              </w:rPr>
              <w:t xml:space="preserve"> ve</w:t>
            </w:r>
            <w:r w:rsidR="002A1124">
              <w:rPr>
                <w:rFonts w:ascii="Arial" w:hAnsi="Arial" w:cs="Arial"/>
                <w:b/>
                <w:bCs/>
                <w:sz w:val="18"/>
                <w:szCs w:val="18"/>
                <w:lang w:val="tr-TR"/>
              </w:rPr>
              <w:t xml:space="preserve"> </w:t>
            </w:r>
            <w:proofErr w:type="spellStart"/>
            <w:r w:rsidR="002A1124" w:rsidRPr="007219A6">
              <w:rPr>
                <w:rFonts w:ascii="Arial" w:hAnsi="Arial" w:cs="Arial"/>
                <w:bCs/>
                <w:color w:val="000000"/>
                <w:sz w:val="18"/>
                <w:szCs w:val="18"/>
              </w:rPr>
              <w:t>kıyı</w:t>
            </w:r>
            <w:proofErr w:type="spellEnd"/>
            <w:r w:rsidR="002A1124" w:rsidRPr="007219A6">
              <w:rPr>
                <w:rFonts w:ascii="Arial" w:hAnsi="Arial" w:cs="Arial"/>
                <w:bCs/>
                <w:color w:val="000000"/>
                <w:sz w:val="18"/>
                <w:szCs w:val="18"/>
              </w:rPr>
              <w:t xml:space="preserve"> </w:t>
            </w:r>
            <w:proofErr w:type="spellStart"/>
            <w:r w:rsidR="00A705EE">
              <w:rPr>
                <w:rFonts w:ascii="Arial" w:hAnsi="Arial" w:cs="Arial"/>
                <w:bCs/>
                <w:color w:val="000000"/>
                <w:sz w:val="18"/>
                <w:szCs w:val="18"/>
              </w:rPr>
              <w:t>ve</w:t>
            </w:r>
            <w:proofErr w:type="spellEnd"/>
            <w:r w:rsidR="00A705EE">
              <w:rPr>
                <w:rFonts w:ascii="Arial" w:hAnsi="Arial" w:cs="Arial"/>
                <w:bCs/>
                <w:color w:val="000000"/>
                <w:sz w:val="18"/>
                <w:szCs w:val="18"/>
              </w:rPr>
              <w:t xml:space="preserve"> </w:t>
            </w:r>
            <w:proofErr w:type="spellStart"/>
            <w:r w:rsidR="00A705EE">
              <w:rPr>
                <w:rFonts w:ascii="Arial" w:hAnsi="Arial" w:cs="Arial"/>
                <w:bCs/>
                <w:color w:val="000000"/>
                <w:sz w:val="18"/>
                <w:szCs w:val="18"/>
              </w:rPr>
              <w:t>havza</w:t>
            </w:r>
            <w:proofErr w:type="spellEnd"/>
            <w:r w:rsidR="00A705EE">
              <w:rPr>
                <w:rFonts w:ascii="Arial" w:hAnsi="Arial" w:cs="Arial"/>
                <w:bCs/>
                <w:color w:val="000000"/>
                <w:sz w:val="18"/>
                <w:szCs w:val="18"/>
              </w:rPr>
              <w:t xml:space="preserve"> </w:t>
            </w:r>
            <w:proofErr w:type="spellStart"/>
            <w:r w:rsidR="002A1124" w:rsidRPr="007219A6">
              <w:rPr>
                <w:rFonts w:ascii="Arial" w:hAnsi="Arial" w:cs="Arial"/>
                <w:bCs/>
                <w:color w:val="000000"/>
                <w:sz w:val="18"/>
                <w:szCs w:val="18"/>
              </w:rPr>
              <w:t>yönetim</w:t>
            </w:r>
            <w:r w:rsidR="002A1124">
              <w:rPr>
                <w:rFonts w:ascii="Arial" w:hAnsi="Arial" w:cs="Arial"/>
                <w:bCs/>
                <w:color w:val="000000"/>
                <w:sz w:val="18"/>
                <w:szCs w:val="18"/>
              </w:rPr>
              <w:t>i</w:t>
            </w:r>
            <w:proofErr w:type="spellEnd"/>
            <w:r w:rsidR="002A1124" w:rsidRPr="007219A6">
              <w:rPr>
                <w:rFonts w:ascii="Arial" w:hAnsi="Arial" w:cs="Arial"/>
                <w:bCs/>
                <w:color w:val="000000"/>
                <w:sz w:val="18"/>
                <w:szCs w:val="18"/>
              </w:rPr>
              <w:t xml:space="preserve"> </w:t>
            </w:r>
            <w:proofErr w:type="spellStart"/>
            <w:r w:rsidR="002A1124" w:rsidRPr="007219A6">
              <w:rPr>
                <w:rFonts w:ascii="Arial" w:hAnsi="Arial" w:cs="Arial"/>
                <w:bCs/>
                <w:color w:val="000000"/>
                <w:sz w:val="18"/>
                <w:szCs w:val="18"/>
              </w:rPr>
              <w:t>planla</w:t>
            </w:r>
            <w:r w:rsidR="002A1124">
              <w:rPr>
                <w:rFonts w:ascii="Arial" w:hAnsi="Arial" w:cs="Arial"/>
                <w:bCs/>
                <w:color w:val="000000"/>
                <w:sz w:val="18"/>
                <w:szCs w:val="18"/>
              </w:rPr>
              <w:t>r</w:t>
            </w:r>
            <w:r w:rsidR="002A1124" w:rsidRPr="007219A6">
              <w:rPr>
                <w:rFonts w:ascii="Arial" w:hAnsi="Arial" w:cs="Arial"/>
                <w:bCs/>
                <w:color w:val="000000"/>
                <w:sz w:val="18"/>
                <w:szCs w:val="18"/>
              </w:rPr>
              <w:t>ında</w:t>
            </w:r>
            <w:proofErr w:type="spellEnd"/>
            <w:r w:rsidR="002A1124" w:rsidRPr="007219A6">
              <w:rPr>
                <w:rFonts w:ascii="Arial" w:hAnsi="Arial" w:cs="Arial"/>
                <w:bCs/>
                <w:color w:val="000000"/>
                <w:sz w:val="18"/>
                <w:szCs w:val="18"/>
              </w:rPr>
              <w:t xml:space="preserve"> </w:t>
            </w:r>
            <w:proofErr w:type="spellStart"/>
            <w:r w:rsidR="00A705EE">
              <w:rPr>
                <w:rFonts w:ascii="Arial" w:hAnsi="Arial" w:cs="Arial"/>
                <w:bCs/>
                <w:color w:val="000000"/>
                <w:sz w:val="18"/>
                <w:szCs w:val="18"/>
              </w:rPr>
              <w:t>kullanılan</w:t>
            </w:r>
            <w:proofErr w:type="spellEnd"/>
            <w:r w:rsidR="00A705EE">
              <w:rPr>
                <w:rFonts w:ascii="Arial" w:hAnsi="Arial" w:cs="Arial"/>
                <w:bCs/>
                <w:color w:val="000000"/>
                <w:sz w:val="18"/>
                <w:szCs w:val="18"/>
              </w:rPr>
              <w:t xml:space="preserve"> </w:t>
            </w:r>
            <w:proofErr w:type="spellStart"/>
            <w:r w:rsidR="00A705EE">
              <w:rPr>
                <w:rFonts w:ascii="Arial" w:hAnsi="Arial" w:cs="Arial"/>
                <w:bCs/>
                <w:color w:val="000000"/>
                <w:sz w:val="18"/>
                <w:szCs w:val="18"/>
              </w:rPr>
              <w:t>modelleme</w:t>
            </w:r>
            <w:proofErr w:type="spellEnd"/>
            <w:r w:rsidR="00A705EE">
              <w:rPr>
                <w:rFonts w:ascii="Arial" w:hAnsi="Arial" w:cs="Arial"/>
                <w:bCs/>
                <w:color w:val="000000"/>
                <w:sz w:val="18"/>
                <w:szCs w:val="18"/>
              </w:rPr>
              <w:t xml:space="preserve"> </w:t>
            </w:r>
            <w:proofErr w:type="spellStart"/>
            <w:r w:rsidR="00A705EE">
              <w:rPr>
                <w:rFonts w:ascii="Arial" w:hAnsi="Arial" w:cs="Arial"/>
                <w:bCs/>
                <w:color w:val="000000"/>
                <w:sz w:val="18"/>
                <w:szCs w:val="18"/>
              </w:rPr>
              <w:t>araçları</w:t>
            </w:r>
            <w:proofErr w:type="spellEnd"/>
            <w:r w:rsidR="00A705EE">
              <w:rPr>
                <w:rFonts w:ascii="Arial" w:hAnsi="Arial" w:cs="Arial"/>
                <w:bCs/>
                <w:color w:val="000000"/>
                <w:sz w:val="18"/>
                <w:szCs w:val="18"/>
              </w:rPr>
              <w:t xml:space="preserve"> </w:t>
            </w:r>
            <w:proofErr w:type="spellStart"/>
            <w:r w:rsidR="00A705EE">
              <w:rPr>
                <w:rFonts w:ascii="Arial" w:hAnsi="Arial" w:cs="Arial"/>
                <w:bCs/>
                <w:color w:val="000000"/>
                <w:sz w:val="18"/>
                <w:szCs w:val="18"/>
              </w:rPr>
              <w:t>ile</w:t>
            </w:r>
            <w:proofErr w:type="spellEnd"/>
            <w:r w:rsidR="00A705EE">
              <w:rPr>
                <w:rFonts w:ascii="Arial" w:hAnsi="Arial" w:cs="Arial"/>
                <w:bCs/>
                <w:color w:val="000000"/>
                <w:sz w:val="18"/>
                <w:szCs w:val="18"/>
              </w:rPr>
              <w:t xml:space="preserve"> </w:t>
            </w:r>
            <w:proofErr w:type="spellStart"/>
            <w:r w:rsidR="002A1124" w:rsidRPr="007219A6">
              <w:rPr>
                <w:rFonts w:ascii="Arial" w:hAnsi="Arial" w:cs="Arial"/>
                <w:bCs/>
                <w:color w:val="000000"/>
                <w:sz w:val="18"/>
                <w:szCs w:val="18"/>
              </w:rPr>
              <w:t>daha</w:t>
            </w:r>
            <w:proofErr w:type="spellEnd"/>
            <w:r w:rsidR="002A1124" w:rsidRPr="007219A6">
              <w:rPr>
                <w:rFonts w:ascii="Arial" w:hAnsi="Arial" w:cs="Arial"/>
                <w:bCs/>
                <w:color w:val="000000"/>
                <w:sz w:val="18"/>
                <w:szCs w:val="18"/>
              </w:rPr>
              <w:t xml:space="preserve"> </w:t>
            </w:r>
            <w:proofErr w:type="spellStart"/>
            <w:r w:rsidR="002A1124" w:rsidRPr="007219A6">
              <w:rPr>
                <w:rFonts w:ascii="Arial" w:hAnsi="Arial" w:cs="Arial"/>
                <w:bCs/>
                <w:color w:val="000000"/>
                <w:sz w:val="18"/>
                <w:szCs w:val="18"/>
              </w:rPr>
              <w:t>d</w:t>
            </w:r>
            <w:r w:rsidR="002A1124">
              <w:rPr>
                <w:rFonts w:ascii="Arial" w:hAnsi="Arial" w:cs="Arial"/>
                <w:bCs/>
                <w:color w:val="000000"/>
                <w:sz w:val="18"/>
                <w:szCs w:val="18"/>
              </w:rPr>
              <w:t>oğru</w:t>
            </w:r>
            <w:proofErr w:type="spellEnd"/>
            <w:r w:rsidR="002A1124">
              <w:rPr>
                <w:rFonts w:ascii="Arial" w:hAnsi="Arial" w:cs="Arial"/>
                <w:bCs/>
                <w:color w:val="000000"/>
                <w:sz w:val="18"/>
                <w:szCs w:val="18"/>
              </w:rPr>
              <w:t xml:space="preserve"> </w:t>
            </w:r>
            <w:proofErr w:type="spellStart"/>
            <w:r w:rsidR="002A1124">
              <w:rPr>
                <w:rFonts w:ascii="Arial" w:hAnsi="Arial" w:cs="Arial"/>
                <w:bCs/>
                <w:color w:val="000000"/>
                <w:sz w:val="18"/>
                <w:szCs w:val="18"/>
              </w:rPr>
              <w:t>projeksiyonların</w:t>
            </w:r>
            <w:proofErr w:type="spellEnd"/>
            <w:r w:rsidR="002A1124">
              <w:rPr>
                <w:rFonts w:ascii="Arial" w:hAnsi="Arial" w:cs="Arial"/>
                <w:bCs/>
                <w:color w:val="000000"/>
                <w:sz w:val="18"/>
                <w:szCs w:val="18"/>
              </w:rPr>
              <w:t xml:space="preserve"> </w:t>
            </w:r>
            <w:proofErr w:type="spellStart"/>
            <w:r w:rsidR="002A1124">
              <w:rPr>
                <w:rFonts w:ascii="Arial" w:hAnsi="Arial" w:cs="Arial"/>
                <w:bCs/>
                <w:color w:val="000000"/>
                <w:sz w:val="18"/>
                <w:szCs w:val="18"/>
              </w:rPr>
              <w:t>yapılması</w:t>
            </w:r>
            <w:r w:rsidR="00A705EE">
              <w:rPr>
                <w:rFonts w:ascii="Arial" w:hAnsi="Arial" w:cs="Arial"/>
                <w:bCs/>
                <w:color w:val="000000"/>
                <w:sz w:val="18"/>
                <w:szCs w:val="18"/>
              </w:rPr>
              <w:t>na</w:t>
            </w:r>
            <w:proofErr w:type="spellEnd"/>
            <w:r w:rsidR="00A705EE">
              <w:rPr>
                <w:rFonts w:ascii="Arial" w:hAnsi="Arial" w:cs="Arial"/>
                <w:bCs/>
                <w:color w:val="000000"/>
                <w:sz w:val="18"/>
                <w:szCs w:val="18"/>
              </w:rPr>
              <w:t xml:space="preserve"> </w:t>
            </w:r>
            <w:proofErr w:type="spellStart"/>
            <w:r w:rsidR="00A705EE">
              <w:rPr>
                <w:rFonts w:ascii="Arial" w:hAnsi="Arial" w:cs="Arial"/>
                <w:bCs/>
                <w:color w:val="000000"/>
                <w:sz w:val="18"/>
                <w:szCs w:val="18"/>
              </w:rPr>
              <w:t>yönelik</w:t>
            </w:r>
            <w:proofErr w:type="spellEnd"/>
            <w:r w:rsidR="00A705EE">
              <w:rPr>
                <w:rFonts w:ascii="Arial" w:hAnsi="Arial" w:cs="Arial"/>
                <w:bCs/>
                <w:color w:val="000000"/>
                <w:sz w:val="18"/>
                <w:szCs w:val="18"/>
              </w:rPr>
              <w:t xml:space="preserve"> </w:t>
            </w:r>
            <w:proofErr w:type="spellStart"/>
            <w:r w:rsidR="00A705EE">
              <w:rPr>
                <w:rFonts w:ascii="Arial" w:hAnsi="Arial" w:cs="Arial"/>
                <w:bCs/>
                <w:color w:val="000000"/>
                <w:sz w:val="18"/>
                <w:szCs w:val="18"/>
              </w:rPr>
              <w:t>bilgi</w:t>
            </w:r>
            <w:proofErr w:type="spellEnd"/>
            <w:r w:rsidR="00A705EE">
              <w:rPr>
                <w:rFonts w:ascii="Arial" w:hAnsi="Arial" w:cs="Arial"/>
                <w:bCs/>
                <w:color w:val="000000"/>
                <w:sz w:val="18"/>
                <w:szCs w:val="18"/>
              </w:rPr>
              <w:t xml:space="preserve"> </w:t>
            </w:r>
            <w:proofErr w:type="spellStart"/>
            <w:r w:rsidR="00A705EE">
              <w:rPr>
                <w:rFonts w:ascii="Arial" w:hAnsi="Arial" w:cs="Arial"/>
                <w:bCs/>
                <w:color w:val="000000"/>
                <w:sz w:val="18"/>
                <w:szCs w:val="18"/>
              </w:rPr>
              <w:t>oluşturulması</w:t>
            </w:r>
            <w:proofErr w:type="spellEnd"/>
            <w:r w:rsidR="00A705EE">
              <w:rPr>
                <w:rFonts w:ascii="Arial" w:hAnsi="Arial" w:cs="Arial"/>
                <w:bCs/>
                <w:color w:val="000000"/>
                <w:sz w:val="18"/>
                <w:szCs w:val="18"/>
              </w:rPr>
              <w:t xml:space="preserve"> </w:t>
            </w:r>
            <w:proofErr w:type="spellStart"/>
            <w:r w:rsidR="00A705EE">
              <w:rPr>
                <w:rFonts w:ascii="Arial" w:hAnsi="Arial" w:cs="Arial"/>
                <w:bCs/>
                <w:color w:val="000000"/>
                <w:sz w:val="18"/>
                <w:szCs w:val="18"/>
              </w:rPr>
              <w:t>hedeflenmektedir</w:t>
            </w:r>
            <w:proofErr w:type="spellEnd"/>
            <w:r w:rsidR="00A705EE">
              <w:rPr>
                <w:rFonts w:ascii="Arial" w:hAnsi="Arial" w:cs="Arial"/>
                <w:bCs/>
                <w:color w:val="000000"/>
                <w:sz w:val="18"/>
                <w:szCs w:val="18"/>
              </w:rPr>
              <w:t>.</w:t>
            </w:r>
          </w:p>
        </w:tc>
        <w:tc>
          <w:tcPr>
            <w:tcW w:w="1660" w:type="dxa"/>
          </w:tcPr>
          <w:p w14:paraId="14050FD3" w14:textId="77777777" w:rsidR="00EB52D2" w:rsidRPr="000335C5" w:rsidRDefault="00EB52D2" w:rsidP="005F555E">
            <w:pPr>
              <w:ind w:left="312"/>
              <w:jc w:val="both"/>
              <w:rPr>
                <w:rFonts w:ascii="Arial" w:hAnsi="Arial" w:cs="Arial"/>
                <w:b/>
                <w:bCs/>
                <w:sz w:val="18"/>
                <w:szCs w:val="18"/>
                <w:lang w:val="tr-TR"/>
              </w:rPr>
            </w:pPr>
          </w:p>
        </w:tc>
      </w:tr>
      <w:tr w:rsidR="00EB52D2" w:rsidRPr="000335C5" w14:paraId="7D224512" w14:textId="77777777" w:rsidTr="000A72F8">
        <w:trPr>
          <w:trHeight w:val="1132"/>
        </w:trPr>
        <w:tc>
          <w:tcPr>
            <w:tcW w:w="2864" w:type="dxa"/>
            <w:shd w:val="clear" w:color="auto" w:fill="E7E6E6"/>
          </w:tcPr>
          <w:p w14:paraId="34ADE5CA" w14:textId="77777777" w:rsidR="00EB52D2" w:rsidRPr="000335C5" w:rsidRDefault="00EB52D2" w:rsidP="005F555E">
            <w:pPr>
              <w:jc w:val="both"/>
              <w:rPr>
                <w:rFonts w:ascii="Arial" w:hAnsi="Arial" w:cs="Arial"/>
                <w:bCs/>
                <w:sz w:val="18"/>
                <w:szCs w:val="18"/>
                <w:lang w:val="tr-TR"/>
              </w:rPr>
            </w:pPr>
            <w:r w:rsidRPr="000335C5">
              <w:rPr>
                <w:rFonts w:ascii="Arial" w:hAnsi="Arial" w:cs="Arial"/>
                <w:b/>
                <w:bCs/>
                <w:sz w:val="18"/>
                <w:szCs w:val="18"/>
                <w:lang w:val="tr-TR"/>
              </w:rPr>
              <w:t>A</w:t>
            </w:r>
            <w:r w:rsidR="006263F1" w:rsidRPr="000335C5">
              <w:rPr>
                <w:rFonts w:ascii="Arial" w:hAnsi="Arial" w:cs="Arial"/>
                <w:b/>
                <w:bCs/>
                <w:sz w:val="18"/>
                <w:szCs w:val="18"/>
                <w:lang w:val="tr-TR"/>
              </w:rPr>
              <w:t>raştırmacı Yetiştirilmesi ve Yeni Proje(</w:t>
            </w:r>
            <w:proofErr w:type="spellStart"/>
            <w:r w:rsidR="006263F1" w:rsidRPr="000335C5">
              <w:rPr>
                <w:rFonts w:ascii="Arial" w:hAnsi="Arial" w:cs="Arial"/>
                <w:b/>
                <w:bCs/>
                <w:sz w:val="18"/>
                <w:szCs w:val="18"/>
                <w:lang w:val="tr-TR"/>
              </w:rPr>
              <w:t>ler</w:t>
            </w:r>
            <w:proofErr w:type="spellEnd"/>
            <w:r w:rsidR="006263F1" w:rsidRPr="000335C5">
              <w:rPr>
                <w:rFonts w:ascii="Arial" w:hAnsi="Arial" w:cs="Arial"/>
                <w:b/>
                <w:bCs/>
                <w:sz w:val="18"/>
                <w:szCs w:val="18"/>
                <w:lang w:val="tr-TR"/>
              </w:rPr>
              <w:t xml:space="preserve">) Oluşturulmasına </w:t>
            </w:r>
            <w:r w:rsidRPr="000335C5">
              <w:rPr>
                <w:rFonts w:ascii="Arial" w:hAnsi="Arial" w:cs="Arial"/>
                <w:b/>
                <w:bCs/>
                <w:sz w:val="18"/>
                <w:szCs w:val="18"/>
                <w:lang w:val="tr-TR"/>
              </w:rPr>
              <w:t>Yönelik Çıktılar</w:t>
            </w:r>
            <w:r w:rsidRPr="000335C5">
              <w:rPr>
                <w:rFonts w:ascii="Arial" w:hAnsi="Arial" w:cs="Arial"/>
                <w:bCs/>
                <w:sz w:val="18"/>
                <w:szCs w:val="18"/>
                <w:lang w:val="tr-TR"/>
              </w:rPr>
              <w:t xml:space="preserve"> (Yüksek Lisans/Doktora/Tıpta Uzmanlık</w:t>
            </w:r>
            <w:r w:rsidR="00630887" w:rsidRPr="000335C5">
              <w:rPr>
                <w:rFonts w:ascii="Arial" w:hAnsi="Arial" w:cs="Arial"/>
                <w:bCs/>
                <w:sz w:val="18"/>
                <w:szCs w:val="18"/>
                <w:lang w:val="tr-TR"/>
              </w:rPr>
              <w:t>/Sanatta Yeterlik</w:t>
            </w:r>
            <w:r w:rsidRPr="000335C5">
              <w:rPr>
                <w:rFonts w:ascii="Arial" w:hAnsi="Arial" w:cs="Arial"/>
                <w:bCs/>
                <w:sz w:val="18"/>
                <w:szCs w:val="18"/>
                <w:lang w:val="tr-TR"/>
              </w:rPr>
              <w:t xml:space="preserve"> Tezleri</w:t>
            </w:r>
            <w:r w:rsidR="006263F1" w:rsidRPr="000335C5">
              <w:rPr>
                <w:rFonts w:ascii="Arial" w:hAnsi="Arial" w:cs="Arial"/>
                <w:bCs/>
                <w:sz w:val="18"/>
                <w:szCs w:val="18"/>
                <w:lang w:val="tr-TR"/>
              </w:rPr>
              <w:t xml:space="preserve"> ve Ulusal/Uluslararası Yeni Proje vb.</w:t>
            </w:r>
            <w:r w:rsidRPr="000335C5">
              <w:rPr>
                <w:rFonts w:ascii="Arial" w:hAnsi="Arial" w:cs="Arial"/>
                <w:bCs/>
                <w:sz w:val="18"/>
                <w:szCs w:val="18"/>
                <w:lang w:val="tr-TR"/>
              </w:rPr>
              <w:t>):</w:t>
            </w:r>
          </w:p>
        </w:tc>
        <w:tc>
          <w:tcPr>
            <w:tcW w:w="5103" w:type="dxa"/>
          </w:tcPr>
          <w:p w14:paraId="63BD3032" w14:textId="1B6D5F4A" w:rsidR="00330EDA" w:rsidRPr="00330EDA" w:rsidRDefault="00330EDA" w:rsidP="00A705EE">
            <w:pPr>
              <w:jc w:val="both"/>
              <w:rPr>
                <w:rFonts w:ascii="Arial" w:hAnsi="Arial" w:cs="Arial"/>
                <w:sz w:val="18"/>
                <w:szCs w:val="18"/>
                <w:lang w:val="tr-TR"/>
              </w:rPr>
            </w:pPr>
            <w:r w:rsidRPr="00330EDA">
              <w:rPr>
                <w:rFonts w:ascii="Arial" w:hAnsi="Arial" w:cs="Arial"/>
                <w:sz w:val="18"/>
                <w:szCs w:val="18"/>
                <w:lang w:val="tr-TR"/>
              </w:rPr>
              <w:t xml:space="preserve">Proje kapsamında görev alacak </w:t>
            </w:r>
            <w:r w:rsidR="00BB3692">
              <w:rPr>
                <w:rFonts w:ascii="Arial" w:hAnsi="Arial" w:cs="Arial"/>
                <w:sz w:val="18"/>
                <w:szCs w:val="18"/>
                <w:lang w:val="tr-TR"/>
              </w:rPr>
              <w:t>4</w:t>
            </w:r>
            <w:r w:rsidRPr="00330EDA">
              <w:rPr>
                <w:rFonts w:ascii="Arial" w:hAnsi="Arial" w:cs="Arial"/>
                <w:sz w:val="18"/>
                <w:szCs w:val="18"/>
                <w:lang w:val="tr-TR"/>
              </w:rPr>
              <w:t xml:space="preserve"> </w:t>
            </w:r>
            <w:r>
              <w:rPr>
                <w:rFonts w:ascii="Arial" w:hAnsi="Arial" w:cs="Arial"/>
                <w:sz w:val="18"/>
                <w:szCs w:val="18"/>
                <w:lang w:val="tr-TR"/>
              </w:rPr>
              <w:t>b</w:t>
            </w:r>
            <w:r w:rsidRPr="00330EDA">
              <w:rPr>
                <w:rFonts w:ascii="Arial" w:hAnsi="Arial" w:cs="Arial"/>
                <w:sz w:val="18"/>
                <w:szCs w:val="18"/>
                <w:lang w:val="tr-TR"/>
              </w:rPr>
              <w:t xml:space="preserve">ursiyerin </w:t>
            </w:r>
            <w:r>
              <w:rPr>
                <w:rFonts w:ascii="Arial" w:hAnsi="Arial" w:cs="Arial"/>
                <w:sz w:val="18"/>
                <w:szCs w:val="18"/>
                <w:lang w:val="tr-TR"/>
              </w:rPr>
              <w:t xml:space="preserve">hepsi Yüksek Lisans öğrencisidir. </w:t>
            </w:r>
            <w:r w:rsidRPr="00330EDA">
              <w:rPr>
                <w:rFonts w:ascii="Arial" w:hAnsi="Arial" w:cs="Arial"/>
                <w:sz w:val="18"/>
                <w:szCs w:val="18"/>
                <w:lang w:val="tr-TR"/>
              </w:rPr>
              <w:t xml:space="preserve">Proje sonunda </w:t>
            </w:r>
            <w:r w:rsidR="007B2383">
              <w:rPr>
                <w:rFonts w:ascii="Arial" w:hAnsi="Arial" w:cs="Arial"/>
                <w:sz w:val="18"/>
                <w:szCs w:val="18"/>
                <w:lang w:val="tr-TR"/>
              </w:rPr>
              <w:t xml:space="preserve">iki </w:t>
            </w:r>
            <w:r>
              <w:rPr>
                <w:rFonts w:ascii="Arial" w:hAnsi="Arial" w:cs="Arial"/>
                <w:sz w:val="18"/>
                <w:szCs w:val="18"/>
                <w:lang w:val="tr-TR"/>
              </w:rPr>
              <w:t>yüksek lisans öğrencisi ile tez çalışması yapılması hedeflenmektedir.</w:t>
            </w:r>
          </w:p>
          <w:p w14:paraId="0E554237" w14:textId="5793EA21" w:rsidR="00EB52D2" w:rsidRPr="009C139E" w:rsidRDefault="00330EDA" w:rsidP="00A705EE">
            <w:pPr>
              <w:jc w:val="both"/>
              <w:rPr>
                <w:rFonts w:ascii="Arial" w:hAnsi="Arial" w:cs="Arial"/>
                <w:sz w:val="18"/>
                <w:szCs w:val="18"/>
                <w:lang w:val="tr-TR"/>
              </w:rPr>
            </w:pPr>
            <w:r w:rsidRPr="00330EDA">
              <w:rPr>
                <w:rFonts w:ascii="Arial" w:hAnsi="Arial" w:cs="Arial"/>
                <w:sz w:val="18"/>
                <w:szCs w:val="18"/>
                <w:lang w:val="tr-TR"/>
              </w:rPr>
              <w:t xml:space="preserve">Bunun yanı sıra proje faaliyetleri kapsamında özellikle </w:t>
            </w:r>
            <w:proofErr w:type="spellStart"/>
            <w:r w:rsidRPr="00330EDA">
              <w:rPr>
                <w:rFonts w:ascii="Arial" w:hAnsi="Arial" w:cs="Arial"/>
                <w:sz w:val="18"/>
                <w:szCs w:val="18"/>
                <w:lang w:val="tr-TR"/>
              </w:rPr>
              <w:t>TEDÜ’de</w:t>
            </w:r>
            <w:proofErr w:type="spellEnd"/>
            <w:r w:rsidRPr="00330EDA">
              <w:rPr>
                <w:rFonts w:ascii="Arial" w:hAnsi="Arial" w:cs="Arial"/>
                <w:sz w:val="18"/>
                <w:szCs w:val="18"/>
                <w:lang w:val="tr-TR"/>
              </w:rPr>
              <w:t xml:space="preserve"> yürütülecek deneysel çalışmalarda </w:t>
            </w:r>
            <w:r>
              <w:rPr>
                <w:rFonts w:ascii="Arial" w:hAnsi="Arial" w:cs="Arial"/>
                <w:sz w:val="18"/>
                <w:szCs w:val="18"/>
                <w:lang w:val="tr-TR"/>
              </w:rPr>
              <w:t>Hidrolik teknik seçmeli</w:t>
            </w:r>
            <w:r w:rsidRPr="00330EDA">
              <w:rPr>
                <w:rFonts w:ascii="Arial" w:hAnsi="Arial" w:cs="Arial"/>
                <w:sz w:val="18"/>
                <w:szCs w:val="18"/>
                <w:lang w:val="tr-TR"/>
              </w:rPr>
              <w:t xml:space="preserve"> ders</w:t>
            </w:r>
            <w:r>
              <w:rPr>
                <w:rFonts w:ascii="Arial" w:hAnsi="Arial" w:cs="Arial"/>
                <w:sz w:val="18"/>
                <w:szCs w:val="18"/>
                <w:lang w:val="tr-TR"/>
              </w:rPr>
              <w:t>lerini</w:t>
            </w:r>
            <w:r w:rsidRPr="00330EDA">
              <w:rPr>
                <w:rFonts w:ascii="Arial" w:hAnsi="Arial" w:cs="Arial"/>
                <w:sz w:val="18"/>
                <w:szCs w:val="18"/>
                <w:lang w:val="tr-TR"/>
              </w:rPr>
              <w:t xml:space="preserve"> alan lisans öğrencilerinin de katılımının sağlanması amaçlanmaktadır. Bu sayede lisans öğrencilerinin AR-Ge çalışmalarına ilgilerinin arttırılması, proje sonunda elde edilecek çıktıların ve proje kapsamında kullanılacak yöntemlerin ders</w:t>
            </w:r>
            <w:r>
              <w:rPr>
                <w:rFonts w:ascii="Arial" w:hAnsi="Arial" w:cs="Arial"/>
                <w:sz w:val="18"/>
                <w:szCs w:val="18"/>
                <w:lang w:val="tr-TR"/>
              </w:rPr>
              <w:t>lerde</w:t>
            </w:r>
            <w:r w:rsidRPr="00330EDA">
              <w:rPr>
                <w:rFonts w:ascii="Arial" w:hAnsi="Arial" w:cs="Arial"/>
                <w:sz w:val="18"/>
                <w:szCs w:val="18"/>
                <w:lang w:val="tr-TR"/>
              </w:rPr>
              <w:t xml:space="preserve"> kendileri ile paylaşılması özellikle lisans öğrencilerinin kurum destek programı olan TEDÜ-LAD (TEDÜ Lisans </w:t>
            </w:r>
            <w:r w:rsidR="000E0E78">
              <w:rPr>
                <w:rFonts w:ascii="Arial" w:hAnsi="Arial" w:cs="Arial"/>
                <w:sz w:val="18"/>
                <w:szCs w:val="18"/>
                <w:lang w:val="tr-TR"/>
              </w:rPr>
              <w:t>Ö</w:t>
            </w:r>
            <w:r w:rsidRPr="00330EDA">
              <w:rPr>
                <w:rFonts w:ascii="Arial" w:hAnsi="Arial" w:cs="Arial"/>
                <w:sz w:val="18"/>
                <w:szCs w:val="18"/>
                <w:lang w:val="tr-TR"/>
              </w:rPr>
              <w:t xml:space="preserve">ğrencileri </w:t>
            </w:r>
            <w:r w:rsidR="000E0E78">
              <w:rPr>
                <w:rFonts w:ascii="Arial" w:hAnsi="Arial" w:cs="Arial"/>
                <w:sz w:val="18"/>
                <w:szCs w:val="18"/>
                <w:lang w:val="tr-TR"/>
              </w:rPr>
              <w:t>D</w:t>
            </w:r>
            <w:r w:rsidRPr="00330EDA">
              <w:rPr>
                <w:rFonts w:ascii="Arial" w:hAnsi="Arial" w:cs="Arial"/>
                <w:sz w:val="18"/>
                <w:szCs w:val="18"/>
                <w:lang w:val="tr-TR"/>
              </w:rPr>
              <w:t xml:space="preserve">estekleme </w:t>
            </w:r>
            <w:r w:rsidR="000E0E78">
              <w:rPr>
                <w:rFonts w:ascii="Arial" w:hAnsi="Arial" w:cs="Arial"/>
                <w:sz w:val="18"/>
                <w:szCs w:val="18"/>
                <w:lang w:val="tr-TR"/>
              </w:rPr>
              <w:t>P</w:t>
            </w:r>
            <w:r w:rsidRPr="00330EDA">
              <w:rPr>
                <w:rFonts w:ascii="Arial" w:hAnsi="Arial" w:cs="Arial"/>
                <w:sz w:val="18"/>
                <w:szCs w:val="18"/>
                <w:lang w:val="tr-TR"/>
              </w:rPr>
              <w:t xml:space="preserve">rogramı) başta olmak üzere farklı fon programlarına </w:t>
            </w:r>
            <w:r w:rsidR="000E0E78">
              <w:rPr>
                <w:rFonts w:ascii="Arial" w:hAnsi="Arial" w:cs="Arial"/>
                <w:sz w:val="18"/>
                <w:szCs w:val="18"/>
                <w:lang w:val="tr-TR"/>
              </w:rPr>
              <w:t>A</w:t>
            </w:r>
            <w:r w:rsidRPr="00330EDA">
              <w:rPr>
                <w:rFonts w:ascii="Arial" w:hAnsi="Arial" w:cs="Arial"/>
                <w:sz w:val="18"/>
                <w:szCs w:val="18"/>
                <w:lang w:val="tr-TR"/>
              </w:rPr>
              <w:t>r-</w:t>
            </w:r>
            <w:r w:rsidR="000E0E78">
              <w:rPr>
                <w:rFonts w:ascii="Arial" w:hAnsi="Arial" w:cs="Arial"/>
                <w:sz w:val="18"/>
                <w:szCs w:val="18"/>
                <w:lang w:val="tr-TR"/>
              </w:rPr>
              <w:t>G</w:t>
            </w:r>
            <w:r w:rsidRPr="00330EDA">
              <w:rPr>
                <w:rFonts w:ascii="Arial" w:hAnsi="Arial" w:cs="Arial"/>
                <w:sz w:val="18"/>
                <w:szCs w:val="18"/>
                <w:lang w:val="tr-TR"/>
              </w:rPr>
              <w:t xml:space="preserve">e çalışmalarının desteklenmesi için başvuru yapılması yönünde teşvik edici bir rol oynaması amaçlanmaktadır.  </w:t>
            </w:r>
          </w:p>
        </w:tc>
        <w:tc>
          <w:tcPr>
            <w:tcW w:w="1660" w:type="dxa"/>
          </w:tcPr>
          <w:p w14:paraId="02D4BC4B" w14:textId="0299F3C3" w:rsidR="00330EDA" w:rsidRDefault="00330EDA" w:rsidP="005F555E">
            <w:pPr>
              <w:ind w:left="312"/>
              <w:jc w:val="both"/>
              <w:rPr>
                <w:rFonts w:ascii="Arial" w:hAnsi="Arial" w:cs="Arial"/>
                <w:sz w:val="18"/>
                <w:szCs w:val="18"/>
                <w:lang w:val="tr-TR"/>
              </w:rPr>
            </w:pPr>
            <w:r>
              <w:rPr>
                <w:rFonts w:ascii="Arial" w:hAnsi="Arial" w:cs="Arial"/>
                <w:sz w:val="18"/>
                <w:szCs w:val="18"/>
                <w:lang w:val="tr-TR"/>
              </w:rPr>
              <w:t xml:space="preserve">Bursiyer 1: </w:t>
            </w:r>
            <w:r w:rsidR="00DF03B5">
              <w:rPr>
                <w:rFonts w:ascii="Arial" w:hAnsi="Arial" w:cs="Arial"/>
                <w:sz w:val="18"/>
                <w:szCs w:val="18"/>
                <w:lang w:val="tr-TR"/>
              </w:rPr>
              <w:t>9</w:t>
            </w:r>
            <w:r>
              <w:rPr>
                <w:rFonts w:ascii="Arial" w:hAnsi="Arial" w:cs="Arial"/>
                <w:sz w:val="18"/>
                <w:szCs w:val="18"/>
                <w:lang w:val="tr-TR"/>
              </w:rPr>
              <w:t xml:space="preserve"> ay</w:t>
            </w:r>
          </w:p>
          <w:p w14:paraId="3BE45948" w14:textId="67293A0F" w:rsidR="00330EDA" w:rsidRDefault="00330EDA" w:rsidP="005F555E">
            <w:pPr>
              <w:ind w:left="312"/>
              <w:jc w:val="both"/>
              <w:rPr>
                <w:rFonts w:ascii="Arial" w:hAnsi="Arial" w:cs="Arial"/>
                <w:sz w:val="18"/>
                <w:szCs w:val="18"/>
                <w:lang w:val="tr-TR"/>
              </w:rPr>
            </w:pPr>
            <w:r>
              <w:rPr>
                <w:rFonts w:ascii="Arial" w:hAnsi="Arial" w:cs="Arial"/>
                <w:sz w:val="18"/>
                <w:szCs w:val="18"/>
                <w:lang w:val="tr-TR"/>
              </w:rPr>
              <w:t xml:space="preserve">Bursiyer 2: </w:t>
            </w:r>
            <w:r w:rsidR="0064780A">
              <w:rPr>
                <w:rFonts w:ascii="Arial" w:hAnsi="Arial" w:cs="Arial"/>
                <w:sz w:val="18"/>
                <w:szCs w:val="18"/>
                <w:lang w:val="tr-TR"/>
              </w:rPr>
              <w:t>2</w:t>
            </w:r>
            <w:r w:rsidR="00DF03B5">
              <w:rPr>
                <w:rFonts w:ascii="Arial" w:hAnsi="Arial" w:cs="Arial"/>
                <w:sz w:val="18"/>
                <w:szCs w:val="18"/>
                <w:lang w:val="tr-TR"/>
              </w:rPr>
              <w:t>4</w:t>
            </w:r>
            <w:r w:rsidR="0064780A">
              <w:rPr>
                <w:rFonts w:ascii="Arial" w:hAnsi="Arial" w:cs="Arial"/>
                <w:sz w:val="18"/>
                <w:szCs w:val="18"/>
                <w:lang w:val="tr-TR"/>
              </w:rPr>
              <w:t xml:space="preserve"> ay</w:t>
            </w:r>
          </w:p>
          <w:p w14:paraId="1C34769E" w14:textId="33A53076" w:rsidR="0064780A" w:rsidRDefault="0064780A" w:rsidP="005F555E">
            <w:pPr>
              <w:ind w:left="312"/>
              <w:jc w:val="both"/>
              <w:rPr>
                <w:rFonts w:ascii="Arial" w:hAnsi="Arial" w:cs="Arial"/>
                <w:sz w:val="18"/>
                <w:szCs w:val="18"/>
                <w:lang w:val="tr-TR"/>
              </w:rPr>
            </w:pPr>
            <w:r>
              <w:rPr>
                <w:rFonts w:ascii="Arial" w:hAnsi="Arial" w:cs="Arial"/>
                <w:sz w:val="18"/>
                <w:szCs w:val="18"/>
                <w:lang w:val="tr-TR"/>
              </w:rPr>
              <w:t xml:space="preserve">Bursiyer 3: </w:t>
            </w:r>
            <w:r w:rsidR="00DF03B5">
              <w:rPr>
                <w:rFonts w:ascii="Arial" w:hAnsi="Arial" w:cs="Arial"/>
                <w:sz w:val="18"/>
                <w:szCs w:val="18"/>
                <w:lang w:val="tr-TR"/>
              </w:rPr>
              <w:t>24</w:t>
            </w:r>
            <w:r>
              <w:rPr>
                <w:rFonts w:ascii="Arial" w:hAnsi="Arial" w:cs="Arial"/>
                <w:sz w:val="18"/>
                <w:szCs w:val="18"/>
                <w:lang w:val="tr-TR"/>
              </w:rPr>
              <w:t xml:space="preserve"> ay</w:t>
            </w:r>
          </w:p>
          <w:p w14:paraId="27A087E9" w14:textId="26F0F59A" w:rsidR="00DF03B5" w:rsidRDefault="00DF03B5" w:rsidP="005F555E">
            <w:pPr>
              <w:ind w:left="312"/>
              <w:jc w:val="both"/>
              <w:rPr>
                <w:rFonts w:ascii="Arial" w:hAnsi="Arial" w:cs="Arial"/>
                <w:sz w:val="18"/>
                <w:szCs w:val="18"/>
                <w:lang w:val="tr-TR"/>
              </w:rPr>
            </w:pPr>
            <w:r>
              <w:rPr>
                <w:rFonts w:ascii="Arial" w:hAnsi="Arial" w:cs="Arial"/>
                <w:sz w:val="18"/>
                <w:szCs w:val="18"/>
                <w:lang w:val="tr-TR"/>
              </w:rPr>
              <w:t>Bursiyer 4: 14 ay</w:t>
            </w:r>
          </w:p>
          <w:p w14:paraId="77D9E48F" w14:textId="5EF547EA" w:rsidR="00EB52D2" w:rsidRPr="009C139E" w:rsidRDefault="00EA1B55" w:rsidP="005F555E">
            <w:pPr>
              <w:ind w:left="312"/>
              <w:jc w:val="both"/>
              <w:rPr>
                <w:rFonts w:ascii="Arial" w:hAnsi="Arial" w:cs="Arial"/>
                <w:sz w:val="18"/>
                <w:szCs w:val="18"/>
                <w:lang w:val="tr-TR"/>
              </w:rPr>
            </w:pPr>
            <w:r w:rsidRPr="009C139E">
              <w:rPr>
                <w:rFonts w:ascii="Arial" w:hAnsi="Arial" w:cs="Arial"/>
                <w:sz w:val="18"/>
                <w:szCs w:val="18"/>
                <w:lang w:val="tr-TR"/>
              </w:rPr>
              <w:t xml:space="preserve"> </w:t>
            </w:r>
          </w:p>
        </w:tc>
      </w:tr>
    </w:tbl>
    <w:p w14:paraId="26C0BEF3" w14:textId="77777777" w:rsidR="00EB52D2" w:rsidRPr="000335C5" w:rsidRDefault="00EB52D2" w:rsidP="00EB52D2">
      <w:pPr>
        <w:spacing w:before="40"/>
        <w:rPr>
          <w:rFonts w:ascii="Arial" w:hAnsi="Arial" w:cs="Arial"/>
          <w:sz w:val="18"/>
          <w:szCs w:val="18"/>
          <w:lang w:val="tr-TR"/>
        </w:rPr>
      </w:pPr>
      <w:r w:rsidRPr="000335C5">
        <w:rPr>
          <w:rFonts w:ascii="Arial" w:hAnsi="Arial" w:cs="Arial"/>
          <w:sz w:val="18"/>
          <w:szCs w:val="18"/>
          <w:lang w:val="tr-TR"/>
        </w:rPr>
        <w:t>(*) Proje başlangıcından itibaren 6 aylık süreler halinde belirtilmelidir (</w:t>
      </w:r>
      <w:proofErr w:type="spellStart"/>
      <w:r w:rsidRPr="000335C5">
        <w:rPr>
          <w:rFonts w:ascii="Arial" w:hAnsi="Arial" w:cs="Arial"/>
          <w:sz w:val="18"/>
          <w:szCs w:val="18"/>
          <w:lang w:val="tr-TR"/>
        </w:rPr>
        <w:t>Örn</w:t>
      </w:r>
      <w:proofErr w:type="spellEnd"/>
      <w:r w:rsidRPr="000335C5">
        <w:rPr>
          <w:rFonts w:ascii="Arial" w:hAnsi="Arial" w:cs="Arial"/>
          <w:sz w:val="18"/>
          <w:szCs w:val="18"/>
          <w:lang w:val="tr-TR"/>
        </w:rPr>
        <w:t xml:space="preserve">. 0-6 ay/6-12 ay/12-18 ay, Proje sonrası vb.). </w:t>
      </w:r>
    </w:p>
    <w:p w14:paraId="4B6A2A0C" w14:textId="77777777" w:rsidR="006D7E47" w:rsidRPr="000335C5" w:rsidRDefault="006D7E47" w:rsidP="00EB52D2">
      <w:pPr>
        <w:spacing w:before="40"/>
        <w:rPr>
          <w:rFonts w:ascii="Arial" w:hAnsi="Arial" w:cs="Arial"/>
          <w:sz w:val="18"/>
          <w:szCs w:val="18"/>
          <w:lang w:val="tr-TR"/>
        </w:rPr>
      </w:pPr>
    </w:p>
    <w:p w14:paraId="42DBE9EC" w14:textId="77777777" w:rsidR="00EB52D2" w:rsidRPr="000335C5" w:rsidRDefault="00EB52D2" w:rsidP="00EB52D2">
      <w:pPr>
        <w:numPr>
          <w:ilvl w:val="1"/>
          <w:numId w:val="23"/>
        </w:numPr>
        <w:ind w:left="0" w:firstLine="0"/>
        <w:rPr>
          <w:rFonts w:ascii="Arial" w:hAnsi="Arial" w:cs="Arial"/>
          <w:b/>
          <w:sz w:val="18"/>
          <w:szCs w:val="18"/>
          <w:lang w:val="tr-TR"/>
        </w:rPr>
      </w:pPr>
      <w:r w:rsidRPr="000335C5">
        <w:rPr>
          <w:rFonts w:ascii="Arial" w:hAnsi="Arial" w:cs="Arial"/>
          <w:b/>
          <w:sz w:val="18"/>
          <w:szCs w:val="18"/>
          <w:lang w:val="tr-TR"/>
        </w:rPr>
        <w:t>Proje Çıktılarının Paylaşımı ve Yayılımı</w:t>
      </w:r>
    </w:p>
    <w:p w14:paraId="09A9DB3A" w14:textId="77777777" w:rsidR="00EB52D2" w:rsidRPr="00BE5F5C" w:rsidRDefault="00EB52D2" w:rsidP="00EB52D2">
      <w:pPr>
        <w:contextualSpacing/>
        <w:jc w:val="both"/>
        <w:rPr>
          <w:rFonts w:ascii="Arial" w:hAnsi="Arial" w:cs="Arial"/>
          <w:b/>
          <w:bCs/>
          <w:sz w:val="10"/>
          <w:szCs w:val="10"/>
          <w:lang w:val="tr-TR"/>
        </w:rPr>
      </w:pPr>
    </w:p>
    <w:p w14:paraId="544C0767" w14:textId="77777777" w:rsidR="00EB52D2" w:rsidRPr="000335C5" w:rsidRDefault="00EB52D2" w:rsidP="00EB52D2">
      <w:pPr>
        <w:tabs>
          <w:tab w:val="left" w:pos="284"/>
        </w:tabs>
        <w:contextualSpacing/>
        <w:jc w:val="both"/>
        <w:rPr>
          <w:rFonts w:ascii="Arial" w:hAnsi="Arial" w:cs="Arial"/>
          <w:bCs/>
          <w:sz w:val="18"/>
          <w:szCs w:val="18"/>
          <w:lang w:val="tr-TR"/>
        </w:rPr>
      </w:pPr>
      <w:r w:rsidRPr="000335C5">
        <w:rPr>
          <w:rFonts w:ascii="Arial" w:hAnsi="Arial" w:cs="Arial"/>
          <w:bCs/>
          <w:sz w:val="18"/>
          <w:szCs w:val="18"/>
          <w:lang w:val="tr-TR"/>
        </w:rPr>
        <w:t xml:space="preserve">Proje faaliyetleri boyunca elde edilecek çıktıların ve ulaşılacak sonuçların ilgili paydaşlar ve olası kullanıcılara ulaştırılması ve yayılmasına yönelik yapılacak olan toplantı, çalıştay, eğitim, web sitesi, medya, fuar, proje pazarı ve benzeri etkinlikler aşağıdaki tabloda verilmelidir. </w:t>
      </w:r>
    </w:p>
    <w:p w14:paraId="03C4D144" w14:textId="77777777" w:rsidR="00EB52D2" w:rsidRPr="000335C5" w:rsidRDefault="00EB52D2" w:rsidP="00EB52D2">
      <w:pPr>
        <w:tabs>
          <w:tab w:val="left" w:pos="284"/>
        </w:tabs>
        <w:contextualSpacing/>
        <w:jc w:val="both"/>
        <w:rPr>
          <w:rFonts w:ascii="Arial" w:hAnsi="Arial" w:cs="Arial"/>
          <w:bCs/>
          <w:sz w:val="18"/>
          <w:szCs w:val="18"/>
          <w:lang w:val="tr-TR"/>
        </w:rPr>
      </w:pPr>
    </w:p>
    <w:p w14:paraId="309CBED3" w14:textId="77777777" w:rsidR="00EB52D2" w:rsidRPr="000335C5" w:rsidRDefault="00EB52D2" w:rsidP="00EB52D2">
      <w:pPr>
        <w:contextualSpacing/>
        <w:jc w:val="center"/>
        <w:rPr>
          <w:rFonts w:ascii="Arial" w:hAnsi="Arial" w:cs="Arial"/>
          <w:b/>
          <w:bCs/>
          <w:sz w:val="18"/>
          <w:szCs w:val="18"/>
          <w:lang w:val="tr-TR"/>
        </w:rPr>
      </w:pPr>
      <w:r w:rsidRPr="000335C5">
        <w:rPr>
          <w:rFonts w:ascii="Arial" w:hAnsi="Arial" w:cs="Arial"/>
          <w:b/>
          <w:bCs/>
          <w:sz w:val="18"/>
          <w:szCs w:val="18"/>
          <w:lang w:val="tr-TR"/>
        </w:rPr>
        <w:t>PROJE ÇIKTILARININ PAYLAŞIMI VE YAYILIMI TABLOSU (*)</w:t>
      </w:r>
    </w:p>
    <w:p w14:paraId="08516312" w14:textId="77777777" w:rsidR="00EB52D2" w:rsidRPr="000335C5" w:rsidRDefault="00EB52D2" w:rsidP="00EB52D2">
      <w:pPr>
        <w:tabs>
          <w:tab w:val="left" w:pos="284"/>
        </w:tabs>
        <w:contextualSpacing/>
        <w:jc w:val="both"/>
        <w:rPr>
          <w:rFonts w:ascii="Arial" w:hAnsi="Arial" w:cs="Arial"/>
          <w:bCs/>
          <w:sz w:val="18"/>
          <w:szCs w:val="18"/>
          <w:lang w:val="tr-TR"/>
        </w:rPr>
      </w:pPr>
    </w:p>
    <w:tbl>
      <w:tblPr>
        <w:tblW w:w="491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4"/>
        <w:gridCol w:w="3212"/>
        <w:gridCol w:w="2874"/>
      </w:tblGrid>
      <w:tr w:rsidR="00EB52D2" w:rsidRPr="000335C5" w14:paraId="198D5C84" w14:textId="77777777" w:rsidTr="005F555E">
        <w:trPr>
          <w:trHeight w:val="521"/>
        </w:trPr>
        <w:tc>
          <w:tcPr>
            <w:tcW w:w="1817" w:type="pct"/>
            <w:shd w:val="clear" w:color="auto" w:fill="D9D9D9"/>
            <w:vAlign w:val="center"/>
          </w:tcPr>
          <w:p w14:paraId="355268C8" w14:textId="77777777" w:rsidR="00EB52D2" w:rsidRPr="000335C5" w:rsidRDefault="00EB52D2" w:rsidP="005F555E">
            <w:pPr>
              <w:contextualSpacing/>
              <w:jc w:val="center"/>
              <w:rPr>
                <w:rFonts w:ascii="Arial" w:hAnsi="Arial" w:cs="Arial"/>
                <w:b/>
                <w:bCs/>
                <w:sz w:val="18"/>
                <w:szCs w:val="18"/>
                <w:lang w:val="tr-TR"/>
              </w:rPr>
            </w:pPr>
            <w:r w:rsidRPr="000335C5">
              <w:rPr>
                <w:rFonts w:ascii="Arial" w:hAnsi="Arial" w:cs="Arial"/>
                <w:b/>
                <w:bCs/>
                <w:sz w:val="18"/>
                <w:szCs w:val="18"/>
                <w:lang w:val="tr-TR"/>
              </w:rPr>
              <w:t xml:space="preserve">Etkinlik Türü </w:t>
            </w:r>
            <w:r w:rsidRPr="000335C5">
              <w:rPr>
                <w:rFonts w:ascii="Arial" w:hAnsi="Arial" w:cs="Arial"/>
                <w:sz w:val="18"/>
                <w:szCs w:val="18"/>
                <w:lang w:val="tr-TR"/>
              </w:rPr>
              <w:t>(Toplantı, Çalışt</w:t>
            </w:r>
            <w:r w:rsidR="001578EB" w:rsidRPr="000335C5">
              <w:rPr>
                <w:rFonts w:ascii="Arial" w:hAnsi="Arial" w:cs="Arial"/>
                <w:sz w:val="18"/>
                <w:szCs w:val="18"/>
                <w:lang w:val="tr-TR"/>
              </w:rPr>
              <w:t>ay, Eğitim, Web Sayfası</w:t>
            </w:r>
            <w:r w:rsidRPr="000335C5">
              <w:rPr>
                <w:rFonts w:ascii="Arial" w:hAnsi="Arial" w:cs="Arial"/>
                <w:sz w:val="18"/>
                <w:szCs w:val="18"/>
                <w:lang w:val="tr-TR"/>
              </w:rPr>
              <w:t xml:space="preserve">, </w:t>
            </w:r>
            <w:r w:rsidR="001578EB" w:rsidRPr="000335C5">
              <w:rPr>
                <w:rFonts w:ascii="Arial" w:hAnsi="Arial" w:cs="Arial"/>
                <w:sz w:val="18"/>
                <w:szCs w:val="18"/>
                <w:lang w:val="tr-TR"/>
              </w:rPr>
              <w:t>Görsel/Yazılı/Sosyal Medya</w:t>
            </w:r>
            <w:r w:rsidRPr="000335C5">
              <w:rPr>
                <w:rFonts w:ascii="Arial" w:hAnsi="Arial" w:cs="Arial"/>
                <w:sz w:val="18"/>
                <w:szCs w:val="18"/>
                <w:lang w:val="tr-TR"/>
              </w:rPr>
              <w:t>, Fuar, Proje Pazarı vb.)</w:t>
            </w:r>
          </w:p>
        </w:tc>
        <w:tc>
          <w:tcPr>
            <w:tcW w:w="1680" w:type="pct"/>
            <w:shd w:val="clear" w:color="auto" w:fill="D9D9D9"/>
            <w:vAlign w:val="center"/>
          </w:tcPr>
          <w:p w14:paraId="358A7FD2" w14:textId="77777777" w:rsidR="00EB52D2" w:rsidRPr="000335C5" w:rsidRDefault="00EB52D2" w:rsidP="005F555E">
            <w:pPr>
              <w:contextualSpacing/>
              <w:jc w:val="center"/>
              <w:rPr>
                <w:rFonts w:ascii="Arial" w:hAnsi="Arial" w:cs="Arial"/>
                <w:b/>
                <w:bCs/>
                <w:sz w:val="18"/>
                <w:szCs w:val="18"/>
                <w:lang w:val="tr-TR"/>
              </w:rPr>
            </w:pPr>
            <w:r w:rsidRPr="000335C5">
              <w:rPr>
                <w:rFonts w:ascii="Arial" w:hAnsi="Arial" w:cs="Arial"/>
                <w:b/>
                <w:bCs/>
                <w:sz w:val="18"/>
                <w:szCs w:val="18"/>
                <w:lang w:val="tr-TR"/>
              </w:rPr>
              <w:t>Paydaş / Olası Kullanıcılar</w:t>
            </w:r>
          </w:p>
        </w:tc>
        <w:tc>
          <w:tcPr>
            <w:tcW w:w="1503" w:type="pct"/>
            <w:shd w:val="clear" w:color="auto" w:fill="D9D9D9"/>
            <w:vAlign w:val="center"/>
          </w:tcPr>
          <w:p w14:paraId="1D5679DA" w14:textId="77777777" w:rsidR="00EB52D2" w:rsidRPr="000335C5" w:rsidRDefault="00EB52D2" w:rsidP="005F555E">
            <w:pPr>
              <w:contextualSpacing/>
              <w:jc w:val="center"/>
              <w:rPr>
                <w:rFonts w:ascii="Arial" w:hAnsi="Arial" w:cs="Arial"/>
                <w:b/>
                <w:bCs/>
                <w:sz w:val="18"/>
                <w:szCs w:val="18"/>
                <w:lang w:val="tr-TR"/>
              </w:rPr>
            </w:pPr>
            <w:r w:rsidRPr="000335C5">
              <w:rPr>
                <w:rFonts w:ascii="Arial" w:hAnsi="Arial" w:cs="Arial"/>
                <w:b/>
                <w:bCs/>
                <w:sz w:val="18"/>
                <w:szCs w:val="18"/>
                <w:lang w:val="tr-TR"/>
              </w:rPr>
              <w:t>Etkinliğin Zamanı ve Süresi</w:t>
            </w:r>
          </w:p>
        </w:tc>
      </w:tr>
      <w:tr w:rsidR="00EB52D2" w:rsidRPr="000335C5" w14:paraId="530317A9" w14:textId="77777777" w:rsidTr="005F555E">
        <w:trPr>
          <w:trHeight w:val="547"/>
        </w:trPr>
        <w:tc>
          <w:tcPr>
            <w:tcW w:w="1817" w:type="pct"/>
            <w:vAlign w:val="center"/>
          </w:tcPr>
          <w:p w14:paraId="5F22EFE5" w14:textId="66740681" w:rsidR="00EB52D2" w:rsidRPr="000335C5" w:rsidRDefault="007B5A72" w:rsidP="005F555E">
            <w:pPr>
              <w:contextualSpacing/>
              <w:rPr>
                <w:rFonts w:ascii="Arial" w:hAnsi="Arial" w:cs="Arial"/>
                <w:bCs/>
                <w:sz w:val="18"/>
                <w:szCs w:val="18"/>
                <w:lang w:val="tr-TR"/>
              </w:rPr>
            </w:pPr>
            <w:proofErr w:type="spellStart"/>
            <w:r w:rsidRPr="007B5A72">
              <w:rPr>
                <w:rFonts w:ascii="Arial" w:hAnsi="Arial" w:cs="Arial"/>
                <w:bCs/>
                <w:sz w:val="18"/>
                <w:szCs w:val="18"/>
              </w:rPr>
              <w:t>Proje</w:t>
            </w:r>
            <w:proofErr w:type="spellEnd"/>
            <w:r w:rsidRPr="007B5A72">
              <w:rPr>
                <w:rFonts w:ascii="Arial" w:hAnsi="Arial" w:cs="Arial"/>
                <w:bCs/>
                <w:sz w:val="18"/>
                <w:szCs w:val="18"/>
              </w:rPr>
              <w:t xml:space="preserve"> </w:t>
            </w:r>
            <w:proofErr w:type="spellStart"/>
            <w:r w:rsidRPr="007B5A72">
              <w:rPr>
                <w:rFonts w:ascii="Arial" w:hAnsi="Arial" w:cs="Arial"/>
                <w:bCs/>
                <w:sz w:val="18"/>
                <w:szCs w:val="18"/>
              </w:rPr>
              <w:t>sonucunda</w:t>
            </w:r>
            <w:proofErr w:type="spellEnd"/>
            <w:r w:rsidRPr="007B5A72">
              <w:rPr>
                <w:rFonts w:ascii="Arial" w:hAnsi="Arial" w:cs="Arial"/>
                <w:bCs/>
                <w:sz w:val="18"/>
                <w:szCs w:val="18"/>
              </w:rPr>
              <w:t xml:space="preserve"> </w:t>
            </w:r>
            <w:proofErr w:type="spellStart"/>
            <w:r w:rsidRPr="007B5A72">
              <w:rPr>
                <w:rFonts w:ascii="Arial" w:hAnsi="Arial" w:cs="Arial"/>
                <w:bCs/>
                <w:sz w:val="18"/>
                <w:szCs w:val="18"/>
              </w:rPr>
              <w:t>çevrimiçin</w:t>
            </w:r>
            <w:proofErr w:type="spellEnd"/>
            <w:r w:rsidRPr="007B5A72">
              <w:rPr>
                <w:rFonts w:ascii="Arial" w:hAnsi="Arial" w:cs="Arial"/>
                <w:bCs/>
                <w:sz w:val="18"/>
                <w:szCs w:val="18"/>
              </w:rPr>
              <w:t xml:space="preserve"> </w:t>
            </w:r>
            <w:proofErr w:type="spellStart"/>
            <w:r w:rsidRPr="007B5A72">
              <w:rPr>
                <w:rFonts w:ascii="Arial" w:hAnsi="Arial" w:cs="Arial"/>
                <w:bCs/>
                <w:sz w:val="18"/>
                <w:szCs w:val="18"/>
              </w:rPr>
              <w:t>bilgilendirme</w:t>
            </w:r>
            <w:proofErr w:type="spellEnd"/>
            <w:r w:rsidRPr="007B5A72">
              <w:rPr>
                <w:rFonts w:ascii="Arial" w:hAnsi="Arial" w:cs="Arial"/>
                <w:bCs/>
                <w:sz w:val="18"/>
                <w:szCs w:val="18"/>
              </w:rPr>
              <w:t xml:space="preserve"> </w:t>
            </w:r>
            <w:proofErr w:type="spellStart"/>
            <w:r w:rsidRPr="007B5A72">
              <w:rPr>
                <w:rFonts w:ascii="Arial" w:hAnsi="Arial" w:cs="Arial"/>
                <w:bCs/>
                <w:sz w:val="18"/>
                <w:szCs w:val="18"/>
              </w:rPr>
              <w:t>toplantısı</w:t>
            </w:r>
            <w:proofErr w:type="spellEnd"/>
            <w:r w:rsidRPr="007B5A72">
              <w:rPr>
                <w:rFonts w:ascii="Arial" w:hAnsi="Arial" w:cs="Arial"/>
                <w:bCs/>
                <w:sz w:val="18"/>
                <w:szCs w:val="18"/>
              </w:rPr>
              <w:t xml:space="preserve"> </w:t>
            </w:r>
            <w:proofErr w:type="spellStart"/>
            <w:r w:rsidRPr="007B5A72">
              <w:rPr>
                <w:rFonts w:ascii="Arial" w:hAnsi="Arial" w:cs="Arial"/>
                <w:bCs/>
                <w:sz w:val="18"/>
                <w:szCs w:val="18"/>
              </w:rPr>
              <w:t>düzenlenmesi</w:t>
            </w:r>
            <w:proofErr w:type="spellEnd"/>
            <w:r w:rsidRPr="007B5A72">
              <w:rPr>
                <w:rFonts w:ascii="Arial" w:hAnsi="Arial" w:cs="Arial"/>
                <w:bCs/>
                <w:sz w:val="18"/>
                <w:szCs w:val="18"/>
              </w:rPr>
              <w:t xml:space="preserve"> </w:t>
            </w:r>
          </w:p>
        </w:tc>
        <w:tc>
          <w:tcPr>
            <w:tcW w:w="1680" w:type="pct"/>
            <w:vAlign w:val="center"/>
          </w:tcPr>
          <w:p w14:paraId="5A5A0A05" w14:textId="5296373B" w:rsidR="00EB52D2" w:rsidRPr="000335C5" w:rsidRDefault="007B5A72" w:rsidP="005F555E">
            <w:pPr>
              <w:contextualSpacing/>
              <w:rPr>
                <w:rFonts w:ascii="Arial" w:hAnsi="Arial" w:cs="Arial"/>
                <w:sz w:val="18"/>
                <w:szCs w:val="18"/>
                <w:lang w:val="tr-TR"/>
              </w:rPr>
            </w:pPr>
            <w:r>
              <w:rPr>
                <w:rFonts w:ascii="Arial" w:hAnsi="Arial" w:cs="Arial"/>
                <w:sz w:val="18"/>
                <w:szCs w:val="18"/>
                <w:lang w:val="tr-TR"/>
              </w:rPr>
              <w:t>Çevre Şehircilik ve İklim Değişikliği Bakanlığı, Üniversiteler</w:t>
            </w:r>
          </w:p>
        </w:tc>
        <w:tc>
          <w:tcPr>
            <w:tcW w:w="1503" w:type="pct"/>
            <w:vAlign w:val="center"/>
          </w:tcPr>
          <w:p w14:paraId="4B3F35E3" w14:textId="389421B4" w:rsidR="00EB52D2" w:rsidRPr="000335C5" w:rsidRDefault="007B5A72" w:rsidP="005F555E">
            <w:pPr>
              <w:contextualSpacing/>
              <w:rPr>
                <w:rFonts w:ascii="Arial" w:hAnsi="Arial" w:cs="Arial"/>
                <w:sz w:val="18"/>
                <w:szCs w:val="18"/>
                <w:lang w:val="tr-TR"/>
              </w:rPr>
            </w:pPr>
            <w:r>
              <w:rPr>
                <w:rFonts w:ascii="Arial" w:hAnsi="Arial" w:cs="Arial"/>
                <w:sz w:val="18"/>
                <w:szCs w:val="18"/>
                <w:lang w:val="tr-TR"/>
              </w:rPr>
              <w:t>Proje tamamlandıktan sonra</w:t>
            </w:r>
          </w:p>
        </w:tc>
      </w:tr>
    </w:tbl>
    <w:p w14:paraId="3E828FC2" w14:textId="77777777" w:rsidR="00EB52D2" w:rsidRPr="000335C5" w:rsidRDefault="00EB52D2" w:rsidP="00EB52D2">
      <w:pPr>
        <w:rPr>
          <w:rFonts w:ascii="Arial" w:hAnsi="Arial" w:cs="Arial"/>
          <w:sz w:val="18"/>
          <w:szCs w:val="18"/>
          <w:lang w:val="tr-TR"/>
        </w:rPr>
      </w:pPr>
      <w:r w:rsidRPr="000335C5">
        <w:rPr>
          <w:rFonts w:ascii="Arial" w:hAnsi="Arial" w:cs="Arial"/>
          <w:b/>
          <w:bCs/>
          <w:sz w:val="18"/>
          <w:szCs w:val="18"/>
          <w:lang w:val="tr-TR"/>
        </w:rPr>
        <w:t xml:space="preserve">(*) </w:t>
      </w:r>
      <w:r w:rsidRPr="000335C5">
        <w:rPr>
          <w:rFonts w:ascii="Arial" w:hAnsi="Arial" w:cs="Arial"/>
          <w:sz w:val="18"/>
          <w:szCs w:val="18"/>
          <w:lang w:val="tr-TR"/>
        </w:rPr>
        <w:t>Tablodaki satırlar gerektiği kadar genişletilebilir ve çoğaltılabilir.</w:t>
      </w:r>
    </w:p>
    <w:p w14:paraId="31D1E71C" w14:textId="77777777" w:rsidR="00EB52D2" w:rsidRPr="000335C5" w:rsidRDefault="00EB52D2" w:rsidP="00EB52D2">
      <w:pPr>
        <w:pStyle w:val="WW-NormalWeb1"/>
        <w:spacing w:before="0" w:after="0"/>
        <w:contextualSpacing/>
        <w:jc w:val="both"/>
        <w:rPr>
          <w:rFonts w:ascii="Arial" w:hAnsi="Arial" w:cs="Arial"/>
          <w:b/>
          <w:bCs/>
          <w:sz w:val="18"/>
          <w:szCs w:val="18"/>
        </w:rPr>
      </w:pPr>
    </w:p>
    <w:p w14:paraId="5C9BEAA5" w14:textId="77777777" w:rsidR="00EB52D2" w:rsidRPr="000335C5" w:rsidRDefault="00EB52D2" w:rsidP="00EB52D2">
      <w:pPr>
        <w:widowControl/>
        <w:numPr>
          <w:ilvl w:val="1"/>
          <w:numId w:val="23"/>
        </w:numPr>
        <w:suppressAutoHyphens w:val="0"/>
        <w:spacing w:after="200" w:line="276" w:lineRule="auto"/>
        <w:ind w:left="0" w:firstLine="0"/>
        <w:rPr>
          <w:rFonts w:ascii="Arial" w:hAnsi="Arial" w:cs="Arial"/>
          <w:b/>
          <w:sz w:val="18"/>
          <w:szCs w:val="18"/>
          <w:lang w:val="tr-TR"/>
        </w:rPr>
      </w:pPr>
      <w:r w:rsidRPr="000335C5">
        <w:rPr>
          <w:rFonts w:ascii="Arial" w:hAnsi="Arial" w:cs="Arial"/>
          <w:b/>
          <w:sz w:val="18"/>
          <w:szCs w:val="18"/>
          <w:lang w:val="tr-TR"/>
        </w:rPr>
        <w:t>Projeden Oluşması Öngörülen Etkilere İlişkin Bilgiler</w:t>
      </w:r>
    </w:p>
    <w:p w14:paraId="6485B519" w14:textId="77777777" w:rsidR="00EB52D2" w:rsidRPr="000335C5" w:rsidRDefault="00EB52D2" w:rsidP="00EB52D2">
      <w:pPr>
        <w:tabs>
          <w:tab w:val="left" w:pos="9922"/>
        </w:tabs>
        <w:jc w:val="both"/>
        <w:rPr>
          <w:rFonts w:ascii="Arial" w:hAnsi="Arial" w:cs="Arial"/>
          <w:bCs/>
          <w:sz w:val="18"/>
          <w:szCs w:val="18"/>
          <w:lang w:val="tr-TR"/>
        </w:rPr>
      </w:pPr>
      <w:r w:rsidRPr="000335C5">
        <w:rPr>
          <w:rFonts w:ascii="Arial" w:hAnsi="Arial" w:cs="Arial"/>
          <w:bCs/>
          <w:sz w:val="18"/>
          <w:szCs w:val="18"/>
          <w:lang w:val="tr-TR"/>
        </w:rPr>
        <w:t xml:space="preserve">Proje başarıyla gerçekleştirildiği takdirde projeden oluşması öngörülen </w:t>
      </w:r>
    </w:p>
    <w:p w14:paraId="78817544" w14:textId="77777777" w:rsidR="00EB52D2" w:rsidRPr="000335C5" w:rsidRDefault="00EB52D2" w:rsidP="00EB52D2">
      <w:pPr>
        <w:widowControl/>
        <w:numPr>
          <w:ilvl w:val="0"/>
          <w:numId w:val="27"/>
        </w:numPr>
        <w:suppressAutoHyphens w:val="0"/>
        <w:spacing w:line="276" w:lineRule="auto"/>
        <w:ind w:left="284" w:hanging="284"/>
        <w:jc w:val="both"/>
        <w:rPr>
          <w:rFonts w:ascii="Arial" w:hAnsi="Arial" w:cs="Arial"/>
          <w:bCs/>
          <w:sz w:val="18"/>
          <w:szCs w:val="18"/>
          <w:lang w:val="tr-TR"/>
        </w:rPr>
      </w:pPr>
      <w:r w:rsidRPr="000335C5">
        <w:rPr>
          <w:rFonts w:ascii="Arial" w:hAnsi="Arial" w:cs="Arial"/>
          <w:bCs/>
          <w:sz w:val="18"/>
          <w:szCs w:val="18"/>
          <w:lang w:val="tr-TR"/>
        </w:rPr>
        <w:lastRenderedPageBreak/>
        <w:t>Toplumsal/kültürel etki,</w:t>
      </w:r>
    </w:p>
    <w:p w14:paraId="197CB534" w14:textId="77777777" w:rsidR="00EB52D2" w:rsidRPr="000335C5" w:rsidRDefault="00EB52D2" w:rsidP="00EB52D2">
      <w:pPr>
        <w:widowControl/>
        <w:numPr>
          <w:ilvl w:val="0"/>
          <w:numId w:val="27"/>
        </w:numPr>
        <w:suppressAutoHyphens w:val="0"/>
        <w:spacing w:line="276" w:lineRule="auto"/>
        <w:ind w:left="284" w:hanging="284"/>
        <w:jc w:val="both"/>
        <w:rPr>
          <w:rFonts w:ascii="Arial" w:hAnsi="Arial" w:cs="Arial"/>
          <w:bCs/>
          <w:sz w:val="18"/>
          <w:szCs w:val="18"/>
          <w:lang w:val="tr-TR"/>
        </w:rPr>
      </w:pPr>
      <w:r w:rsidRPr="000335C5">
        <w:rPr>
          <w:rFonts w:ascii="Arial" w:hAnsi="Arial" w:cs="Arial"/>
          <w:bCs/>
          <w:sz w:val="18"/>
          <w:szCs w:val="18"/>
          <w:lang w:val="tr-TR"/>
        </w:rPr>
        <w:t xml:space="preserve">Ekonomik etki, </w:t>
      </w:r>
    </w:p>
    <w:p w14:paraId="60405D56" w14:textId="77777777" w:rsidR="00EB52D2" w:rsidRPr="000335C5" w:rsidRDefault="00EB52D2" w:rsidP="00EB52D2">
      <w:pPr>
        <w:widowControl/>
        <w:numPr>
          <w:ilvl w:val="0"/>
          <w:numId w:val="27"/>
        </w:numPr>
        <w:suppressAutoHyphens w:val="0"/>
        <w:spacing w:line="276" w:lineRule="auto"/>
        <w:ind w:left="284" w:hanging="284"/>
        <w:jc w:val="both"/>
        <w:rPr>
          <w:rFonts w:ascii="Arial" w:hAnsi="Arial" w:cs="Arial"/>
          <w:bCs/>
          <w:sz w:val="18"/>
          <w:szCs w:val="18"/>
          <w:lang w:val="tr-TR"/>
        </w:rPr>
      </w:pPr>
      <w:r w:rsidRPr="000335C5">
        <w:rPr>
          <w:rFonts w:ascii="Arial" w:hAnsi="Arial" w:cs="Arial"/>
          <w:bCs/>
          <w:sz w:val="18"/>
          <w:szCs w:val="18"/>
          <w:lang w:val="tr-TR"/>
        </w:rPr>
        <w:t xml:space="preserve">Ulusal Güvenlik etkisi </w:t>
      </w:r>
    </w:p>
    <w:p w14:paraId="20499718" w14:textId="77777777" w:rsidR="00EB52D2" w:rsidRPr="00BE5F5C" w:rsidRDefault="00EB52D2" w:rsidP="00EB52D2">
      <w:pPr>
        <w:ind w:left="567"/>
        <w:jc w:val="both"/>
        <w:rPr>
          <w:rFonts w:ascii="Arial" w:hAnsi="Arial" w:cs="Arial"/>
          <w:bCs/>
          <w:sz w:val="10"/>
          <w:szCs w:val="10"/>
          <w:lang w:val="tr-TR"/>
        </w:rPr>
      </w:pPr>
    </w:p>
    <w:p w14:paraId="423627F2" w14:textId="77777777" w:rsidR="00EB52D2" w:rsidRPr="000335C5" w:rsidRDefault="00EB52D2" w:rsidP="00EB52D2">
      <w:pPr>
        <w:jc w:val="both"/>
        <w:rPr>
          <w:rFonts w:ascii="Arial" w:hAnsi="Arial" w:cs="Arial"/>
          <w:bCs/>
          <w:sz w:val="18"/>
          <w:szCs w:val="18"/>
          <w:lang w:val="tr-TR"/>
        </w:rPr>
      </w:pPr>
      <w:r w:rsidRPr="000335C5">
        <w:rPr>
          <w:rFonts w:ascii="Arial" w:hAnsi="Arial" w:cs="Arial"/>
          <w:bCs/>
          <w:sz w:val="18"/>
          <w:szCs w:val="18"/>
          <w:lang w:val="tr-TR"/>
        </w:rPr>
        <w:t>Proje Başvuru Sistemi</w:t>
      </w:r>
      <w:r w:rsidR="0078268B" w:rsidRPr="000335C5">
        <w:rPr>
          <w:rFonts w:ascii="Arial" w:hAnsi="Arial" w:cs="Arial"/>
          <w:bCs/>
          <w:sz w:val="18"/>
          <w:szCs w:val="18"/>
          <w:lang w:val="tr-TR"/>
        </w:rPr>
        <w:t>nde</w:t>
      </w:r>
      <w:r w:rsidRPr="000335C5">
        <w:rPr>
          <w:rFonts w:ascii="Arial" w:hAnsi="Arial" w:cs="Arial"/>
          <w:bCs/>
          <w:sz w:val="18"/>
          <w:szCs w:val="18"/>
          <w:lang w:val="tr-TR"/>
        </w:rPr>
        <w:t xml:space="preserve"> (PBS)</w:t>
      </w:r>
      <w:r w:rsidR="0078268B" w:rsidRPr="000335C5">
        <w:rPr>
          <w:rFonts w:ascii="Arial" w:hAnsi="Arial" w:cs="Arial"/>
          <w:bCs/>
          <w:sz w:val="18"/>
          <w:szCs w:val="18"/>
          <w:lang w:val="tr-TR"/>
        </w:rPr>
        <w:t xml:space="preserve"> </w:t>
      </w:r>
      <w:r w:rsidRPr="000335C5">
        <w:rPr>
          <w:rFonts w:ascii="Arial" w:hAnsi="Arial" w:cs="Arial"/>
          <w:bCs/>
          <w:sz w:val="18"/>
          <w:szCs w:val="18"/>
          <w:lang w:val="tr-TR"/>
        </w:rPr>
        <w:t>seçilen 11. Kalkınma Planı hedefleri ve politikaları çerçevesinde hedef kitle/alan belirtilerek açıklanmalıdır. Beklenen etkiler doğrulanabilir ve ölçülebilir olmalıdır. Etkilerin oluşma zamanına ilişkin öngörüler belirtilmelidir.</w:t>
      </w:r>
      <w:r w:rsidR="0078268B" w:rsidRPr="000335C5">
        <w:rPr>
          <w:rFonts w:ascii="Arial" w:hAnsi="Arial" w:cs="Arial"/>
          <w:bCs/>
          <w:sz w:val="18"/>
          <w:szCs w:val="18"/>
          <w:lang w:val="tr-TR"/>
        </w:rPr>
        <w:t xml:space="preserve"> </w:t>
      </w:r>
      <w:r w:rsidR="003C2305" w:rsidRPr="000335C5">
        <w:rPr>
          <w:rFonts w:ascii="Arial" w:hAnsi="Arial" w:cs="Arial"/>
          <w:bCs/>
          <w:sz w:val="18"/>
          <w:szCs w:val="18"/>
          <w:lang w:val="tr-TR"/>
        </w:rPr>
        <w:t xml:space="preserve">Önerilen projeden oluşması öngörülen etkiler ile </w:t>
      </w:r>
      <w:r w:rsidR="002B1B28" w:rsidRPr="000335C5">
        <w:rPr>
          <w:rFonts w:ascii="Arial" w:hAnsi="Arial" w:cs="Arial"/>
          <w:bCs/>
          <w:sz w:val="18"/>
          <w:szCs w:val="18"/>
          <w:lang w:val="tr-TR"/>
        </w:rPr>
        <w:t xml:space="preserve">bu etkilerin </w:t>
      </w:r>
      <w:r w:rsidR="003C2305" w:rsidRPr="000335C5">
        <w:rPr>
          <w:rFonts w:ascii="Arial" w:hAnsi="Arial" w:cs="Arial"/>
          <w:bCs/>
          <w:sz w:val="18"/>
          <w:szCs w:val="18"/>
          <w:lang w:val="tr-TR"/>
        </w:rPr>
        <w:t xml:space="preserve">11. Kalkınma Planı hedef ve politikalarına sağlayacağı katkılar bu bölümde yapılacak açıklamalar çerçevesinde değerlendirecektir. Şayet projeden oluşması öngörülen herhangi bir etki ve </w:t>
      </w:r>
      <w:r w:rsidR="00575BE5" w:rsidRPr="000335C5">
        <w:rPr>
          <w:rFonts w:ascii="Arial" w:hAnsi="Arial" w:cs="Arial"/>
          <w:bCs/>
          <w:sz w:val="18"/>
          <w:szCs w:val="18"/>
          <w:lang w:val="tr-TR"/>
        </w:rPr>
        <w:t>bu etkilerin</w:t>
      </w:r>
      <w:r w:rsidR="002B1B28" w:rsidRPr="000335C5">
        <w:rPr>
          <w:rFonts w:ascii="Arial" w:hAnsi="Arial" w:cs="Arial"/>
          <w:bCs/>
          <w:sz w:val="18"/>
          <w:szCs w:val="18"/>
          <w:lang w:val="tr-TR"/>
        </w:rPr>
        <w:t xml:space="preserve"> </w:t>
      </w:r>
      <w:r w:rsidR="003C2305" w:rsidRPr="000335C5">
        <w:rPr>
          <w:rFonts w:ascii="Arial" w:hAnsi="Arial" w:cs="Arial"/>
          <w:bCs/>
          <w:sz w:val="18"/>
          <w:szCs w:val="18"/>
          <w:lang w:val="tr-TR"/>
        </w:rPr>
        <w:t xml:space="preserve">11. Kalkınma Planı hedef ve politikaları ile ilişkisi mevcut değilse bu durum açıkça belirtilmelidir. </w:t>
      </w:r>
    </w:p>
    <w:p w14:paraId="32A7398B" w14:textId="77777777" w:rsidR="00EB52D2" w:rsidRPr="00BE5F5C" w:rsidRDefault="00EB52D2" w:rsidP="00EB52D2">
      <w:pPr>
        <w:ind w:left="284"/>
        <w:jc w:val="both"/>
        <w:rPr>
          <w:rFonts w:ascii="Arial" w:hAnsi="Arial" w:cs="Arial"/>
          <w:b/>
          <w:sz w:val="10"/>
          <w:szCs w:val="10"/>
          <w:lang w:val="tr-TR"/>
        </w:rPr>
      </w:pPr>
    </w:p>
    <w:tbl>
      <w:tblPr>
        <w:tblW w:w="992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left w:w="0" w:type="dxa"/>
          <w:right w:w="0" w:type="dxa"/>
        </w:tblCellMar>
        <w:tblLook w:val="0420" w:firstRow="1" w:lastRow="0" w:firstColumn="0" w:lastColumn="0" w:noHBand="0" w:noVBand="1"/>
      </w:tblPr>
      <w:tblGrid>
        <w:gridCol w:w="3546"/>
        <w:gridCol w:w="4666"/>
        <w:gridCol w:w="1713"/>
      </w:tblGrid>
      <w:tr w:rsidR="00EB52D2" w:rsidRPr="000335C5" w14:paraId="26BEFDAD" w14:textId="77777777" w:rsidTr="000A72F8">
        <w:trPr>
          <w:trHeight w:val="362"/>
        </w:trPr>
        <w:tc>
          <w:tcPr>
            <w:tcW w:w="3546" w:type="dxa"/>
            <w:shd w:val="clear" w:color="auto" w:fill="E7E6E6"/>
            <w:tcMar>
              <w:top w:w="72" w:type="dxa"/>
              <w:left w:w="144" w:type="dxa"/>
              <w:bottom w:w="72" w:type="dxa"/>
              <w:right w:w="144" w:type="dxa"/>
            </w:tcMar>
            <w:vAlign w:val="center"/>
          </w:tcPr>
          <w:p w14:paraId="5457600A" w14:textId="77777777" w:rsidR="00EB52D2" w:rsidRPr="000335C5" w:rsidRDefault="00EB52D2" w:rsidP="005F555E">
            <w:pPr>
              <w:jc w:val="center"/>
              <w:rPr>
                <w:rFonts w:ascii="Arial" w:hAnsi="Arial" w:cs="Arial"/>
                <w:b/>
                <w:sz w:val="18"/>
                <w:szCs w:val="18"/>
                <w:lang w:val="tr-TR"/>
              </w:rPr>
            </w:pPr>
            <w:r w:rsidRPr="000335C5">
              <w:rPr>
                <w:rFonts w:ascii="Arial" w:hAnsi="Arial" w:cs="Arial"/>
                <w:b/>
                <w:sz w:val="18"/>
                <w:szCs w:val="18"/>
                <w:lang w:val="tr-TR"/>
              </w:rPr>
              <w:t>Etki Türü</w:t>
            </w:r>
          </w:p>
        </w:tc>
        <w:tc>
          <w:tcPr>
            <w:tcW w:w="4666" w:type="dxa"/>
            <w:shd w:val="clear" w:color="auto" w:fill="FFFFFF"/>
            <w:vAlign w:val="center"/>
          </w:tcPr>
          <w:p w14:paraId="370C319B" w14:textId="77777777" w:rsidR="00EB52D2" w:rsidRPr="000335C5" w:rsidRDefault="006E2A76" w:rsidP="005F555E">
            <w:pPr>
              <w:jc w:val="center"/>
              <w:rPr>
                <w:rFonts w:ascii="Arial" w:hAnsi="Arial" w:cs="Arial"/>
                <w:b/>
                <w:sz w:val="18"/>
                <w:szCs w:val="18"/>
                <w:lang w:val="tr-TR"/>
              </w:rPr>
            </w:pPr>
            <w:r w:rsidRPr="000335C5">
              <w:rPr>
                <w:rFonts w:ascii="Arial" w:hAnsi="Arial" w:cs="Arial"/>
                <w:b/>
                <w:sz w:val="18"/>
                <w:szCs w:val="18"/>
                <w:lang w:val="tr-TR"/>
              </w:rPr>
              <w:t xml:space="preserve">Öngörülen </w:t>
            </w:r>
            <w:r w:rsidR="00EB52D2" w:rsidRPr="000335C5">
              <w:rPr>
                <w:rFonts w:ascii="Arial" w:hAnsi="Arial" w:cs="Arial"/>
                <w:b/>
                <w:sz w:val="18"/>
                <w:szCs w:val="18"/>
                <w:lang w:val="tr-TR"/>
              </w:rPr>
              <w:t>Etki</w:t>
            </w:r>
            <w:r w:rsidRPr="000335C5">
              <w:rPr>
                <w:rFonts w:ascii="Arial" w:hAnsi="Arial" w:cs="Arial"/>
                <w:b/>
                <w:sz w:val="18"/>
                <w:szCs w:val="18"/>
                <w:lang w:val="tr-TR"/>
              </w:rPr>
              <w:t xml:space="preserve"> Türü ve Kalkınma Planıyla İlişkisi</w:t>
            </w:r>
          </w:p>
        </w:tc>
        <w:tc>
          <w:tcPr>
            <w:tcW w:w="1713" w:type="dxa"/>
            <w:shd w:val="clear" w:color="auto" w:fill="FFFFFF"/>
            <w:vAlign w:val="center"/>
          </w:tcPr>
          <w:p w14:paraId="69D7D635" w14:textId="77777777" w:rsidR="00EB52D2" w:rsidRPr="000335C5" w:rsidRDefault="00EB52D2" w:rsidP="005F555E">
            <w:pPr>
              <w:jc w:val="center"/>
              <w:rPr>
                <w:rFonts w:ascii="Arial" w:hAnsi="Arial" w:cs="Arial"/>
                <w:b/>
                <w:sz w:val="18"/>
                <w:szCs w:val="18"/>
                <w:lang w:val="tr-TR"/>
              </w:rPr>
            </w:pPr>
            <w:r w:rsidRPr="000335C5">
              <w:rPr>
                <w:rFonts w:ascii="Arial" w:hAnsi="Arial" w:cs="Arial"/>
                <w:b/>
                <w:sz w:val="18"/>
                <w:szCs w:val="18"/>
                <w:lang w:val="tr-TR"/>
              </w:rPr>
              <w:t xml:space="preserve">Etkinin Oluşması </w:t>
            </w:r>
          </w:p>
          <w:p w14:paraId="1841935C" w14:textId="77777777" w:rsidR="00EB52D2" w:rsidRPr="000335C5" w:rsidRDefault="00EB52D2" w:rsidP="005F555E">
            <w:pPr>
              <w:jc w:val="center"/>
              <w:rPr>
                <w:rFonts w:ascii="Arial" w:hAnsi="Arial" w:cs="Arial"/>
                <w:b/>
                <w:sz w:val="18"/>
                <w:szCs w:val="18"/>
                <w:lang w:val="tr-TR"/>
              </w:rPr>
            </w:pPr>
            <w:r w:rsidRPr="000335C5">
              <w:rPr>
                <w:rFonts w:ascii="Arial" w:hAnsi="Arial" w:cs="Arial"/>
                <w:b/>
                <w:sz w:val="18"/>
                <w:szCs w:val="18"/>
                <w:lang w:val="tr-TR"/>
              </w:rPr>
              <w:t xml:space="preserve">Öngörülen Zaman (*) </w:t>
            </w:r>
          </w:p>
        </w:tc>
      </w:tr>
      <w:tr w:rsidR="00EB52D2" w:rsidRPr="000335C5" w14:paraId="15B2CC14" w14:textId="77777777" w:rsidTr="000A72F8">
        <w:trPr>
          <w:trHeight w:val="1363"/>
        </w:trPr>
        <w:tc>
          <w:tcPr>
            <w:tcW w:w="3546" w:type="dxa"/>
            <w:shd w:val="clear" w:color="auto" w:fill="E7E6E6"/>
            <w:tcMar>
              <w:top w:w="72" w:type="dxa"/>
              <w:left w:w="144" w:type="dxa"/>
              <w:bottom w:w="72" w:type="dxa"/>
              <w:right w:w="144" w:type="dxa"/>
            </w:tcMar>
            <w:hideMark/>
          </w:tcPr>
          <w:p w14:paraId="081693BE" w14:textId="77777777" w:rsidR="00EB52D2" w:rsidRPr="000335C5" w:rsidRDefault="00EB52D2" w:rsidP="005F555E">
            <w:pPr>
              <w:rPr>
                <w:rFonts w:ascii="Arial" w:hAnsi="Arial" w:cs="Arial"/>
                <w:b/>
                <w:sz w:val="18"/>
                <w:szCs w:val="18"/>
                <w:lang w:val="tr-TR"/>
              </w:rPr>
            </w:pPr>
            <w:r w:rsidRPr="000335C5">
              <w:rPr>
                <w:rFonts w:ascii="Arial" w:hAnsi="Arial" w:cs="Arial"/>
                <w:b/>
                <w:sz w:val="18"/>
                <w:szCs w:val="18"/>
                <w:lang w:val="tr-TR"/>
              </w:rPr>
              <w:t xml:space="preserve">Toplumsal/Kültürel Etki: </w:t>
            </w:r>
          </w:p>
          <w:p w14:paraId="652E94D9" w14:textId="77777777" w:rsidR="00EB52D2" w:rsidRPr="000335C5" w:rsidRDefault="00EB52D2" w:rsidP="00EB52D2">
            <w:pPr>
              <w:widowControl/>
              <w:numPr>
                <w:ilvl w:val="0"/>
                <w:numId w:val="24"/>
              </w:numPr>
              <w:suppressAutoHyphens w:val="0"/>
              <w:spacing w:line="276" w:lineRule="auto"/>
              <w:ind w:left="284" w:hanging="142"/>
              <w:jc w:val="both"/>
              <w:rPr>
                <w:rFonts w:ascii="Arial" w:hAnsi="Arial" w:cs="Arial"/>
                <w:sz w:val="18"/>
                <w:szCs w:val="18"/>
                <w:lang w:val="tr-TR"/>
              </w:rPr>
            </w:pPr>
            <w:r w:rsidRPr="000335C5">
              <w:rPr>
                <w:rFonts w:ascii="Arial" w:hAnsi="Arial" w:cs="Arial"/>
                <w:sz w:val="18"/>
                <w:szCs w:val="18"/>
                <w:lang w:val="tr-TR"/>
              </w:rPr>
              <w:t>Yaşam Kalitesine Katkı,</w:t>
            </w:r>
          </w:p>
          <w:p w14:paraId="471124D8" w14:textId="77777777" w:rsidR="00EB52D2" w:rsidRPr="000335C5" w:rsidRDefault="00EB52D2" w:rsidP="00EB52D2">
            <w:pPr>
              <w:widowControl/>
              <w:numPr>
                <w:ilvl w:val="0"/>
                <w:numId w:val="24"/>
              </w:numPr>
              <w:suppressAutoHyphens w:val="0"/>
              <w:spacing w:line="276" w:lineRule="auto"/>
              <w:ind w:left="284" w:hanging="142"/>
              <w:jc w:val="both"/>
              <w:rPr>
                <w:rFonts w:ascii="Arial" w:hAnsi="Arial" w:cs="Arial"/>
                <w:sz w:val="18"/>
                <w:szCs w:val="18"/>
                <w:lang w:val="tr-TR"/>
              </w:rPr>
            </w:pPr>
            <w:r w:rsidRPr="000335C5">
              <w:rPr>
                <w:rFonts w:ascii="Arial" w:hAnsi="Arial" w:cs="Arial"/>
                <w:sz w:val="18"/>
                <w:szCs w:val="18"/>
                <w:lang w:val="tr-TR"/>
              </w:rPr>
              <w:t>Sürdürülebilir Çevre ve Enerjiye Katkı,</w:t>
            </w:r>
          </w:p>
          <w:p w14:paraId="77BF4E67" w14:textId="77777777" w:rsidR="00EB52D2" w:rsidRPr="000335C5" w:rsidRDefault="00EB52D2" w:rsidP="00EB52D2">
            <w:pPr>
              <w:widowControl/>
              <w:numPr>
                <w:ilvl w:val="0"/>
                <w:numId w:val="24"/>
              </w:numPr>
              <w:suppressAutoHyphens w:val="0"/>
              <w:spacing w:line="276" w:lineRule="auto"/>
              <w:ind w:left="284" w:hanging="142"/>
              <w:jc w:val="both"/>
              <w:rPr>
                <w:rFonts w:ascii="Arial" w:hAnsi="Arial" w:cs="Arial"/>
                <w:sz w:val="18"/>
                <w:szCs w:val="18"/>
                <w:lang w:val="tr-TR"/>
              </w:rPr>
            </w:pPr>
            <w:r w:rsidRPr="000335C5">
              <w:rPr>
                <w:rFonts w:ascii="Arial" w:hAnsi="Arial" w:cs="Arial"/>
                <w:sz w:val="18"/>
                <w:szCs w:val="18"/>
                <w:lang w:val="tr-TR"/>
              </w:rPr>
              <w:t xml:space="preserve">Refah veya Eğitim Seviyesinin İyileştirilmesine Katkı,  </w:t>
            </w:r>
          </w:p>
          <w:p w14:paraId="012FC0C1" w14:textId="77777777" w:rsidR="00EB52D2" w:rsidRPr="000335C5" w:rsidRDefault="00EB52D2" w:rsidP="00EB52D2">
            <w:pPr>
              <w:widowControl/>
              <w:numPr>
                <w:ilvl w:val="0"/>
                <w:numId w:val="24"/>
              </w:numPr>
              <w:suppressAutoHyphens w:val="0"/>
              <w:spacing w:line="276" w:lineRule="auto"/>
              <w:ind w:left="284" w:hanging="142"/>
              <w:jc w:val="both"/>
              <w:rPr>
                <w:rFonts w:ascii="Arial" w:hAnsi="Arial" w:cs="Arial"/>
                <w:sz w:val="18"/>
                <w:szCs w:val="18"/>
                <w:lang w:val="tr-TR"/>
              </w:rPr>
            </w:pPr>
            <w:r w:rsidRPr="000335C5">
              <w:rPr>
                <w:rFonts w:ascii="Arial" w:hAnsi="Arial" w:cs="Arial"/>
                <w:sz w:val="18"/>
                <w:szCs w:val="18"/>
                <w:lang w:val="tr-TR"/>
              </w:rPr>
              <w:t>Ülke ya da Dünya Düzeyinde Önemli Bir Sosyal Soruna Getirilecek Çözümler vb.</w:t>
            </w:r>
          </w:p>
          <w:p w14:paraId="20025EFE" w14:textId="77777777" w:rsidR="0029635A" w:rsidRPr="000335C5" w:rsidRDefault="0029635A" w:rsidP="00EB52D2">
            <w:pPr>
              <w:widowControl/>
              <w:numPr>
                <w:ilvl w:val="0"/>
                <w:numId w:val="24"/>
              </w:numPr>
              <w:suppressAutoHyphens w:val="0"/>
              <w:spacing w:line="276" w:lineRule="auto"/>
              <w:ind w:left="284" w:hanging="142"/>
              <w:jc w:val="both"/>
              <w:rPr>
                <w:rFonts w:ascii="Arial" w:hAnsi="Arial" w:cs="Arial"/>
                <w:sz w:val="18"/>
                <w:szCs w:val="18"/>
                <w:lang w:val="tr-TR"/>
              </w:rPr>
            </w:pPr>
            <w:r w:rsidRPr="000335C5">
              <w:rPr>
                <w:rFonts w:ascii="Arial" w:hAnsi="Arial" w:cs="Arial"/>
                <w:sz w:val="18"/>
                <w:szCs w:val="18"/>
                <w:lang w:val="tr-TR"/>
              </w:rPr>
              <w:t>Proje Sonuçlarını Uygulayan Kurum/Kuruluş</w:t>
            </w:r>
          </w:p>
        </w:tc>
        <w:tc>
          <w:tcPr>
            <w:tcW w:w="4666" w:type="dxa"/>
            <w:shd w:val="clear" w:color="auto" w:fill="FFFFFF"/>
          </w:tcPr>
          <w:p w14:paraId="462CDE91" w14:textId="77777777" w:rsidR="00EA5644" w:rsidRPr="000E0E78" w:rsidRDefault="00EA5644" w:rsidP="000E0E78">
            <w:pPr>
              <w:widowControl/>
              <w:numPr>
                <w:ilvl w:val="0"/>
                <w:numId w:val="24"/>
              </w:numPr>
              <w:suppressAutoHyphens w:val="0"/>
              <w:spacing w:line="276" w:lineRule="auto"/>
              <w:ind w:left="142" w:hanging="142"/>
              <w:jc w:val="both"/>
              <w:rPr>
                <w:rFonts w:ascii="Arial" w:hAnsi="Arial" w:cs="Arial"/>
                <w:sz w:val="18"/>
                <w:szCs w:val="18"/>
                <w:lang w:val="tr-TR"/>
              </w:rPr>
            </w:pPr>
            <w:r w:rsidRPr="000E0E78">
              <w:rPr>
                <w:rFonts w:ascii="Arial" w:hAnsi="Arial" w:cs="Arial"/>
                <w:sz w:val="18"/>
                <w:szCs w:val="18"/>
                <w:lang w:val="tr-TR"/>
              </w:rPr>
              <w:t>Yaşam Kalitesine Katkı,</w:t>
            </w:r>
          </w:p>
          <w:p w14:paraId="19120517" w14:textId="77777777" w:rsidR="00EA5644" w:rsidRPr="000E0E78" w:rsidRDefault="00EA5644" w:rsidP="000E0E78">
            <w:pPr>
              <w:widowControl/>
              <w:numPr>
                <w:ilvl w:val="0"/>
                <w:numId w:val="24"/>
              </w:numPr>
              <w:suppressAutoHyphens w:val="0"/>
              <w:spacing w:line="276" w:lineRule="auto"/>
              <w:ind w:left="142" w:hanging="142"/>
              <w:jc w:val="both"/>
              <w:rPr>
                <w:rFonts w:ascii="Arial" w:hAnsi="Arial" w:cs="Arial"/>
                <w:sz w:val="18"/>
                <w:szCs w:val="18"/>
                <w:lang w:val="tr-TR"/>
              </w:rPr>
            </w:pPr>
            <w:r w:rsidRPr="000E0E78">
              <w:rPr>
                <w:rFonts w:ascii="Arial" w:hAnsi="Arial" w:cs="Arial"/>
                <w:sz w:val="18"/>
                <w:szCs w:val="18"/>
                <w:lang w:val="tr-TR"/>
              </w:rPr>
              <w:t>Sürdürülebilir Çevre ve Enerjiye Katkı,</w:t>
            </w:r>
          </w:p>
          <w:p w14:paraId="56C43470" w14:textId="115A3684" w:rsidR="00BE7BFC" w:rsidRPr="000E0E78" w:rsidRDefault="00EA5644" w:rsidP="000E0E78">
            <w:pPr>
              <w:widowControl/>
              <w:numPr>
                <w:ilvl w:val="0"/>
                <w:numId w:val="24"/>
              </w:numPr>
              <w:suppressAutoHyphens w:val="0"/>
              <w:spacing w:line="276" w:lineRule="auto"/>
              <w:ind w:left="142" w:hanging="142"/>
              <w:jc w:val="both"/>
              <w:rPr>
                <w:rFonts w:ascii="Arial" w:hAnsi="Arial" w:cs="Arial"/>
                <w:sz w:val="18"/>
                <w:szCs w:val="18"/>
                <w:lang w:val="tr-TR"/>
              </w:rPr>
            </w:pPr>
            <w:r w:rsidRPr="000E0E78">
              <w:rPr>
                <w:rFonts w:ascii="Arial" w:hAnsi="Arial" w:cs="Arial"/>
                <w:sz w:val="18"/>
                <w:szCs w:val="18"/>
                <w:lang w:val="tr-TR"/>
              </w:rPr>
              <w:t>Proje Sonuçlarını Uygulayan Kurum/Kuruluş (Çevre, Şehircilik ve İklim Değişikliği Bakanlığı)</w:t>
            </w:r>
            <w:r w:rsidR="0063464A" w:rsidRPr="000E0E78">
              <w:rPr>
                <w:rFonts w:ascii="Arial" w:hAnsi="Arial" w:cs="Arial"/>
                <w:sz w:val="18"/>
                <w:szCs w:val="18"/>
                <w:lang w:val="tr-TR"/>
              </w:rPr>
              <w:t xml:space="preserve"> başlıklı etkiler </w:t>
            </w:r>
            <w:proofErr w:type="spellStart"/>
            <w:r w:rsidR="0063464A" w:rsidRPr="000E0E78">
              <w:rPr>
                <w:rFonts w:ascii="Arial" w:hAnsi="Arial" w:cs="Arial"/>
                <w:sz w:val="18"/>
                <w:szCs w:val="18"/>
                <w:lang w:val="tr-TR"/>
              </w:rPr>
              <w:t>öngörülemektedir</w:t>
            </w:r>
            <w:proofErr w:type="spellEnd"/>
            <w:r w:rsidR="0063464A" w:rsidRPr="000E0E78">
              <w:rPr>
                <w:rFonts w:ascii="Arial" w:hAnsi="Arial" w:cs="Arial"/>
                <w:sz w:val="18"/>
                <w:szCs w:val="18"/>
                <w:lang w:val="tr-TR"/>
              </w:rPr>
              <w:t xml:space="preserve">. Bu etkiler 11. Kalınma </w:t>
            </w:r>
            <w:proofErr w:type="spellStart"/>
            <w:r w:rsidR="0063464A" w:rsidRPr="000E0E78">
              <w:rPr>
                <w:rFonts w:ascii="Arial" w:hAnsi="Arial" w:cs="Arial"/>
                <w:sz w:val="18"/>
                <w:szCs w:val="18"/>
                <w:lang w:val="tr-TR"/>
              </w:rPr>
              <w:t>Planın’nın</w:t>
            </w:r>
            <w:proofErr w:type="spellEnd"/>
            <w:r w:rsidR="0063464A" w:rsidRPr="000E0E78">
              <w:rPr>
                <w:rFonts w:ascii="Arial" w:hAnsi="Arial" w:cs="Arial"/>
                <w:sz w:val="18"/>
                <w:szCs w:val="18"/>
                <w:lang w:val="tr-TR"/>
              </w:rPr>
              <w:t xml:space="preserve"> “2.4.7 Çevrenin Korunması” ile ilişkilidir. Bu maddenin altında iki paragraf projenin katkı sağlayacağı alanlardır:</w:t>
            </w:r>
          </w:p>
          <w:p w14:paraId="2DD5BE18" w14:textId="7C61BD49" w:rsidR="0063464A" w:rsidRDefault="0063464A" w:rsidP="000E0E78">
            <w:pPr>
              <w:pStyle w:val="ListParagraph"/>
              <w:numPr>
                <w:ilvl w:val="0"/>
                <w:numId w:val="39"/>
              </w:numPr>
              <w:ind w:left="578"/>
              <w:jc w:val="both"/>
              <w:rPr>
                <w:rFonts w:ascii="Arial" w:hAnsi="Arial" w:cs="Arial"/>
                <w:sz w:val="18"/>
                <w:szCs w:val="18"/>
              </w:rPr>
            </w:pPr>
            <w:r>
              <w:rPr>
                <w:rFonts w:ascii="Arial" w:hAnsi="Arial" w:cs="Arial"/>
                <w:sz w:val="18"/>
                <w:szCs w:val="18"/>
                <w:lang w:val="tr-TR"/>
              </w:rPr>
              <w:t xml:space="preserve">Paragraf </w:t>
            </w:r>
            <w:r w:rsidR="00BE7BFC" w:rsidRPr="006A3E37">
              <w:rPr>
                <w:rFonts w:ascii="Arial" w:hAnsi="Arial" w:cs="Arial"/>
                <w:sz w:val="18"/>
                <w:szCs w:val="18"/>
                <w:lang w:val="tr-TR"/>
              </w:rPr>
              <w:t>714.2</w:t>
            </w:r>
            <w:r>
              <w:rPr>
                <w:rFonts w:ascii="Arial" w:hAnsi="Arial" w:cs="Arial"/>
                <w:sz w:val="18"/>
                <w:szCs w:val="18"/>
                <w:lang w:val="tr-TR"/>
              </w:rPr>
              <w:t>:</w:t>
            </w:r>
            <w:r w:rsidR="00BE7BFC" w:rsidRPr="006A3E37">
              <w:rPr>
                <w:rFonts w:ascii="Arial" w:hAnsi="Arial" w:cs="Arial"/>
                <w:sz w:val="18"/>
                <w:szCs w:val="18"/>
                <w:lang w:val="tr-TR"/>
              </w:rPr>
              <w:t xml:space="preserve"> </w:t>
            </w:r>
            <w:proofErr w:type="spellStart"/>
            <w:r w:rsidR="00BE7BFC" w:rsidRPr="006A3E37">
              <w:rPr>
                <w:rFonts w:ascii="Arial" w:hAnsi="Arial" w:cs="Arial"/>
                <w:sz w:val="18"/>
                <w:szCs w:val="18"/>
              </w:rPr>
              <w:t>İklim</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değişikliğinin</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olumsuz</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etkilerine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uyum</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sağlama</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kapasitesini</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artırmaya</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yönelik</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ulusal</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ve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bölgesel</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uyum</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stratejilerini</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içeren</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planlama</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uygulama</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ve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kapasite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geliştirme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çalışmaları</w:t>
            </w:r>
            <w:proofErr w:type="spellEnd"/>
            <w:r w:rsidR="00BE7BFC" w:rsidRPr="006A3E37">
              <w:rPr>
                <w:rFonts w:ascii="Arial" w:hAnsi="Arial" w:cs="Arial"/>
                <w:sz w:val="18"/>
                <w:szCs w:val="18"/>
              </w:rPr>
              <w:t xml:space="preserve"> </w:t>
            </w:r>
            <w:proofErr w:type="spellStart"/>
            <w:proofErr w:type="gramStart"/>
            <w:r w:rsidR="00BE7BFC" w:rsidRPr="006A3E37">
              <w:rPr>
                <w:rFonts w:ascii="Arial" w:hAnsi="Arial" w:cs="Arial"/>
                <w:sz w:val="18"/>
                <w:szCs w:val="18"/>
              </w:rPr>
              <w:t>yürütülecektir</w:t>
            </w:r>
            <w:proofErr w:type="spellEnd"/>
            <w:r w:rsidR="00BE7BFC" w:rsidRPr="006A3E37">
              <w:rPr>
                <w:rFonts w:ascii="Arial" w:hAnsi="Arial" w:cs="Arial"/>
                <w:sz w:val="18"/>
                <w:szCs w:val="18"/>
              </w:rPr>
              <w:t>.</w:t>
            </w:r>
            <w:r w:rsidR="006A3E37">
              <w:rPr>
                <w:rFonts w:ascii="Arial" w:hAnsi="Arial" w:cs="Arial"/>
                <w:sz w:val="18"/>
                <w:szCs w:val="18"/>
              </w:rPr>
              <w:t>(</w:t>
            </w:r>
            <w:proofErr w:type="gramEnd"/>
            <w:r w:rsidR="00B311AD">
              <w:rPr>
                <w:rFonts w:ascii="Arial" w:hAnsi="Arial" w:cs="Arial"/>
                <w:sz w:val="18"/>
                <w:szCs w:val="18"/>
              </w:rPr>
              <w:t>MP</w:t>
            </w:r>
            <w:r w:rsidR="006A3E37">
              <w:rPr>
                <w:rFonts w:ascii="Arial" w:hAnsi="Arial" w:cs="Arial"/>
                <w:sz w:val="18"/>
                <w:szCs w:val="18"/>
              </w:rPr>
              <w:t xml:space="preserve"> </w:t>
            </w:r>
            <w:proofErr w:type="spellStart"/>
            <w:r w:rsidR="006A3E37">
              <w:rPr>
                <w:rFonts w:ascii="Arial" w:hAnsi="Arial" w:cs="Arial"/>
                <w:sz w:val="18"/>
                <w:szCs w:val="18"/>
              </w:rPr>
              <w:t>kirlliğin</w:t>
            </w:r>
            <w:proofErr w:type="spellEnd"/>
            <w:r w:rsidR="006A3E37">
              <w:rPr>
                <w:rFonts w:ascii="Arial" w:hAnsi="Arial" w:cs="Arial"/>
                <w:sz w:val="18"/>
                <w:szCs w:val="18"/>
              </w:rPr>
              <w:t xml:space="preserve"> </w:t>
            </w:r>
            <w:proofErr w:type="spellStart"/>
            <w:r w:rsidR="006A3E37">
              <w:rPr>
                <w:rFonts w:ascii="Arial" w:hAnsi="Arial" w:cs="Arial"/>
                <w:sz w:val="18"/>
                <w:szCs w:val="18"/>
              </w:rPr>
              <w:t>iklim</w:t>
            </w:r>
            <w:proofErr w:type="spellEnd"/>
            <w:r w:rsidR="006A3E37">
              <w:rPr>
                <w:rFonts w:ascii="Arial" w:hAnsi="Arial" w:cs="Arial"/>
                <w:sz w:val="18"/>
                <w:szCs w:val="18"/>
              </w:rPr>
              <w:t xml:space="preserve"> </w:t>
            </w:r>
            <w:proofErr w:type="spellStart"/>
            <w:r w:rsidR="006A3E37">
              <w:rPr>
                <w:rFonts w:ascii="Arial" w:hAnsi="Arial" w:cs="Arial"/>
                <w:sz w:val="18"/>
                <w:szCs w:val="18"/>
              </w:rPr>
              <w:t>değişikliğine</w:t>
            </w:r>
            <w:proofErr w:type="spellEnd"/>
            <w:r w:rsidR="006A3E37">
              <w:rPr>
                <w:rFonts w:ascii="Arial" w:hAnsi="Arial" w:cs="Arial"/>
                <w:sz w:val="18"/>
                <w:szCs w:val="18"/>
              </w:rPr>
              <w:t xml:space="preserve"> </w:t>
            </w:r>
            <w:proofErr w:type="spellStart"/>
            <w:r w:rsidR="006A3E37">
              <w:rPr>
                <w:rFonts w:ascii="Arial" w:hAnsi="Arial" w:cs="Arial"/>
                <w:sz w:val="18"/>
                <w:szCs w:val="18"/>
              </w:rPr>
              <w:t>etkisi</w:t>
            </w:r>
            <w:proofErr w:type="spellEnd"/>
            <w:r w:rsidR="006A3E37">
              <w:rPr>
                <w:rFonts w:ascii="Arial" w:hAnsi="Arial" w:cs="Arial"/>
                <w:sz w:val="18"/>
                <w:szCs w:val="18"/>
              </w:rPr>
              <w:t xml:space="preserve"> </w:t>
            </w:r>
            <w:proofErr w:type="spellStart"/>
            <w:r w:rsidR="006A3E37">
              <w:rPr>
                <w:rFonts w:ascii="Arial" w:hAnsi="Arial" w:cs="Arial"/>
                <w:sz w:val="18"/>
                <w:szCs w:val="18"/>
              </w:rPr>
              <w:t>olduğu</w:t>
            </w:r>
            <w:proofErr w:type="spellEnd"/>
            <w:r w:rsidR="006A3E37">
              <w:rPr>
                <w:rFonts w:ascii="Arial" w:hAnsi="Arial" w:cs="Arial"/>
                <w:sz w:val="18"/>
                <w:szCs w:val="18"/>
              </w:rPr>
              <w:t xml:space="preserve"> </w:t>
            </w:r>
            <w:proofErr w:type="spellStart"/>
            <w:r w:rsidR="006A3E37">
              <w:rPr>
                <w:rFonts w:ascii="Arial" w:hAnsi="Arial" w:cs="Arial"/>
                <w:sz w:val="18"/>
                <w:szCs w:val="18"/>
              </w:rPr>
              <w:t>özgün</w:t>
            </w:r>
            <w:proofErr w:type="spellEnd"/>
            <w:r w:rsidR="006A3E37">
              <w:rPr>
                <w:rFonts w:ascii="Arial" w:hAnsi="Arial" w:cs="Arial"/>
                <w:sz w:val="18"/>
                <w:szCs w:val="18"/>
              </w:rPr>
              <w:t xml:space="preserve"> </w:t>
            </w:r>
            <w:proofErr w:type="spellStart"/>
            <w:r w:rsidR="006A3E37">
              <w:rPr>
                <w:rFonts w:ascii="Arial" w:hAnsi="Arial" w:cs="Arial"/>
                <w:sz w:val="18"/>
                <w:szCs w:val="18"/>
              </w:rPr>
              <w:t>değer</w:t>
            </w:r>
            <w:proofErr w:type="spellEnd"/>
            <w:r w:rsidR="006A3E37">
              <w:rPr>
                <w:rFonts w:ascii="Arial" w:hAnsi="Arial" w:cs="Arial"/>
                <w:sz w:val="18"/>
                <w:szCs w:val="18"/>
              </w:rPr>
              <w:t xml:space="preserve"> </w:t>
            </w:r>
            <w:proofErr w:type="spellStart"/>
            <w:r w:rsidR="006A3E37">
              <w:rPr>
                <w:rFonts w:ascii="Arial" w:hAnsi="Arial" w:cs="Arial"/>
                <w:sz w:val="18"/>
                <w:szCs w:val="18"/>
              </w:rPr>
              <w:t>bölümünde</w:t>
            </w:r>
            <w:proofErr w:type="spellEnd"/>
            <w:r w:rsidR="006A3E37">
              <w:rPr>
                <w:rFonts w:ascii="Arial" w:hAnsi="Arial" w:cs="Arial"/>
                <w:sz w:val="18"/>
                <w:szCs w:val="18"/>
              </w:rPr>
              <w:t xml:space="preserve"> </w:t>
            </w:r>
            <w:proofErr w:type="spellStart"/>
            <w:r w:rsidR="006A3E37">
              <w:rPr>
                <w:rFonts w:ascii="Arial" w:hAnsi="Arial" w:cs="Arial"/>
                <w:sz w:val="18"/>
                <w:szCs w:val="18"/>
              </w:rPr>
              <w:t>vurgulanmıştı</w:t>
            </w:r>
            <w:proofErr w:type="spellEnd"/>
            <w:r w:rsidR="006A3E37">
              <w:rPr>
                <w:rFonts w:ascii="Arial" w:hAnsi="Arial" w:cs="Arial"/>
                <w:sz w:val="18"/>
                <w:szCs w:val="18"/>
              </w:rPr>
              <w:t xml:space="preserve">. </w:t>
            </w:r>
            <w:proofErr w:type="spellStart"/>
            <w:r w:rsidR="006A3E37">
              <w:rPr>
                <w:rFonts w:ascii="Arial" w:hAnsi="Arial" w:cs="Arial"/>
                <w:sz w:val="18"/>
                <w:szCs w:val="18"/>
              </w:rPr>
              <w:t>Proje</w:t>
            </w:r>
            <w:proofErr w:type="spellEnd"/>
            <w:r w:rsidR="006A3E37">
              <w:rPr>
                <w:rFonts w:ascii="Arial" w:hAnsi="Arial" w:cs="Arial"/>
                <w:sz w:val="18"/>
                <w:szCs w:val="18"/>
              </w:rPr>
              <w:t xml:space="preserve"> </w:t>
            </w:r>
            <w:proofErr w:type="spellStart"/>
            <w:r w:rsidR="006A3E37">
              <w:rPr>
                <w:rFonts w:ascii="Arial" w:hAnsi="Arial" w:cs="Arial"/>
                <w:sz w:val="18"/>
                <w:szCs w:val="18"/>
              </w:rPr>
              <w:t>çıktıları</w:t>
            </w:r>
            <w:proofErr w:type="spellEnd"/>
            <w:r w:rsidR="006A3E37">
              <w:rPr>
                <w:rFonts w:ascii="Arial" w:hAnsi="Arial" w:cs="Arial"/>
                <w:sz w:val="18"/>
                <w:szCs w:val="18"/>
              </w:rPr>
              <w:t xml:space="preserve"> </w:t>
            </w:r>
            <w:proofErr w:type="spellStart"/>
            <w:r w:rsidR="006A3E37">
              <w:rPr>
                <w:rFonts w:ascii="Arial" w:hAnsi="Arial" w:cs="Arial"/>
                <w:sz w:val="18"/>
                <w:szCs w:val="18"/>
              </w:rPr>
              <w:t>bölgesel</w:t>
            </w:r>
            <w:proofErr w:type="spellEnd"/>
            <w:r w:rsidR="006A3E37">
              <w:rPr>
                <w:rFonts w:ascii="Arial" w:hAnsi="Arial" w:cs="Arial"/>
                <w:sz w:val="18"/>
                <w:szCs w:val="18"/>
              </w:rPr>
              <w:t xml:space="preserve"> </w:t>
            </w:r>
            <w:proofErr w:type="spellStart"/>
            <w:r w:rsidR="006A3E37">
              <w:rPr>
                <w:rFonts w:ascii="Arial" w:hAnsi="Arial" w:cs="Arial"/>
                <w:sz w:val="18"/>
                <w:szCs w:val="18"/>
              </w:rPr>
              <w:t>uyum</w:t>
            </w:r>
            <w:proofErr w:type="spellEnd"/>
            <w:r w:rsidR="006A3E37">
              <w:rPr>
                <w:rFonts w:ascii="Arial" w:hAnsi="Arial" w:cs="Arial"/>
                <w:sz w:val="18"/>
                <w:szCs w:val="18"/>
              </w:rPr>
              <w:t xml:space="preserve"> </w:t>
            </w:r>
            <w:proofErr w:type="spellStart"/>
            <w:r w:rsidR="006A3E37">
              <w:rPr>
                <w:rFonts w:ascii="Arial" w:hAnsi="Arial" w:cs="Arial"/>
                <w:sz w:val="18"/>
                <w:szCs w:val="18"/>
              </w:rPr>
              <w:t>stratejilerinde</w:t>
            </w:r>
            <w:proofErr w:type="spellEnd"/>
            <w:r w:rsidR="006A3E37">
              <w:rPr>
                <w:rFonts w:ascii="Arial" w:hAnsi="Arial" w:cs="Arial"/>
                <w:sz w:val="18"/>
                <w:szCs w:val="18"/>
              </w:rPr>
              <w:t xml:space="preserve"> </w:t>
            </w:r>
            <w:proofErr w:type="spellStart"/>
            <w:r w:rsidR="006A3E37">
              <w:rPr>
                <w:rFonts w:ascii="Arial" w:hAnsi="Arial" w:cs="Arial"/>
                <w:sz w:val="18"/>
                <w:szCs w:val="18"/>
              </w:rPr>
              <w:t>kullanılacak</w:t>
            </w:r>
            <w:proofErr w:type="spellEnd"/>
            <w:r w:rsidR="006A3E37">
              <w:rPr>
                <w:rFonts w:ascii="Arial" w:hAnsi="Arial" w:cs="Arial"/>
                <w:sz w:val="18"/>
                <w:szCs w:val="18"/>
              </w:rPr>
              <w:t xml:space="preserve"> </w:t>
            </w:r>
            <w:r w:rsidR="00B311AD">
              <w:rPr>
                <w:rFonts w:ascii="Arial" w:hAnsi="Arial" w:cs="Arial"/>
                <w:sz w:val="18"/>
                <w:szCs w:val="18"/>
              </w:rPr>
              <w:t>MP</w:t>
            </w:r>
            <w:r w:rsidR="006A3E37">
              <w:rPr>
                <w:rFonts w:ascii="Arial" w:hAnsi="Arial" w:cs="Arial"/>
                <w:sz w:val="18"/>
                <w:szCs w:val="18"/>
              </w:rPr>
              <w:t xml:space="preserve"> </w:t>
            </w:r>
            <w:proofErr w:type="spellStart"/>
            <w:r w:rsidR="006A3E37">
              <w:rPr>
                <w:rFonts w:ascii="Arial" w:hAnsi="Arial" w:cs="Arial"/>
                <w:sz w:val="18"/>
                <w:szCs w:val="18"/>
              </w:rPr>
              <w:t>toplanma</w:t>
            </w:r>
            <w:proofErr w:type="spellEnd"/>
            <w:r w:rsidR="006A3E37">
              <w:rPr>
                <w:rFonts w:ascii="Arial" w:hAnsi="Arial" w:cs="Arial"/>
                <w:sz w:val="18"/>
                <w:szCs w:val="18"/>
              </w:rPr>
              <w:t xml:space="preserve"> </w:t>
            </w:r>
            <w:proofErr w:type="spellStart"/>
            <w:r w:rsidR="006A3E37">
              <w:rPr>
                <w:rFonts w:ascii="Arial" w:hAnsi="Arial" w:cs="Arial"/>
                <w:sz w:val="18"/>
                <w:szCs w:val="18"/>
              </w:rPr>
              <w:t>bölgelerini</w:t>
            </w:r>
            <w:proofErr w:type="spellEnd"/>
            <w:r w:rsidR="006A3E37">
              <w:rPr>
                <w:rFonts w:ascii="Arial" w:hAnsi="Arial" w:cs="Arial"/>
                <w:sz w:val="18"/>
                <w:szCs w:val="18"/>
              </w:rPr>
              <w:t xml:space="preserve"> </w:t>
            </w:r>
            <w:proofErr w:type="spellStart"/>
            <w:r w:rsidR="006A3E37">
              <w:rPr>
                <w:rFonts w:ascii="Arial" w:hAnsi="Arial" w:cs="Arial"/>
                <w:sz w:val="18"/>
                <w:szCs w:val="18"/>
              </w:rPr>
              <w:t>belirlemeyi</w:t>
            </w:r>
            <w:proofErr w:type="spellEnd"/>
            <w:r w:rsidR="006A3E37">
              <w:rPr>
                <w:rFonts w:ascii="Arial" w:hAnsi="Arial" w:cs="Arial"/>
                <w:sz w:val="18"/>
                <w:szCs w:val="18"/>
              </w:rPr>
              <w:t xml:space="preserve"> </w:t>
            </w:r>
            <w:proofErr w:type="spellStart"/>
            <w:r w:rsidR="006A3E37">
              <w:rPr>
                <w:rFonts w:ascii="Arial" w:hAnsi="Arial" w:cs="Arial"/>
                <w:sz w:val="18"/>
                <w:szCs w:val="18"/>
              </w:rPr>
              <w:t>hedefleyen</w:t>
            </w:r>
            <w:proofErr w:type="spellEnd"/>
            <w:r w:rsidR="006A3E37">
              <w:rPr>
                <w:rFonts w:ascii="Arial" w:hAnsi="Arial" w:cs="Arial"/>
                <w:sz w:val="18"/>
                <w:szCs w:val="18"/>
              </w:rPr>
              <w:t xml:space="preserve"> </w:t>
            </w:r>
            <w:proofErr w:type="spellStart"/>
            <w:r w:rsidR="006A3E37">
              <w:rPr>
                <w:rFonts w:ascii="Arial" w:hAnsi="Arial" w:cs="Arial"/>
                <w:sz w:val="18"/>
                <w:szCs w:val="18"/>
              </w:rPr>
              <w:t>modelleme</w:t>
            </w:r>
            <w:proofErr w:type="spellEnd"/>
            <w:r w:rsidR="006A3E37">
              <w:rPr>
                <w:rFonts w:ascii="Arial" w:hAnsi="Arial" w:cs="Arial"/>
                <w:sz w:val="18"/>
                <w:szCs w:val="18"/>
              </w:rPr>
              <w:t xml:space="preserve"> </w:t>
            </w:r>
            <w:proofErr w:type="spellStart"/>
            <w:r w:rsidR="006A3E37">
              <w:rPr>
                <w:rFonts w:ascii="Arial" w:hAnsi="Arial" w:cs="Arial"/>
                <w:sz w:val="18"/>
                <w:szCs w:val="18"/>
              </w:rPr>
              <w:t>araçları</w:t>
            </w:r>
            <w:proofErr w:type="spellEnd"/>
            <w:r w:rsidR="006A3E37">
              <w:rPr>
                <w:rFonts w:ascii="Arial" w:hAnsi="Arial" w:cs="Arial"/>
                <w:sz w:val="18"/>
                <w:szCs w:val="18"/>
              </w:rPr>
              <w:t xml:space="preserve"> </w:t>
            </w:r>
            <w:proofErr w:type="spellStart"/>
            <w:r w:rsidR="006A3E37">
              <w:rPr>
                <w:rFonts w:ascii="Arial" w:hAnsi="Arial" w:cs="Arial"/>
                <w:sz w:val="18"/>
                <w:szCs w:val="18"/>
              </w:rPr>
              <w:t>için</w:t>
            </w:r>
            <w:proofErr w:type="spellEnd"/>
            <w:r w:rsidR="006A3E37">
              <w:rPr>
                <w:rFonts w:ascii="Arial" w:hAnsi="Arial" w:cs="Arial"/>
                <w:sz w:val="18"/>
                <w:szCs w:val="18"/>
              </w:rPr>
              <w:t xml:space="preserve"> </w:t>
            </w:r>
            <w:proofErr w:type="spellStart"/>
            <w:r w:rsidR="006A3E37">
              <w:rPr>
                <w:rFonts w:ascii="Arial" w:hAnsi="Arial" w:cs="Arial"/>
                <w:sz w:val="18"/>
                <w:szCs w:val="18"/>
              </w:rPr>
              <w:t>belilrgin</w:t>
            </w:r>
            <w:proofErr w:type="spellEnd"/>
            <w:r w:rsidR="006A3E37">
              <w:rPr>
                <w:rFonts w:ascii="Arial" w:hAnsi="Arial" w:cs="Arial"/>
                <w:sz w:val="18"/>
                <w:szCs w:val="18"/>
              </w:rPr>
              <w:t xml:space="preserve"> </w:t>
            </w:r>
            <w:proofErr w:type="spellStart"/>
            <w:r w:rsidR="006A3E37">
              <w:rPr>
                <w:rFonts w:ascii="Arial" w:hAnsi="Arial" w:cs="Arial"/>
                <w:sz w:val="18"/>
                <w:szCs w:val="18"/>
              </w:rPr>
              <w:t>derecede</w:t>
            </w:r>
            <w:proofErr w:type="spellEnd"/>
            <w:r w:rsidR="006A3E37">
              <w:rPr>
                <w:rFonts w:ascii="Arial" w:hAnsi="Arial" w:cs="Arial"/>
                <w:sz w:val="18"/>
                <w:szCs w:val="18"/>
              </w:rPr>
              <w:t xml:space="preserve"> </w:t>
            </w:r>
            <w:proofErr w:type="spellStart"/>
            <w:r w:rsidR="006A3E37">
              <w:rPr>
                <w:rFonts w:ascii="Arial" w:hAnsi="Arial" w:cs="Arial"/>
                <w:sz w:val="18"/>
                <w:szCs w:val="18"/>
              </w:rPr>
              <w:t>önemlidir</w:t>
            </w:r>
            <w:proofErr w:type="spellEnd"/>
            <w:r w:rsidR="006A3E37">
              <w:rPr>
                <w:rFonts w:ascii="Arial" w:hAnsi="Arial" w:cs="Arial"/>
                <w:sz w:val="18"/>
                <w:szCs w:val="18"/>
              </w:rPr>
              <w:t>.)</w:t>
            </w:r>
          </w:p>
          <w:p w14:paraId="1602F691" w14:textId="4CA78890" w:rsidR="00BE7BFC" w:rsidRPr="006A3E37" w:rsidRDefault="0063464A" w:rsidP="000E0E78">
            <w:pPr>
              <w:pStyle w:val="ListParagraph"/>
              <w:numPr>
                <w:ilvl w:val="0"/>
                <w:numId w:val="39"/>
              </w:numPr>
              <w:ind w:left="578"/>
              <w:jc w:val="both"/>
              <w:rPr>
                <w:rFonts w:ascii="Arial" w:hAnsi="Arial" w:cs="Arial"/>
                <w:sz w:val="18"/>
                <w:szCs w:val="18"/>
              </w:rPr>
            </w:pPr>
            <w:proofErr w:type="spellStart"/>
            <w:r>
              <w:rPr>
                <w:rFonts w:ascii="Arial" w:hAnsi="Arial" w:cs="Arial"/>
                <w:sz w:val="18"/>
                <w:szCs w:val="18"/>
              </w:rPr>
              <w:t>P</w:t>
            </w:r>
            <w:r w:rsidR="00BE7BFC" w:rsidRPr="006A3E37">
              <w:rPr>
                <w:rFonts w:ascii="Arial" w:hAnsi="Arial" w:cs="Arial"/>
                <w:sz w:val="18"/>
                <w:szCs w:val="18"/>
              </w:rPr>
              <w:t>aragraf</w:t>
            </w:r>
            <w:proofErr w:type="spellEnd"/>
            <w:r w:rsidR="00BE7BFC" w:rsidRPr="006A3E37">
              <w:rPr>
                <w:rFonts w:ascii="Arial" w:hAnsi="Arial" w:cs="Arial"/>
                <w:sz w:val="18"/>
                <w:szCs w:val="18"/>
              </w:rPr>
              <w:t xml:space="preserve"> 717 </w:t>
            </w:r>
            <w:proofErr w:type="spellStart"/>
            <w:r w:rsidR="00BE7BFC" w:rsidRPr="006A3E37">
              <w:rPr>
                <w:rFonts w:ascii="Arial" w:hAnsi="Arial" w:cs="Arial"/>
                <w:sz w:val="18"/>
                <w:szCs w:val="18"/>
              </w:rPr>
              <w:t>Ekosistemler</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ve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ekosistem</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hizmetlerinin</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korunması</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onarımı</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ve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sürdürülebilir</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kullanımının</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sağlanmasına</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yönelik</w:t>
            </w:r>
            <w:proofErr w:type="spellEnd"/>
            <w:r w:rsidR="00BE7BFC" w:rsidRPr="006A3E37">
              <w:rPr>
                <w:rFonts w:ascii="Arial" w:hAnsi="Arial" w:cs="Arial"/>
                <w:sz w:val="18"/>
                <w:szCs w:val="18"/>
              </w:rPr>
              <w:t xml:space="preserve"> kara </w:t>
            </w:r>
            <w:proofErr w:type="spellStart"/>
            <w:r w:rsidR="00BE7BFC" w:rsidRPr="006A3E37">
              <w:rPr>
                <w:rFonts w:ascii="Arial" w:hAnsi="Arial" w:cs="Arial"/>
                <w:sz w:val="18"/>
                <w:szCs w:val="18"/>
              </w:rPr>
              <w:t>ve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denizde</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korunan</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alan</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miktarı</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artırılarak</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doğa</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koruma</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alanlarının</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etkin</w:t>
            </w:r>
            <w:proofErr w:type="spellEnd"/>
            <w:r w:rsidR="00BE7BFC" w:rsidRPr="006A3E37">
              <w:rPr>
                <w:rFonts w:ascii="Arial" w:hAnsi="Arial" w:cs="Arial"/>
                <w:sz w:val="18"/>
                <w:szCs w:val="18"/>
              </w:rPr>
              <w:t xml:space="preserve"> </w:t>
            </w:r>
            <w:proofErr w:type="spellStart"/>
            <w:r w:rsidR="00BE7BFC" w:rsidRPr="006A3E37">
              <w:rPr>
                <w:rFonts w:ascii="Arial" w:hAnsi="Arial" w:cs="Arial"/>
                <w:sz w:val="18"/>
                <w:szCs w:val="18"/>
              </w:rPr>
              <w:t>yönetimi</w:t>
            </w:r>
            <w:proofErr w:type="spellEnd"/>
            <w:r w:rsidR="00BE7BFC" w:rsidRPr="006A3E37">
              <w:rPr>
                <w:rFonts w:ascii="Arial" w:hAnsi="Arial" w:cs="Arial"/>
                <w:sz w:val="18"/>
                <w:szCs w:val="18"/>
              </w:rPr>
              <w:t xml:space="preserve"> </w:t>
            </w:r>
            <w:proofErr w:type="spellStart"/>
            <w:proofErr w:type="gramStart"/>
            <w:r w:rsidR="00BE7BFC" w:rsidRPr="006A3E37">
              <w:rPr>
                <w:rFonts w:ascii="Arial" w:hAnsi="Arial" w:cs="Arial"/>
                <w:sz w:val="18"/>
                <w:szCs w:val="18"/>
              </w:rPr>
              <w:t>gerçekleştirilecektir</w:t>
            </w:r>
            <w:proofErr w:type="spellEnd"/>
            <w:r w:rsidR="00BE7BFC" w:rsidRPr="006A3E37">
              <w:rPr>
                <w:rFonts w:ascii="Arial" w:hAnsi="Arial" w:cs="Arial"/>
                <w:sz w:val="18"/>
                <w:szCs w:val="18"/>
              </w:rPr>
              <w:t>.</w:t>
            </w:r>
            <w:r w:rsidR="006A3E37">
              <w:rPr>
                <w:rFonts w:ascii="Arial" w:hAnsi="Arial" w:cs="Arial"/>
                <w:sz w:val="18"/>
                <w:szCs w:val="18"/>
              </w:rPr>
              <w:t>(</w:t>
            </w:r>
            <w:proofErr w:type="gramEnd"/>
            <w:r w:rsidR="00B311AD">
              <w:rPr>
                <w:rFonts w:ascii="Arial" w:hAnsi="Arial" w:cs="Arial"/>
                <w:sz w:val="18"/>
                <w:szCs w:val="18"/>
              </w:rPr>
              <w:t>MP</w:t>
            </w:r>
            <w:r w:rsidR="006A3E37">
              <w:rPr>
                <w:rFonts w:ascii="Arial" w:hAnsi="Arial" w:cs="Arial"/>
                <w:sz w:val="18"/>
                <w:szCs w:val="18"/>
              </w:rPr>
              <w:t xml:space="preserve"> </w:t>
            </w:r>
            <w:proofErr w:type="spellStart"/>
            <w:r w:rsidR="006A3E37">
              <w:rPr>
                <w:rFonts w:ascii="Arial" w:hAnsi="Arial" w:cs="Arial"/>
                <w:sz w:val="18"/>
                <w:szCs w:val="18"/>
              </w:rPr>
              <w:t>toplanma</w:t>
            </w:r>
            <w:proofErr w:type="spellEnd"/>
            <w:r w:rsidR="006A3E37">
              <w:rPr>
                <w:rFonts w:ascii="Arial" w:hAnsi="Arial" w:cs="Arial"/>
                <w:sz w:val="18"/>
                <w:szCs w:val="18"/>
              </w:rPr>
              <w:t xml:space="preserve"> </w:t>
            </w:r>
            <w:proofErr w:type="spellStart"/>
            <w:r w:rsidR="006A3E37">
              <w:rPr>
                <w:rFonts w:ascii="Arial" w:hAnsi="Arial" w:cs="Arial"/>
                <w:sz w:val="18"/>
                <w:szCs w:val="18"/>
              </w:rPr>
              <w:t>bölgelerini</w:t>
            </w:r>
            <w:proofErr w:type="spellEnd"/>
            <w:r w:rsidR="006A3E37">
              <w:rPr>
                <w:rFonts w:ascii="Arial" w:hAnsi="Arial" w:cs="Arial"/>
                <w:sz w:val="18"/>
                <w:szCs w:val="18"/>
              </w:rPr>
              <w:t xml:space="preserve"> </w:t>
            </w:r>
            <w:proofErr w:type="spellStart"/>
            <w:r w:rsidR="006A3E37">
              <w:rPr>
                <w:rFonts w:ascii="Arial" w:hAnsi="Arial" w:cs="Arial"/>
                <w:sz w:val="18"/>
                <w:szCs w:val="18"/>
              </w:rPr>
              <w:t>belirlemeyi</w:t>
            </w:r>
            <w:proofErr w:type="spellEnd"/>
            <w:r w:rsidR="006A3E37">
              <w:rPr>
                <w:rFonts w:ascii="Arial" w:hAnsi="Arial" w:cs="Arial"/>
                <w:sz w:val="18"/>
                <w:szCs w:val="18"/>
              </w:rPr>
              <w:t xml:space="preserve"> </w:t>
            </w:r>
            <w:proofErr w:type="spellStart"/>
            <w:r w:rsidR="006A3E37">
              <w:rPr>
                <w:rFonts w:ascii="Arial" w:hAnsi="Arial" w:cs="Arial"/>
                <w:sz w:val="18"/>
                <w:szCs w:val="18"/>
              </w:rPr>
              <w:t>hedefleyen</w:t>
            </w:r>
            <w:proofErr w:type="spellEnd"/>
            <w:r w:rsidR="006A3E37">
              <w:rPr>
                <w:rFonts w:ascii="Arial" w:hAnsi="Arial" w:cs="Arial"/>
                <w:sz w:val="18"/>
                <w:szCs w:val="18"/>
              </w:rPr>
              <w:t xml:space="preserve"> </w:t>
            </w:r>
            <w:proofErr w:type="spellStart"/>
            <w:r w:rsidR="006A3E37">
              <w:rPr>
                <w:rFonts w:ascii="Arial" w:hAnsi="Arial" w:cs="Arial"/>
                <w:sz w:val="18"/>
                <w:szCs w:val="18"/>
              </w:rPr>
              <w:t>modelleme</w:t>
            </w:r>
            <w:proofErr w:type="spellEnd"/>
            <w:r w:rsidR="006A3E37">
              <w:rPr>
                <w:rFonts w:ascii="Arial" w:hAnsi="Arial" w:cs="Arial"/>
                <w:sz w:val="18"/>
                <w:szCs w:val="18"/>
              </w:rPr>
              <w:t xml:space="preserve"> </w:t>
            </w:r>
            <w:proofErr w:type="spellStart"/>
            <w:r w:rsidR="006A3E37">
              <w:rPr>
                <w:rFonts w:ascii="Arial" w:hAnsi="Arial" w:cs="Arial"/>
                <w:sz w:val="18"/>
                <w:szCs w:val="18"/>
              </w:rPr>
              <w:t>araçları</w:t>
            </w:r>
            <w:proofErr w:type="spellEnd"/>
            <w:r w:rsidR="006A3E37">
              <w:rPr>
                <w:rFonts w:ascii="Arial" w:hAnsi="Arial" w:cs="Arial"/>
                <w:sz w:val="18"/>
                <w:szCs w:val="18"/>
              </w:rPr>
              <w:t xml:space="preserve"> </w:t>
            </w:r>
            <w:proofErr w:type="spellStart"/>
            <w:r w:rsidR="006A3E37">
              <w:rPr>
                <w:rFonts w:ascii="Arial" w:hAnsi="Arial" w:cs="Arial"/>
                <w:sz w:val="18"/>
                <w:szCs w:val="18"/>
              </w:rPr>
              <w:t>koruma</w:t>
            </w:r>
            <w:proofErr w:type="spellEnd"/>
            <w:r w:rsidR="006A3E37">
              <w:rPr>
                <w:rFonts w:ascii="Arial" w:hAnsi="Arial" w:cs="Arial"/>
                <w:sz w:val="18"/>
                <w:szCs w:val="18"/>
              </w:rPr>
              <w:t xml:space="preserve"> </w:t>
            </w:r>
            <w:proofErr w:type="spellStart"/>
            <w:r w:rsidR="006A3E37">
              <w:rPr>
                <w:rFonts w:ascii="Arial" w:hAnsi="Arial" w:cs="Arial"/>
                <w:sz w:val="18"/>
                <w:szCs w:val="18"/>
              </w:rPr>
              <w:t>bölgelerinin</w:t>
            </w:r>
            <w:proofErr w:type="spellEnd"/>
            <w:r w:rsidR="006A3E37">
              <w:rPr>
                <w:rFonts w:ascii="Arial" w:hAnsi="Arial" w:cs="Arial"/>
                <w:sz w:val="18"/>
                <w:szCs w:val="18"/>
              </w:rPr>
              <w:t xml:space="preserve"> </w:t>
            </w:r>
            <w:proofErr w:type="spellStart"/>
            <w:r w:rsidR="006A3E37">
              <w:rPr>
                <w:rFonts w:ascii="Arial" w:hAnsi="Arial" w:cs="Arial"/>
                <w:sz w:val="18"/>
                <w:szCs w:val="18"/>
              </w:rPr>
              <w:t>belirlenmesinde</w:t>
            </w:r>
            <w:proofErr w:type="spellEnd"/>
            <w:r w:rsidR="006A3E37">
              <w:rPr>
                <w:rFonts w:ascii="Arial" w:hAnsi="Arial" w:cs="Arial"/>
                <w:sz w:val="18"/>
                <w:szCs w:val="18"/>
              </w:rPr>
              <w:t xml:space="preserve"> </w:t>
            </w:r>
            <w:proofErr w:type="spellStart"/>
            <w:r w:rsidR="006A3E37">
              <w:rPr>
                <w:rFonts w:ascii="Arial" w:hAnsi="Arial" w:cs="Arial"/>
                <w:sz w:val="18"/>
                <w:szCs w:val="18"/>
              </w:rPr>
              <w:t>önemlidir</w:t>
            </w:r>
            <w:proofErr w:type="spellEnd"/>
            <w:r w:rsidR="006A3E37">
              <w:rPr>
                <w:rFonts w:ascii="Arial" w:hAnsi="Arial" w:cs="Arial"/>
                <w:sz w:val="18"/>
                <w:szCs w:val="18"/>
              </w:rPr>
              <w:t>.)</w:t>
            </w:r>
          </w:p>
        </w:tc>
        <w:tc>
          <w:tcPr>
            <w:tcW w:w="1713" w:type="dxa"/>
            <w:shd w:val="clear" w:color="auto" w:fill="FFFFFF"/>
          </w:tcPr>
          <w:p w14:paraId="0AB9D1D0" w14:textId="22F7B0FD" w:rsidR="00EB52D2" w:rsidRPr="000335C5" w:rsidRDefault="00EA5644" w:rsidP="005F555E">
            <w:pPr>
              <w:ind w:left="930"/>
              <w:rPr>
                <w:rFonts w:ascii="Arial" w:hAnsi="Arial" w:cs="Arial"/>
                <w:b/>
                <w:sz w:val="18"/>
                <w:szCs w:val="18"/>
                <w:lang w:val="tr-TR"/>
              </w:rPr>
            </w:pPr>
            <w:r>
              <w:rPr>
                <w:rFonts w:ascii="Arial" w:hAnsi="Arial" w:cs="Arial"/>
                <w:b/>
                <w:sz w:val="18"/>
                <w:szCs w:val="18"/>
                <w:lang w:val="tr-TR"/>
              </w:rPr>
              <w:t>2</w:t>
            </w:r>
            <w:r w:rsidR="00BB3692">
              <w:rPr>
                <w:rFonts w:ascii="Arial" w:hAnsi="Arial" w:cs="Arial"/>
                <w:b/>
                <w:sz w:val="18"/>
                <w:szCs w:val="18"/>
                <w:lang w:val="tr-TR"/>
              </w:rPr>
              <w:t>,5</w:t>
            </w:r>
            <w:r>
              <w:rPr>
                <w:rFonts w:ascii="Arial" w:hAnsi="Arial" w:cs="Arial"/>
                <w:b/>
                <w:sz w:val="18"/>
                <w:szCs w:val="18"/>
                <w:lang w:val="tr-TR"/>
              </w:rPr>
              <w:t xml:space="preserve"> yıl</w:t>
            </w:r>
          </w:p>
        </w:tc>
      </w:tr>
      <w:tr w:rsidR="00EB52D2" w:rsidRPr="000335C5" w14:paraId="5FA7D182" w14:textId="77777777" w:rsidTr="000A72F8">
        <w:trPr>
          <w:trHeight w:val="1375"/>
        </w:trPr>
        <w:tc>
          <w:tcPr>
            <w:tcW w:w="3546" w:type="dxa"/>
            <w:shd w:val="clear" w:color="auto" w:fill="E7E6E6"/>
            <w:tcMar>
              <w:top w:w="72" w:type="dxa"/>
              <w:left w:w="144" w:type="dxa"/>
              <w:bottom w:w="72" w:type="dxa"/>
              <w:right w:w="144" w:type="dxa"/>
            </w:tcMar>
            <w:hideMark/>
          </w:tcPr>
          <w:p w14:paraId="074BDD3E" w14:textId="77777777" w:rsidR="00EB52D2" w:rsidRPr="000335C5" w:rsidRDefault="00EB52D2" w:rsidP="005F555E">
            <w:pPr>
              <w:rPr>
                <w:rFonts w:ascii="Arial" w:hAnsi="Arial" w:cs="Arial"/>
                <w:b/>
                <w:sz w:val="18"/>
                <w:szCs w:val="18"/>
                <w:lang w:val="tr-TR"/>
              </w:rPr>
            </w:pPr>
            <w:r w:rsidRPr="000335C5">
              <w:rPr>
                <w:rFonts w:ascii="Arial" w:hAnsi="Arial" w:cs="Arial"/>
                <w:b/>
                <w:sz w:val="18"/>
                <w:szCs w:val="18"/>
                <w:lang w:val="tr-TR"/>
              </w:rPr>
              <w:t xml:space="preserve">Ekonomik Etki: </w:t>
            </w:r>
          </w:p>
          <w:p w14:paraId="047357AD" w14:textId="77777777" w:rsidR="00EB52D2" w:rsidRPr="000335C5" w:rsidRDefault="00EB52D2" w:rsidP="00EB52D2">
            <w:pPr>
              <w:widowControl/>
              <w:numPr>
                <w:ilvl w:val="0"/>
                <w:numId w:val="26"/>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Potansiyel Sektörel Uygulama Alanları,</w:t>
            </w:r>
          </w:p>
          <w:p w14:paraId="57F72FE5" w14:textId="77777777" w:rsidR="00EB52D2" w:rsidRPr="000335C5" w:rsidRDefault="00EB52D2" w:rsidP="00EB52D2">
            <w:pPr>
              <w:widowControl/>
              <w:numPr>
                <w:ilvl w:val="0"/>
                <w:numId w:val="26"/>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Küresel Pazar Öngörüleri,</w:t>
            </w:r>
          </w:p>
          <w:p w14:paraId="40F5548C" w14:textId="77777777" w:rsidR="00EB52D2" w:rsidRPr="000335C5" w:rsidRDefault="00EB52D2" w:rsidP="00EB52D2">
            <w:pPr>
              <w:widowControl/>
              <w:numPr>
                <w:ilvl w:val="0"/>
                <w:numId w:val="26"/>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İstihdam Katkısı,</w:t>
            </w:r>
          </w:p>
          <w:p w14:paraId="1EB953AE" w14:textId="77777777" w:rsidR="00EB52D2" w:rsidRPr="000335C5" w:rsidRDefault="00EB52D2" w:rsidP="00396FB9">
            <w:pPr>
              <w:widowControl/>
              <w:numPr>
                <w:ilvl w:val="0"/>
                <w:numId w:val="26"/>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 xml:space="preserve">Rekabetçilik (İhracata Etkisi, İthal İkamesi, Yabancı Sermaye Yatırımının Tetiklenmesi vb.) </w:t>
            </w:r>
          </w:p>
        </w:tc>
        <w:tc>
          <w:tcPr>
            <w:tcW w:w="4666" w:type="dxa"/>
            <w:shd w:val="clear" w:color="auto" w:fill="FFFFFF"/>
          </w:tcPr>
          <w:p w14:paraId="46CC055D" w14:textId="77777777" w:rsidR="00EB52D2" w:rsidRPr="000335C5" w:rsidRDefault="00EB52D2" w:rsidP="005F555E">
            <w:pPr>
              <w:ind w:left="930"/>
              <w:rPr>
                <w:rFonts w:ascii="Arial" w:hAnsi="Arial" w:cs="Arial"/>
                <w:b/>
                <w:sz w:val="18"/>
                <w:szCs w:val="18"/>
                <w:lang w:val="tr-TR"/>
              </w:rPr>
            </w:pPr>
          </w:p>
        </w:tc>
        <w:tc>
          <w:tcPr>
            <w:tcW w:w="1713" w:type="dxa"/>
            <w:shd w:val="clear" w:color="auto" w:fill="FFFFFF"/>
          </w:tcPr>
          <w:p w14:paraId="1BF6A1BF" w14:textId="77777777" w:rsidR="00EB52D2" w:rsidRPr="000335C5" w:rsidRDefault="00EB52D2" w:rsidP="005F555E">
            <w:pPr>
              <w:ind w:left="930"/>
              <w:rPr>
                <w:rFonts w:ascii="Arial" w:hAnsi="Arial" w:cs="Arial"/>
                <w:b/>
                <w:sz w:val="18"/>
                <w:szCs w:val="18"/>
                <w:lang w:val="tr-TR"/>
              </w:rPr>
            </w:pPr>
          </w:p>
        </w:tc>
      </w:tr>
      <w:tr w:rsidR="00EB52D2" w:rsidRPr="000335C5" w14:paraId="249C9E0C" w14:textId="77777777" w:rsidTr="000A72F8">
        <w:trPr>
          <w:trHeight w:val="1100"/>
        </w:trPr>
        <w:tc>
          <w:tcPr>
            <w:tcW w:w="3546" w:type="dxa"/>
            <w:shd w:val="clear" w:color="auto" w:fill="E7E6E6"/>
            <w:tcMar>
              <w:top w:w="72" w:type="dxa"/>
              <w:left w:w="144" w:type="dxa"/>
              <w:bottom w:w="72" w:type="dxa"/>
              <w:right w:w="144" w:type="dxa"/>
            </w:tcMar>
          </w:tcPr>
          <w:p w14:paraId="441D601D" w14:textId="77777777" w:rsidR="00EB52D2" w:rsidRPr="000335C5" w:rsidRDefault="00EB52D2" w:rsidP="005F555E">
            <w:pPr>
              <w:rPr>
                <w:rFonts w:ascii="Arial" w:hAnsi="Arial" w:cs="Arial"/>
                <w:b/>
                <w:sz w:val="18"/>
                <w:szCs w:val="18"/>
                <w:lang w:val="tr-TR"/>
              </w:rPr>
            </w:pPr>
            <w:r w:rsidRPr="000335C5">
              <w:rPr>
                <w:rFonts w:ascii="Arial" w:hAnsi="Arial" w:cs="Arial"/>
                <w:b/>
                <w:sz w:val="18"/>
                <w:szCs w:val="18"/>
                <w:lang w:val="tr-TR"/>
              </w:rPr>
              <w:t>Ulusal Güvenlik Etkisi:</w:t>
            </w:r>
          </w:p>
          <w:p w14:paraId="35FD03FD" w14:textId="77777777" w:rsidR="00EB52D2" w:rsidRPr="000335C5" w:rsidRDefault="00EB52D2" w:rsidP="00EB52D2">
            <w:pPr>
              <w:widowControl/>
              <w:numPr>
                <w:ilvl w:val="0"/>
                <w:numId w:val="28"/>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 xml:space="preserve">Siber güvenlik, </w:t>
            </w:r>
          </w:p>
          <w:p w14:paraId="468ED761" w14:textId="77777777" w:rsidR="00EB52D2" w:rsidRPr="000335C5" w:rsidRDefault="00EB52D2" w:rsidP="00EB52D2">
            <w:pPr>
              <w:widowControl/>
              <w:numPr>
                <w:ilvl w:val="0"/>
                <w:numId w:val="28"/>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 xml:space="preserve">Enerji güvenliği, </w:t>
            </w:r>
          </w:p>
          <w:p w14:paraId="70E96F3D" w14:textId="77777777" w:rsidR="00EB52D2" w:rsidRPr="000335C5" w:rsidRDefault="00EB52D2" w:rsidP="00EB52D2">
            <w:pPr>
              <w:widowControl/>
              <w:numPr>
                <w:ilvl w:val="0"/>
                <w:numId w:val="28"/>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 xml:space="preserve">Sınır güvenliği, </w:t>
            </w:r>
          </w:p>
          <w:p w14:paraId="465D708B" w14:textId="77777777" w:rsidR="004F5ADD" w:rsidRPr="000335C5" w:rsidRDefault="00573F17" w:rsidP="00EB52D2">
            <w:pPr>
              <w:widowControl/>
              <w:numPr>
                <w:ilvl w:val="0"/>
                <w:numId w:val="28"/>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Gıda güvenliği,</w:t>
            </w:r>
          </w:p>
          <w:p w14:paraId="09B3683B" w14:textId="77777777" w:rsidR="00EB52D2" w:rsidRPr="000335C5" w:rsidRDefault="00EB52D2" w:rsidP="00EB52D2">
            <w:pPr>
              <w:widowControl/>
              <w:numPr>
                <w:ilvl w:val="0"/>
                <w:numId w:val="28"/>
              </w:numPr>
              <w:suppressAutoHyphens w:val="0"/>
              <w:spacing w:line="276" w:lineRule="auto"/>
              <w:ind w:left="284" w:hanging="142"/>
              <w:rPr>
                <w:rFonts w:ascii="Arial" w:hAnsi="Arial" w:cs="Arial"/>
                <w:sz w:val="18"/>
                <w:szCs w:val="18"/>
                <w:lang w:val="tr-TR"/>
              </w:rPr>
            </w:pPr>
            <w:r w:rsidRPr="000335C5">
              <w:rPr>
                <w:rFonts w:ascii="Arial" w:hAnsi="Arial" w:cs="Arial"/>
                <w:sz w:val="18"/>
                <w:szCs w:val="18"/>
                <w:lang w:val="tr-TR"/>
              </w:rPr>
              <w:t>Ekonomik güvenlik vb.</w:t>
            </w:r>
          </w:p>
        </w:tc>
        <w:tc>
          <w:tcPr>
            <w:tcW w:w="4666" w:type="dxa"/>
            <w:shd w:val="clear" w:color="auto" w:fill="FFFFFF"/>
          </w:tcPr>
          <w:p w14:paraId="42B249D8" w14:textId="77777777" w:rsidR="00EB52D2" w:rsidRPr="000335C5" w:rsidRDefault="00EB52D2" w:rsidP="005F555E">
            <w:pPr>
              <w:ind w:left="930"/>
              <w:rPr>
                <w:rFonts w:ascii="Arial" w:hAnsi="Arial" w:cs="Arial"/>
                <w:b/>
                <w:sz w:val="18"/>
                <w:szCs w:val="18"/>
                <w:lang w:val="tr-TR"/>
              </w:rPr>
            </w:pPr>
          </w:p>
        </w:tc>
        <w:tc>
          <w:tcPr>
            <w:tcW w:w="1713" w:type="dxa"/>
            <w:shd w:val="clear" w:color="auto" w:fill="FFFFFF"/>
          </w:tcPr>
          <w:p w14:paraId="4CC7B5F7" w14:textId="77777777" w:rsidR="00EB52D2" w:rsidRPr="000335C5" w:rsidRDefault="00EB52D2" w:rsidP="005F555E">
            <w:pPr>
              <w:ind w:left="930"/>
              <w:rPr>
                <w:rFonts w:ascii="Arial" w:hAnsi="Arial" w:cs="Arial"/>
                <w:b/>
                <w:sz w:val="18"/>
                <w:szCs w:val="18"/>
                <w:lang w:val="tr-TR"/>
              </w:rPr>
            </w:pPr>
          </w:p>
        </w:tc>
      </w:tr>
    </w:tbl>
    <w:p w14:paraId="2767F99E" w14:textId="77777777" w:rsidR="00EB52D2" w:rsidRPr="000335C5" w:rsidRDefault="00EB52D2" w:rsidP="00FA71F9">
      <w:pPr>
        <w:tabs>
          <w:tab w:val="left" w:pos="9470"/>
        </w:tabs>
        <w:jc w:val="both"/>
        <w:rPr>
          <w:rFonts w:ascii="Arial" w:hAnsi="Arial" w:cs="Arial"/>
          <w:sz w:val="18"/>
          <w:szCs w:val="18"/>
          <w:lang w:val="tr-TR"/>
        </w:rPr>
      </w:pPr>
      <w:r w:rsidRPr="000335C5">
        <w:rPr>
          <w:rFonts w:ascii="Arial" w:hAnsi="Arial" w:cs="Arial"/>
          <w:sz w:val="18"/>
          <w:szCs w:val="18"/>
          <w:lang w:val="tr-TR"/>
        </w:rPr>
        <w:t>(*) Proje başlangıcından itibaren 6 aylık süreler halinde belirtilmelidir (</w:t>
      </w:r>
      <w:proofErr w:type="spellStart"/>
      <w:r w:rsidRPr="000335C5">
        <w:rPr>
          <w:rFonts w:ascii="Arial" w:hAnsi="Arial" w:cs="Arial"/>
          <w:sz w:val="18"/>
          <w:szCs w:val="18"/>
          <w:lang w:val="tr-TR"/>
        </w:rPr>
        <w:t>Örn</w:t>
      </w:r>
      <w:proofErr w:type="spellEnd"/>
      <w:r w:rsidRPr="000335C5">
        <w:rPr>
          <w:rFonts w:ascii="Arial" w:hAnsi="Arial" w:cs="Arial"/>
          <w:sz w:val="18"/>
          <w:szCs w:val="18"/>
          <w:lang w:val="tr-TR"/>
        </w:rPr>
        <w:t>. 0-6 ay/6-12 ay/12-18 ay, Proje sonrası vb.</w:t>
      </w:r>
      <w:r w:rsidR="00375FFC" w:rsidRPr="000335C5">
        <w:rPr>
          <w:rFonts w:ascii="Arial" w:hAnsi="Arial" w:cs="Arial"/>
          <w:sz w:val="18"/>
          <w:szCs w:val="18"/>
          <w:lang w:val="tr-TR"/>
        </w:rPr>
        <w:t>)</w:t>
      </w:r>
    </w:p>
    <w:p w14:paraId="5ADFF245" w14:textId="77777777" w:rsidR="00FA71F9" w:rsidRPr="000335C5" w:rsidRDefault="00FA71F9" w:rsidP="00FA71F9">
      <w:pPr>
        <w:pStyle w:val="WW-NormalWeb1"/>
        <w:spacing w:before="0" w:after="0"/>
        <w:contextualSpacing/>
        <w:rPr>
          <w:rFonts w:ascii="Arial" w:hAnsi="Arial" w:cs="Arial"/>
          <w:b/>
          <w:bCs/>
          <w:sz w:val="18"/>
          <w:szCs w:val="18"/>
        </w:rPr>
      </w:pPr>
    </w:p>
    <w:p w14:paraId="7AF807E8" w14:textId="77777777" w:rsidR="00A705EE" w:rsidRDefault="00A705EE" w:rsidP="00FA71F9">
      <w:pPr>
        <w:pStyle w:val="WW-NormalWeb1"/>
        <w:spacing w:before="0" w:after="0"/>
        <w:contextualSpacing/>
        <w:rPr>
          <w:rFonts w:ascii="Arial" w:hAnsi="Arial" w:cs="Arial"/>
          <w:b/>
          <w:bCs/>
          <w:sz w:val="18"/>
          <w:szCs w:val="18"/>
        </w:rPr>
      </w:pPr>
    </w:p>
    <w:p w14:paraId="5C5E3308" w14:textId="3323AEDC" w:rsidR="00FA71F9" w:rsidRPr="000335C5" w:rsidRDefault="00FA71F9" w:rsidP="00FA71F9">
      <w:pPr>
        <w:pStyle w:val="WW-NormalWeb1"/>
        <w:spacing w:before="0" w:after="0"/>
        <w:contextualSpacing/>
        <w:rPr>
          <w:rFonts w:ascii="Arial" w:hAnsi="Arial" w:cs="Arial"/>
          <w:b/>
          <w:bCs/>
          <w:sz w:val="18"/>
          <w:szCs w:val="18"/>
        </w:rPr>
      </w:pPr>
      <w:r w:rsidRPr="000335C5">
        <w:rPr>
          <w:rFonts w:ascii="Arial" w:hAnsi="Arial" w:cs="Arial"/>
          <w:b/>
          <w:bCs/>
          <w:sz w:val="18"/>
          <w:szCs w:val="18"/>
        </w:rPr>
        <w:t>BELİRTMEK İSTEDİĞİNİZ DİĞER KONULAR</w:t>
      </w:r>
    </w:p>
    <w:p w14:paraId="24D89E50" w14:textId="77777777" w:rsidR="00FA71F9" w:rsidRPr="000335C5" w:rsidRDefault="00FA71F9" w:rsidP="00FA71F9">
      <w:pPr>
        <w:pStyle w:val="WW-NormalWeb1"/>
        <w:spacing w:before="0" w:after="0"/>
        <w:contextualSpacing/>
        <w:rPr>
          <w:rFonts w:ascii="Arial" w:hAnsi="Arial" w:cs="Arial"/>
          <w:b/>
          <w:bCs/>
          <w:sz w:val="18"/>
          <w:szCs w:val="18"/>
        </w:rPr>
      </w:pPr>
    </w:p>
    <w:p w14:paraId="253E25D3" w14:textId="77777777" w:rsidR="00FA71F9" w:rsidRPr="000335C5" w:rsidRDefault="00FA71F9" w:rsidP="00FA71F9">
      <w:pPr>
        <w:pStyle w:val="WW-NormalWeb1"/>
        <w:spacing w:before="0" w:after="0"/>
        <w:ind w:left="360" w:hanging="360"/>
        <w:contextualSpacing/>
        <w:rPr>
          <w:rFonts w:ascii="Arial" w:hAnsi="Arial" w:cs="Arial"/>
          <w:sz w:val="18"/>
          <w:szCs w:val="18"/>
          <w:lang w:eastAsia="tr-TR"/>
        </w:rPr>
      </w:pPr>
      <w:r w:rsidRPr="000335C5">
        <w:rPr>
          <w:rFonts w:ascii="Arial" w:hAnsi="Arial" w:cs="Arial"/>
          <w:sz w:val="18"/>
          <w:szCs w:val="18"/>
          <w:lang w:eastAsia="tr-TR"/>
        </w:rPr>
        <w:t>Sadece proje önerisinin değerlendirilmesine katkı sağlayabilecek bilgi veya veri (grafik, tablo, vb.) eklenebilir.</w:t>
      </w:r>
    </w:p>
    <w:p w14:paraId="5C3DE36C" w14:textId="77777777" w:rsidR="00FA71F9" w:rsidRPr="000335C5" w:rsidRDefault="00FA71F9" w:rsidP="00FA71F9">
      <w:pPr>
        <w:pStyle w:val="WW-NormalWeb1"/>
        <w:spacing w:before="0" w:after="0"/>
        <w:ind w:left="360" w:hanging="360"/>
        <w:contextualSpacing/>
        <w:rPr>
          <w:rFonts w:ascii="Arial" w:hAnsi="Arial" w:cs="Arial"/>
          <w:sz w:val="18"/>
          <w:szCs w:val="18"/>
          <w:lang w:eastAsia="tr-TR"/>
        </w:rPr>
      </w:pPr>
    </w:p>
    <w:tbl>
      <w:tblPr>
        <w:tblW w:w="9781" w:type="dxa"/>
        <w:tblInd w:w="108" w:type="dxa"/>
        <w:tblLayout w:type="fixed"/>
        <w:tblLook w:val="0000" w:firstRow="0" w:lastRow="0" w:firstColumn="0" w:lastColumn="0" w:noHBand="0" w:noVBand="0"/>
      </w:tblPr>
      <w:tblGrid>
        <w:gridCol w:w="9781"/>
      </w:tblGrid>
      <w:tr w:rsidR="00FA71F9" w:rsidRPr="000335C5" w14:paraId="036E7B3C" w14:textId="77777777" w:rsidTr="000F1C70">
        <w:trPr>
          <w:trHeight w:val="592"/>
        </w:trPr>
        <w:tc>
          <w:tcPr>
            <w:tcW w:w="9781" w:type="dxa"/>
            <w:tcBorders>
              <w:top w:val="single" w:sz="4" w:space="0" w:color="000000"/>
              <w:left w:val="single" w:sz="4" w:space="0" w:color="000000"/>
              <w:bottom w:val="single" w:sz="4" w:space="0" w:color="000000"/>
              <w:right w:val="single" w:sz="4" w:space="0" w:color="000000"/>
            </w:tcBorders>
          </w:tcPr>
          <w:p w14:paraId="5181DAA3" w14:textId="2DC47667" w:rsidR="00FA71F9" w:rsidRDefault="0064780A" w:rsidP="007D341F">
            <w:pPr>
              <w:pStyle w:val="WW-NormalWeb1"/>
              <w:contextualSpacing/>
              <w:jc w:val="both"/>
              <w:rPr>
                <w:rFonts w:ascii="Arial" w:hAnsi="Arial" w:cs="Arial"/>
                <w:color w:val="000000"/>
                <w:sz w:val="18"/>
                <w:szCs w:val="18"/>
              </w:rPr>
            </w:pPr>
            <w:r>
              <w:rPr>
                <w:rFonts w:ascii="Arial" w:hAnsi="Arial" w:cs="Arial"/>
                <w:color w:val="000000"/>
                <w:sz w:val="18"/>
                <w:szCs w:val="18"/>
              </w:rPr>
              <w:t>Sunulan proje önerisi</w:t>
            </w:r>
            <w:r w:rsidR="00776A6D">
              <w:rPr>
                <w:rFonts w:ascii="Arial" w:hAnsi="Arial" w:cs="Arial"/>
                <w:color w:val="000000"/>
                <w:sz w:val="18"/>
                <w:szCs w:val="18"/>
              </w:rPr>
              <w:t>; farklı kurum</w:t>
            </w:r>
            <w:r w:rsidR="007248AB">
              <w:rPr>
                <w:rFonts w:ascii="Arial" w:hAnsi="Arial" w:cs="Arial"/>
                <w:color w:val="000000"/>
                <w:sz w:val="18"/>
                <w:szCs w:val="18"/>
              </w:rPr>
              <w:t>dan ve farklı disiplinlerden</w:t>
            </w:r>
            <w:r w:rsidR="00776A6D">
              <w:rPr>
                <w:rFonts w:ascii="Arial" w:hAnsi="Arial" w:cs="Arial"/>
                <w:color w:val="000000"/>
                <w:sz w:val="18"/>
                <w:szCs w:val="18"/>
              </w:rPr>
              <w:t xml:space="preserve"> </w:t>
            </w:r>
            <w:r w:rsidR="007248AB">
              <w:rPr>
                <w:rFonts w:ascii="Arial" w:hAnsi="Arial" w:cs="Arial"/>
                <w:color w:val="000000"/>
                <w:sz w:val="18"/>
                <w:szCs w:val="18"/>
              </w:rPr>
              <w:t>(Kimya bölümü, İ</w:t>
            </w:r>
            <w:r w:rsidR="00776A6D">
              <w:rPr>
                <w:rFonts w:ascii="Arial" w:hAnsi="Arial" w:cs="Arial"/>
                <w:color w:val="000000"/>
                <w:sz w:val="18"/>
                <w:szCs w:val="18"/>
              </w:rPr>
              <w:t xml:space="preserve">nşaat </w:t>
            </w:r>
            <w:r w:rsidR="007248AB">
              <w:rPr>
                <w:rFonts w:ascii="Arial" w:hAnsi="Arial" w:cs="Arial"/>
                <w:color w:val="000000"/>
                <w:sz w:val="18"/>
                <w:szCs w:val="18"/>
              </w:rPr>
              <w:t>M</w:t>
            </w:r>
            <w:r w:rsidR="00776A6D">
              <w:rPr>
                <w:rFonts w:ascii="Arial" w:hAnsi="Arial" w:cs="Arial"/>
                <w:color w:val="000000"/>
                <w:sz w:val="18"/>
                <w:szCs w:val="18"/>
              </w:rPr>
              <w:t xml:space="preserve">ühendisliği </w:t>
            </w:r>
            <w:r w:rsidR="007248AB">
              <w:rPr>
                <w:rFonts w:ascii="Arial" w:hAnsi="Arial" w:cs="Arial"/>
                <w:color w:val="000000"/>
                <w:sz w:val="18"/>
                <w:szCs w:val="18"/>
              </w:rPr>
              <w:t>B</w:t>
            </w:r>
            <w:r w:rsidR="00776A6D">
              <w:rPr>
                <w:rFonts w:ascii="Arial" w:hAnsi="Arial" w:cs="Arial"/>
                <w:color w:val="000000"/>
                <w:sz w:val="18"/>
                <w:szCs w:val="18"/>
              </w:rPr>
              <w:t xml:space="preserve">ölümü, </w:t>
            </w:r>
            <w:r w:rsidR="007248AB">
              <w:rPr>
                <w:rFonts w:ascii="Arial" w:hAnsi="Arial" w:cs="Arial"/>
                <w:color w:val="000000"/>
                <w:sz w:val="18"/>
                <w:szCs w:val="18"/>
              </w:rPr>
              <w:t>M</w:t>
            </w:r>
            <w:r w:rsidR="00776A6D">
              <w:rPr>
                <w:rFonts w:ascii="Arial" w:hAnsi="Arial" w:cs="Arial"/>
                <w:color w:val="000000"/>
                <w:sz w:val="18"/>
                <w:szCs w:val="18"/>
              </w:rPr>
              <w:t xml:space="preserve">akine </w:t>
            </w:r>
            <w:r w:rsidR="007248AB">
              <w:rPr>
                <w:rFonts w:ascii="Arial" w:hAnsi="Arial" w:cs="Arial"/>
                <w:color w:val="000000"/>
                <w:sz w:val="18"/>
                <w:szCs w:val="18"/>
              </w:rPr>
              <w:t>M</w:t>
            </w:r>
            <w:r w:rsidR="00776A6D">
              <w:rPr>
                <w:rFonts w:ascii="Arial" w:hAnsi="Arial" w:cs="Arial"/>
                <w:color w:val="000000"/>
                <w:sz w:val="18"/>
                <w:szCs w:val="18"/>
              </w:rPr>
              <w:t xml:space="preserve">ühendisliği </w:t>
            </w:r>
            <w:r w:rsidR="007248AB">
              <w:rPr>
                <w:rFonts w:ascii="Arial" w:hAnsi="Arial" w:cs="Arial"/>
                <w:color w:val="000000"/>
                <w:sz w:val="18"/>
                <w:szCs w:val="18"/>
              </w:rPr>
              <w:t>B</w:t>
            </w:r>
            <w:r w:rsidR="00776A6D">
              <w:rPr>
                <w:rFonts w:ascii="Arial" w:hAnsi="Arial" w:cs="Arial"/>
                <w:color w:val="000000"/>
                <w:sz w:val="18"/>
                <w:szCs w:val="18"/>
              </w:rPr>
              <w:t>ölümü</w:t>
            </w:r>
            <w:r w:rsidR="007248AB">
              <w:rPr>
                <w:rFonts w:ascii="Arial" w:hAnsi="Arial" w:cs="Arial"/>
                <w:color w:val="000000"/>
                <w:sz w:val="18"/>
                <w:szCs w:val="18"/>
              </w:rPr>
              <w:t xml:space="preserve"> ve Bilgisayar Mühendisliği Bölümü), </w:t>
            </w:r>
            <w:r w:rsidR="00776A6D">
              <w:rPr>
                <w:rFonts w:ascii="Arial" w:hAnsi="Arial" w:cs="Arial"/>
                <w:color w:val="000000"/>
                <w:sz w:val="18"/>
                <w:szCs w:val="18"/>
              </w:rPr>
              <w:t>araştırmacıların bir araya gelmesi ile oluşturulan</w:t>
            </w:r>
            <w:r w:rsidR="0027759B">
              <w:rPr>
                <w:rFonts w:ascii="Arial" w:hAnsi="Arial" w:cs="Arial"/>
                <w:color w:val="000000"/>
                <w:sz w:val="18"/>
                <w:szCs w:val="18"/>
              </w:rPr>
              <w:t xml:space="preserve"> </w:t>
            </w:r>
            <w:proofErr w:type="spellStart"/>
            <w:r w:rsidR="004613F2">
              <w:rPr>
                <w:rFonts w:ascii="Arial" w:hAnsi="Arial" w:cs="Arial"/>
                <w:color w:val="000000"/>
                <w:sz w:val="18"/>
                <w:szCs w:val="18"/>
              </w:rPr>
              <w:t>disiplinlerarası</w:t>
            </w:r>
            <w:proofErr w:type="spellEnd"/>
            <w:r w:rsidR="004613F2">
              <w:rPr>
                <w:rFonts w:ascii="Arial" w:hAnsi="Arial" w:cs="Arial"/>
                <w:color w:val="000000"/>
                <w:sz w:val="18"/>
                <w:szCs w:val="18"/>
              </w:rPr>
              <w:t xml:space="preserve"> ve kurumlararası bir projedir (TEDÜ</w:t>
            </w:r>
            <w:r w:rsidR="007248AB">
              <w:rPr>
                <w:rFonts w:ascii="Arial" w:hAnsi="Arial" w:cs="Arial"/>
                <w:color w:val="000000"/>
                <w:sz w:val="18"/>
                <w:szCs w:val="18"/>
              </w:rPr>
              <w:t xml:space="preserve"> </w:t>
            </w:r>
            <w:r w:rsidR="004613F2">
              <w:rPr>
                <w:rFonts w:ascii="Arial" w:hAnsi="Arial" w:cs="Arial"/>
                <w:color w:val="000000"/>
                <w:sz w:val="18"/>
                <w:szCs w:val="18"/>
              </w:rPr>
              <w:t>ve Hacettepe Üniversitesi).</w:t>
            </w:r>
            <w:r w:rsidR="00D5406C">
              <w:rPr>
                <w:rFonts w:ascii="Arial" w:hAnsi="Arial" w:cs="Arial"/>
                <w:color w:val="000000"/>
                <w:sz w:val="18"/>
                <w:szCs w:val="18"/>
              </w:rPr>
              <w:t xml:space="preserve"> </w:t>
            </w:r>
            <w:proofErr w:type="spellStart"/>
            <w:r w:rsidR="008C27A9">
              <w:rPr>
                <w:rFonts w:ascii="Arial" w:hAnsi="Arial" w:cs="Arial"/>
                <w:b/>
                <w:bCs/>
                <w:color w:val="000000"/>
                <w:sz w:val="18"/>
                <w:szCs w:val="18"/>
                <w:lang w:val="en-US"/>
              </w:rPr>
              <w:t>Önerilen</w:t>
            </w:r>
            <w:proofErr w:type="spellEnd"/>
            <w:r w:rsidR="008C27A9">
              <w:rPr>
                <w:rFonts w:ascii="Arial" w:hAnsi="Arial" w:cs="Arial"/>
                <w:b/>
                <w:bCs/>
                <w:color w:val="000000"/>
                <w:sz w:val="18"/>
                <w:szCs w:val="18"/>
                <w:lang w:val="en-US"/>
              </w:rPr>
              <w:t xml:space="preserve"> </w:t>
            </w:r>
            <w:proofErr w:type="spellStart"/>
            <w:r w:rsidR="008C27A9">
              <w:rPr>
                <w:rFonts w:ascii="Arial" w:hAnsi="Arial" w:cs="Arial"/>
                <w:b/>
                <w:bCs/>
                <w:color w:val="000000"/>
                <w:sz w:val="18"/>
                <w:szCs w:val="18"/>
                <w:lang w:val="en-US"/>
              </w:rPr>
              <w:t>p</w:t>
            </w:r>
            <w:r w:rsidR="008C27A9" w:rsidRPr="008C27A9">
              <w:rPr>
                <w:rFonts w:ascii="Arial" w:hAnsi="Arial" w:cs="Arial"/>
                <w:b/>
                <w:bCs/>
                <w:color w:val="000000"/>
                <w:sz w:val="18"/>
                <w:szCs w:val="18"/>
                <w:lang w:val="en-US"/>
              </w:rPr>
              <w:t>roje</w:t>
            </w:r>
            <w:r w:rsidR="00752882">
              <w:rPr>
                <w:rFonts w:ascii="Arial" w:hAnsi="Arial" w:cs="Arial"/>
                <w:b/>
                <w:bCs/>
                <w:color w:val="000000"/>
                <w:sz w:val="18"/>
                <w:szCs w:val="18"/>
                <w:lang w:val="en-US"/>
              </w:rPr>
              <w:t>de</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farklı</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disiplinlerden</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malzeme</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mühendisliği</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polimer</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kimyası</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hesaplamalı</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akışkanlar</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dinamiği</w:t>
            </w:r>
            <w:proofErr w:type="spellEnd"/>
            <w:r w:rsidR="008C27A9" w:rsidRPr="008C27A9">
              <w:rPr>
                <w:rFonts w:ascii="Arial" w:hAnsi="Arial" w:cs="Arial"/>
                <w:b/>
                <w:bCs/>
                <w:color w:val="000000"/>
                <w:sz w:val="18"/>
                <w:szCs w:val="18"/>
                <w:lang w:val="en-US"/>
              </w:rPr>
              <w:t xml:space="preserve"> (CFD), </w:t>
            </w:r>
            <w:proofErr w:type="spellStart"/>
            <w:r w:rsidR="008C27A9" w:rsidRPr="008C27A9">
              <w:rPr>
                <w:rFonts w:ascii="Arial" w:hAnsi="Arial" w:cs="Arial"/>
                <w:b/>
                <w:bCs/>
                <w:color w:val="000000"/>
                <w:sz w:val="18"/>
                <w:szCs w:val="18"/>
                <w:lang w:val="en-US"/>
              </w:rPr>
              <w:t>bilgisayar</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mühendisliği</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deneysel</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hidrodinamik</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modelleme</w:t>
            </w:r>
            <w:proofErr w:type="spellEnd"/>
            <w:r w:rsidR="005272E9">
              <w:rPr>
                <w:rFonts w:ascii="Arial" w:hAnsi="Arial" w:cs="Arial"/>
                <w:b/>
                <w:bCs/>
                <w:color w:val="000000"/>
                <w:sz w:val="18"/>
                <w:szCs w:val="18"/>
                <w:lang w:val="en-US"/>
              </w:rPr>
              <w:t xml:space="preserve">, </w:t>
            </w:r>
            <w:proofErr w:type="spellStart"/>
            <w:r w:rsidR="005272E9">
              <w:rPr>
                <w:rFonts w:ascii="Arial" w:hAnsi="Arial" w:cs="Arial"/>
                <w:b/>
                <w:bCs/>
                <w:color w:val="000000"/>
                <w:sz w:val="18"/>
                <w:szCs w:val="18"/>
                <w:lang w:val="en-US"/>
              </w:rPr>
              <w:t>kıyı</w:t>
            </w:r>
            <w:proofErr w:type="spellEnd"/>
            <w:r w:rsidR="005272E9">
              <w:rPr>
                <w:rFonts w:ascii="Arial" w:hAnsi="Arial" w:cs="Arial"/>
                <w:b/>
                <w:bCs/>
                <w:color w:val="000000"/>
                <w:sz w:val="18"/>
                <w:szCs w:val="18"/>
                <w:lang w:val="en-US"/>
              </w:rPr>
              <w:t xml:space="preserve"> </w:t>
            </w:r>
            <w:proofErr w:type="spellStart"/>
            <w:r w:rsidR="005272E9">
              <w:rPr>
                <w:rFonts w:ascii="Arial" w:hAnsi="Arial" w:cs="Arial"/>
                <w:b/>
                <w:bCs/>
                <w:color w:val="000000"/>
                <w:sz w:val="18"/>
                <w:szCs w:val="18"/>
                <w:lang w:val="en-US"/>
              </w:rPr>
              <w:t>mühendisliği</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araştırmacılar</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bir</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araya</w:t>
            </w:r>
            <w:proofErr w:type="spellEnd"/>
            <w:r w:rsidR="008C27A9" w:rsidRPr="008C27A9">
              <w:rPr>
                <w:rFonts w:ascii="Arial" w:hAnsi="Arial" w:cs="Arial"/>
                <w:b/>
                <w:bCs/>
                <w:color w:val="000000"/>
                <w:sz w:val="18"/>
                <w:szCs w:val="18"/>
                <w:lang w:val="en-US"/>
              </w:rPr>
              <w:t xml:space="preserve"> </w:t>
            </w:r>
            <w:proofErr w:type="spellStart"/>
            <w:r w:rsidR="00752882">
              <w:rPr>
                <w:rFonts w:ascii="Arial" w:hAnsi="Arial" w:cs="Arial"/>
                <w:b/>
                <w:bCs/>
                <w:color w:val="000000"/>
                <w:sz w:val="18"/>
                <w:szCs w:val="18"/>
                <w:lang w:val="en-US"/>
              </w:rPr>
              <w:t>gelmiştir</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Tüm</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bunlar</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projenin</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bütüncül</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bir</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analiz</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yaklaşımı</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içermesini</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sağlayarak</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özgün</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değerini</w:t>
            </w:r>
            <w:proofErr w:type="spellEnd"/>
            <w:r w:rsidR="008C27A9" w:rsidRPr="008C27A9">
              <w:rPr>
                <w:rFonts w:ascii="Arial" w:hAnsi="Arial" w:cs="Arial"/>
                <w:b/>
                <w:bCs/>
                <w:color w:val="000000"/>
                <w:sz w:val="18"/>
                <w:szCs w:val="18"/>
                <w:lang w:val="en-US"/>
              </w:rPr>
              <w:t xml:space="preserve"> </w:t>
            </w:r>
            <w:proofErr w:type="spellStart"/>
            <w:r w:rsidR="008C27A9" w:rsidRPr="008C27A9">
              <w:rPr>
                <w:rFonts w:ascii="Arial" w:hAnsi="Arial" w:cs="Arial"/>
                <w:b/>
                <w:bCs/>
                <w:color w:val="000000"/>
                <w:sz w:val="18"/>
                <w:szCs w:val="18"/>
                <w:lang w:val="en-US"/>
              </w:rPr>
              <w:t>arttırmaktadır</w:t>
            </w:r>
            <w:proofErr w:type="spellEnd"/>
            <w:r w:rsidR="008C27A9" w:rsidRPr="008C27A9">
              <w:rPr>
                <w:rFonts w:ascii="Arial" w:hAnsi="Arial" w:cs="Arial"/>
                <w:b/>
                <w:bCs/>
                <w:color w:val="000000"/>
                <w:sz w:val="18"/>
                <w:szCs w:val="18"/>
                <w:lang w:val="en-US"/>
              </w:rPr>
              <w:t>.</w:t>
            </w:r>
            <w:r w:rsidR="007D341F">
              <w:rPr>
                <w:rFonts w:ascii="Arial" w:hAnsi="Arial" w:cs="Arial"/>
                <w:color w:val="000000"/>
                <w:sz w:val="18"/>
                <w:szCs w:val="18"/>
              </w:rPr>
              <w:t xml:space="preserve"> </w:t>
            </w:r>
            <w:r w:rsidR="00D5406C">
              <w:rPr>
                <w:rFonts w:ascii="Arial" w:hAnsi="Arial" w:cs="Arial"/>
                <w:color w:val="000000"/>
                <w:sz w:val="18"/>
                <w:szCs w:val="18"/>
              </w:rPr>
              <w:t>Proje kapsamında TED Üniversites</w:t>
            </w:r>
            <w:r w:rsidR="00776A6D">
              <w:rPr>
                <w:rFonts w:ascii="Arial" w:hAnsi="Arial" w:cs="Arial"/>
                <w:color w:val="000000"/>
                <w:sz w:val="18"/>
                <w:szCs w:val="18"/>
              </w:rPr>
              <w:t>i</w:t>
            </w:r>
            <w:r w:rsidR="00D5406C">
              <w:rPr>
                <w:rFonts w:ascii="Arial" w:hAnsi="Arial" w:cs="Arial"/>
                <w:color w:val="000000"/>
                <w:sz w:val="18"/>
                <w:szCs w:val="18"/>
              </w:rPr>
              <w:t xml:space="preserve"> bünyesinde bulunan deney düzeneği, </w:t>
            </w:r>
            <w:proofErr w:type="spellStart"/>
            <w:r w:rsidR="00D5406C">
              <w:rPr>
                <w:rFonts w:ascii="Arial" w:hAnsi="Arial" w:cs="Arial"/>
                <w:color w:val="000000"/>
                <w:sz w:val="18"/>
                <w:szCs w:val="18"/>
              </w:rPr>
              <w:t>StarCCM</w:t>
            </w:r>
            <w:proofErr w:type="spellEnd"/>
            <w:r w:rsidR="00D5406C">
              <w:rPr>
                <w:rFonts w:ascii="Arial" w:hAnsi="Arial" w:cs="Arial"/>
                <w:color w:val="000000"/>
                <w:sz w:val="18"/>
                <w:szCs w:val="18"/>
              </w:rPr>
              <w:t xml:space="preserve">+ yazılımı ve 3 boyutlu yazıcı kullanılacaktır. Ayrıca </w:t>
            </w:r>
            <w:r w:rsidR="00B311AD">
              <w:rPr>
                <w:rFonts w:ascii="Arial" w:hAnsi="Arial" w:cs="Arial"/>
                <w:color w:val="000000"/>
                <w:sz w:val="18"/>
                <w:szCs w:val="18"/>
              </w:rPr>
              <w:t>MP</w:t>
            </w:r>
            <w:r w:rsidR="00D5406C">
              <w:rPr>
                <w:rFonts w:ascii="Arial" w:hAnsi="Arial" w:cs="Arial"/>
                <w:color w:val="000000"/>
                <w:sz w:val="18"/>
                <w:szCs w:val="18"/>
              </w:rPr>
              <w:t xml:space="preserve"> polimer tiplerinin karakterizasyonu Hacettepe Üniversitesi Fen Fakültesi Kimya Bölümü’nde bulunan </w:t>
            </w:r>
            <w:r w:rsidR="00235EF8">
              <w:rPr>
                <w:rFonts w:ascii="Arial" w:hAnsi="Arial" w:cs="Arial"/>
                <w:color w:val="000000"/>
                <w:sz w:val="18"/>
                <w:szCs w:val="18"/>
              </w:rPr>
              <w:t xml:space="preserve">polimer laboratuvarında yapılacaktır. </w:t>
            </w:r>
          </w:p>
          <w:p w14:paraId="440E95BF" w14:textId="66551A95" w:rsidR="008C27A9" w:rsidRPr="008C27A9" w:rsidRDefault="008C27A9" w:rsidP="008C27A9">
            <w:pPr>
              <w:pStyle w:val="WW-NormalWeb1"/>
              <w:jc w:val="both"/>
              <w:rPr>
                <w:rFonts w:ascii="Arial" w:hAnsi="Arial" w:cs="Arial"/>
                <w:b/>
                <w:bCs/>
                <w:color w:val="000000"/>
                <w:sz w:val="18"/>
                <w:szCs w:val="18"/>
                <w:lang w:val="en-US"/>
              </w:rPr>
            </w:pPr>
            <w:r w:rsidRPr="00E27C75">
              <w:rPr>
                <w:rFonts w:ascii="Arial" w:hAnsi="Arial" w:cs="Arial"/>
                <w:b/>
                <w:bCs/>
                <w:color w:val="000000"/>
                <w:sz w:val="18"/>
                <w:szCs w:val="18"/>
                <w:u w:val="single"/>
              </w:rPr>
              <w:t xml:space="preserve">Projede </w:t>
            </w:r>
            <w:proofErr w:type="spellStart"/>
            <w:r w:rsidR="007D341F" w:rsidRPr="00E27C75">
              <w:rPr>
                <w:rFonts w:ascii="Arial" w:hAnsi="Arial" w:cs="Arial"/>
                <w:b/>
                <w:bCs/>
                <w:color w:val="000000"/>
                <w:sz w:val="18"/>
                <w:szCs w:val="18"/>
                <w:u w:val="single"/>
              </w:rPr>
              <w:t>mikroplastik</w:t>
            </w:r>
            <w:proofErr w:type="spellEnd"/>
            <w:r w:rsidR="007D341F" w:rsidRPr="00E27C75">
              <w:rPr>
                <w:rFonts w:ascii="Arial" w:hAnsi="Arial" w:cs="Arial"/>
                <w:b/>
                <w:bCs/>
                <w:color w:val="000000"/>
                <w:sz w:val="18"/>
                <w:szCs w:val="18"/>
                <w:u w:val="single"/>
              </w:rPr>
              <w:t xml:space="preserve"> çökelme hızı araştırmalarında bir ilk olarak</w:t>
            </w:r>
            <w:r w:rsidR="007D341F">
              <w:rPr>
                <w:rFonts w:ascii="Arial" w:hAnsi="Arial" w:cs="Arial"/>
                <w:b/>
                <w:bCs/>
                <w:color w:val="000000"/>
                <w:sz w:val="18"/>
                <w:szCs w:val="18"/>
              </w:rPr>
              <w:t xml:space="preserve"> </w:t>
            </w:r>
            <w:proofErr w:type="spellStart"/>
            <w:r w:rsidRPr="008C27A9">
              <w:rPr>
                <w:rFonts w:ascii="Arial" w:hAnsi="Arial" w:cs="Arial"/>
                <w:b/>
                <w:bCs/>
                <w:color w:val="000000"/>
                <w:sz w:val="18"/>
                <w:szCs w:val="18"/>
                <w:lang w:val="en-US"/>
              </w:rPr>
              <w:t>çökelme</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hızı</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denkleminin</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değişkenleri</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olan</w:t>
            </w:r>
            <w:proofErr w:type="spellEnd"/>
            <w:r w:rsidRPr="008C27A9">
              <w:rPr>
                <w:rFonts w:ascii="Arial" w:hAnsi="Arial" w:cs="Arial"/>
                <w:b/>
                <w:bCs/>
                <w:color w:val="000000"/>
                <w:sz w:val="18"/>
                <w:szCs w:val="18"/>
                <w:lang w:val="en-US"/>
              </w:rPr>
              <w:t xml:space="preserve"> W (</w:t>
            </w:r>
            <w:proofErr w:type="spellStart"/>
            <w:r w:rsidRPr="008C27A9">
              <w:rPr>
                <w:rFonts w:ascii="Arial" w:hAnsi="Arial" w:cs="Arial"/>
                <w:b/>
                <w:bCs/>
                <w:color w:val="000000"/>
                <w:sz w:val="18"/>
                <w:szCs w:val="18"/>
                <w:lang w:val="en-US"/>
              </w:rPr>
              <w:t>parçacığın</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batık</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ağırlığı</w:t>
            </w:r>
            <w:proofErr w:type="spellEnd"/>
            <w:r w:rsidRPr="008C27A9">
              <w:rPr>
                <w:rFonts w:ascii="Arial" w:hAnsi="Arial" w:cs="Arial"/>
                <w:b/>
                <w:bCs/>
                <w:color w:val="000000"/>
                <w:sz w:val="18"/>
                <w:szCs w:val="18"/>
                <w:lang w:val="en-US"/>
              </w:rPr>
              <w:t>), L (</w:t>
            </w:r>
            <w:proofErr w:type="spellStart"/>
            <w:r w:rsidRPr="008C27A9">
              <w:rPr>
                <w:rFonts w:ascii="Arial" w:hAnsi="Arial" w:cs="Arial"/>
                <w:b/>
                <w:bCs/>
                <w:color w:val="000000"/>
                <w:sz w:val="18"/>
                <w:szCs w:val="18"/>
                <w:lang w:val="en-US"/>
              </w:rPr>
              <w:t>parçacığın</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karakteristik</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uzunluğu</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ve</w:t>
            </w:r>
            <w:proofErr w:type="spellEnd"/>
            <w:r w:rsidRPr="008C27A9">
              <w:rPr>
                <w:rFonts w:ascii="Arial" w:hAnsi="Arial" w:cs="Arial"/>
                <w:b/>
                <w:bCs/>
                <w:color w:val="000000"/>
                <w:sz w:val="18"/>
                <w:szCs w:val="18"/>
                <w:lang w:val="en-US"/>
              </w:rPr>
              <w:t xml:space="preserve"> </w:t>
            </w:r>
            <w:r w:rsidRPr="008C27A9">
              <w:rPr>
                <w:rFonts w:ascii="Arial" w:hAnsi="Arial" w:cs="Arial"/>
                <w:b/>
                <w:bCs/>
                <w:color w:val="000000"/>
                <w:sz w:val="18"/>
                <w:szCs w:val="18"/>
                <w:lang w:val="en-US"/>
              </w:rPr>
              <w:sym w:font="Symbol" w:char="F059"/>
            </w:r>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şekil</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faktörü</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makina</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öğrenmesi</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algoritmasının</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girdileri</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olarak</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kullanılacaktır</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Makina</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öğrenmesi</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veri</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temelli</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yaklaşımdır</w:t>
            </w:r>
            <w:proofErr w:type="spellEnd"/>
            <w:r w:rsidRPr="008C27A9">
              <w:rPr>
                <w:rFonts w:ascii="Arial" w:hAnsi="Arial" w:cs="Arial"/>
                <w:b/>
                <w:bCs/>
                <w:color w:val="000000"/>
                <w:sz w:val="18"/>
                <w:szCs w:val="18"/>
                <w:lang w:val="en-US"/>
              </w:rPr>
              <w:t xml:space="preserve">. </w:t>
            </w:r>
            <w:r w:rsidRPr="008C27A9">
              <w:rPr>
                <w:rFonts w:ascii="Arial" w:hAnsi="Arial" w:cs="Arial"/>
                <w:b/>
                <w:bCs/>
                <w:color w:val="000000"/>
                <w:sz w:val="18"/>
                <w:szCs w:val="18"/>
              </w:rPr>
              <w:t xml:space="preserve">Bu bağlamda makine öğrenmesi çökelme hızı ve hızı etkileyen değişkenlerin arasındaki ilişkinin analiz edilmesinde deney ve sayısal modelin yanında etkin bir üçüncü bir yöntem olarak kullanılacaktır. Makine öğrenmesinin avantajı büyük veri kullanabilmesidir. Büyük veri göz önüne alındığında, makina öğrenmesi değişkenler ve çok farklı faktörlere yüksek boyutlu bir perspektiften araştırma </w:t>
            </w:r>
            <w:proofErr w:type="gramStart"/>
            <w:r w:rsidRPr="008C27A9">
              <w:rPr>
                <w:rFonts w:ascii="Arial" w:hAnsi="Arial" w:cs="Arial"/>
                <w:b/>
                <w:bCs/>
                <w:color w:val="000000"/>
                <w:sz w:val="18"/>
                <w:szCs w:val="18"/>
              </w:rPr>
              <w:t>imkanı</w:t>
            </w:r>
            <w:proofErr w:type="gramEnd"/>
            <w:r w:rsidRPr="008C27A9">
              <w:rPr>
                <w:rFonts w:ascii="Arial" w:hAnsi="Arial" w:cs="Arial"/>
                <w:b/>
                <w:bCs/>
                <w:color w:val="000000"/>
                <w:sz w:val="18"/>
                <w:szCs w:val="18"/>
              </w:rPr>
              <w:t xml:space="preserve"> sağlar. </w:t>
            </w:r>
            <w:proofErr w:type="spellStart"/>
            <w:r w:rsidRPr="008C27A9">
              <w:rPr>
                <w:rFonts w:ascii="Arial" w:hAnsi="Arial" w:cs="Arial"/>
                <w:b/>
                <w:bCs/>
                <w:color w:val="000000"/>
                <w:sz w:val="18"/>
                <w:szCs w:val="18"/>
                <w:lang w:val="en-US"/>
              </w:rPr>
              <w:t>Deney</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sonuçları</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ile</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sayısal</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modelin</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oluşturulmasına</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paralel</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olarak</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deney</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sonuçları</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ile</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makina</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öğrenmesi</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algoritmasının</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oluşturulması</w:t>
            </w:r>
            <w:proofErr w:type="spellEnd"/>
            <w:r w:rsidRPr="008C27A9">
              <w:rPr>
                <w:rFonts w:ascii="Arial" w:hAnsi="Arial" w:cs="Arial"/>
                <w:b/>
                <w:bCs/>
                <w:color w:val="000000"/>
                <w:sz w:val="18"/>
                <w:szCs w:val="18"/>
                <w:lang w:val="en-US"/>
              </w:rPr>
              <w:t>/</w:t>
            </w:r>
            <w:proofErr w:type="spellStart"/>
            <w:r w:rsidRPr="008C27A9">
              <w:rPr>
                <w:rFonts w:ascii="Arial" w:hAnsi="Arial" w:cs="Arial"/>
                <w:b/>
                <w:bCs/>
                <w:color w:val="000000"/>
                <w:sz w:val="18"/>
                <w:szCs w:val="18"/>
                <w:lang w:val="en-US"/>
              </w:rPr>
              <w:t>eğitilmesi</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daha</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önce</w:t>
            </w:r>
            <w:proofErr w:type="spellEnd"/>
            <w:r w:rsidRPr="008C27A9">
              <w:rPr>
                <w:rFonts w:ascii="Arial" w:hAnsi="Arial" w:cs="Arial"/>
                <w:b/>
                <w:bCs/>
                <w:color w:val="000000"/>
                <w:sz w:val="18"/>
                <w:szCs w:val="18"/>
                <w:lang w:val="en-US"/>
              </w:rPr>
              <w:t xml:space="preserve"> </w:t>
            </w:r>
            <w:proofErr w:type="spellStart"/>
            <w:r w:rsidRPr="008C27A9">
              <w:rPr>
                <w:rFonts w:ascii="Arial" w:hAnsi="Arial" w:cs="Arial"/>
                <w:b/>
                <w:bCs/>
                <w:color w:val="000000"/>
                <w:sz w:val="18"/>
                <w:szCs w:val="18"/>
                <w:lang w:val="en-US"/>
              </w:rPr>
              <w:t>çalışılmamıştır</w:t>
            </w:r>
            <w:proofErr w:type="spellEnd"/>
            <w:r w:rsidRPr="008C27A9">
              <w:rPr>
                <w:rFonts w:ascii="Arial" w:hAnsi="Arial" w:cs="Arial"/>
                <w:b/>
                <w:bCs/>
                <w:color w:val="000000"/>
                <w:sz w:val="18"/>
                <w:szCs w:val="18"/>
                <w:lang w:val="en-US"/>
              </w:rPr>
              <w:t xml:space="preserve">. </w:t>
            </w:r>
          </w:p>
          <w:p w14:paraId="0BDCA7FC" w14:textId="77777777" w:rsidR="008C27A9" w:rsidRDefault="008C27A9" w:rsidP="000F1C70">
            <w:pPr>
              <w:pStyle w:val="WW-NormalWeb1"/>
              <w:spacing w:before="0" w:after="0"/>
              <w:contextualSpacing/>
              <w:jc w:val="both"/>
              <w:rPr>
                <w:rFonts w:ascii="Arial" w:hAnsi="Arial" w:cs="Arial"/>
                <w:color w:val="000000"/>
                <w:sz w:val="18"/>
                <w:szCs w:val="18"/>
              </w:rPr>
            </w:pPr>
          </w:p>
          <w:p w14:paraId="1A9F0AF7" w14:textId="271B020A" w:rsidR="007A2DB8" w:rsidRPr="007A2DB8" w:rsidRDefault="007A2DB8" w:rsidP="007A2DB8">
            <w:pPr>
              <w:pStyle w:val="WW-NormalWeb1"/>
              <w:contextualSpacing/>
              <w:jc w:val="both"/>
              <w:rPr>
                <w:rFonts w:ascii="Arial" w:hAnsi="Arial" w:cs="Arial"/>
                <w:color w:val="000000"/>
                <w:sz w:val="18"/>
                <w:szCs w:val="18"/>
              </w:rPr>
            </w:pPr>
            <w:r w:rsidRPr="007A2DB8">
              <w:rPr>
                <w:rFonts w:ascii="Arial" w:hAnsi="Arial" w:cs="Arial"/>
                <w:color w:val="000000"/>
                <w:sz w:val="18"/>
                <w:szCs w:val="18"/>
              </w:rPr>
              <w:t>Proje önerisi Avrupa Yeşil Mutabakata Uyum kapsamında TÜBİTAK öncelikli Ar-Ge ve Yenilik Konularında “İklim Değişikliği Dahil Su Ekosistemlerini Etkileyen Faktörlerin İncelenmesi, Etkilerinin Azaltılması ve Sürdürülebilirliğini Sağlayan Su Yönetim Modellerinin ve Restorasyonlarına Katkı Sağlayacak Çözümlerin Geliştirilmesi” başlığına katkı sağlamaktadır. Aşağıda neden bu katkıyı sağladığı detaylandırılmıştır.</w:t>
            </w:r>
            <w:r w:rsidR="007D341F">
              <w:rPr>
                <w:rFonts w:ascii="Arial" w:hAnsi="Arial" w:cs="Arial"/>
                <w:color w:val="000000"/>
                <w:sz w:val="18"/>
                <w:szCs w:val="18"/>
              </w:rPr>
              <w:t xml:space="preserve"> </w:t>
            </w:r>
            <w:r w:rsidRPr="007A2DB8">
              <w:rPr>
                <w:rFonts w:ascii="Arial" w:hAnsi="Arial" w:cs="Arial"/>
                <w:color w:val="000000"/>
                <w:sz w:val="18"/>
                <w:szCs w:val="18"/>
              </w:rPr>
              <w:t>Proje önerisinde sayfa 5 ve 6’da </w:t>
            </w:r>
            <w:r w:rsidRPr="007A2DB8">
              <w:rPr>
                <w:rFonts w:ascii="Arial" w:hAnsi="Arial" w:cs="Arial"/>
                <w:b/>
                <w:bCs/>
                <w:color w:val="000000"/>
                <w:sz w:val="18"/>
                <w:szCs w:val="18"/>
              </w:rPr>
              <w:t>Birleşmiş Milletler Çevre Programının 2021 (UNEP, 2021) yılında okyanuslara yönelik yayınladığı raporda verilen kritik bulgular</w:t>
            </w:r>
            <w:r w:rsidRPr="007A2DB8">
              <w:rPr>
                <w:rFonts w:ascii="Arial" w:hAnsi="Arial" w:cs="Arial"/>
                <w:color w:val="000000"/>
                <w:sz w:val="18"/>
                <w:szCs w:val="18"/>
              </w:rPr>
              <w:t xml:space="preserve"> sunulmaktadır. Bu raporda 2, 5 ve 7 </w:t>
            </w:r>
            <w:proofErr w:type="spellStart"/>
            <w:r w:rsidRPr="007A2DB8">
              <w:rPr>
                <w:rFonts w:ascii="Arial" w:hAnsi="Arial" w:cs="Arial"/>
                <w:color w:val="000000"/>
                <w:sz w:val="18"/>
                <w:szCs w:val="18"/>
              </w:rPr>
              <w:t>no’lu</w:t>
            </w:r>
            <w:proofErr w:type="spellEnd"/>
            <w:r w:rsidRPr="007A2DB8">
              <w:rPr>
                <w:rFonts w:ascii="Arial" w:hAnsi="Arial" w:cs="Arial"/>
                <w:color w:val="000000"/>
                <w:sz w:val="18"/>
                <w:szCs w:val="18"/>
              </w:rPr>
              <w:t xml:space="preserve"> bulgular</w:t>
            </w:r>
            <w:r w:rsidRPr="007A2DB8">
              <w:rPr>
                <w:rFonts w:ascii="Arial" w:hAnsi="Arial" w:cs="Arial"/>
                <w:b/>
                <w:bCs/>
                <w:color w:val="000000"/>
                <w:sz w:val="18"/>
                <w:szCs w:val="18"/>
              </w:rPr>
              <w:t>:</w:t>
            </w:r>
          </w:p>
          <w:p w14:paraId="6274681D" w14:textId="77777777" w:rsidR="007A2DB8" w:rsidRPr="007A2DB8" w:rsidRDefault="007A2DB8" w:rsidP="007A2DB8">
            <w:pPr>
              <w:pStyle w:val="WW-NormalWeb1"/>
              <w:contextualSpacing/>
              <w:jc w:val="both"/>
              <w:rPr>
                <w:rFonts w:ascii="Arial" w:hAnsi="Arial" w:cs="Arial"/>
                <w:color w:val="000000"/>
                <w:sz w:val="18"/>
                <w:szCs w:val="18"/>
              </w:rPr>
            </w:pPr>
            <w:r w:rsidRPr="007A2DB8">
              <w:rPr>
                <w:rFonts w:ascii="Arial" w:hAnsi="Arial" w:cs="Arial"/>
                <w:color w:val="000000"/>
                <w:sz w:val="18"/>
                <w:szCs w:val="18"/>
              </w:rPr>
              <w:t> </w:t>
            </w:r>
          </w:p>
          <w:p w14:paraId="26CB1E31" w14:textId="77777777" w:rsidR="007A2DB8" w:rsidRPr="007A2DB8" w:rsidRDefault="007A2DB8" w:rsidP="00AC00B6">
            <w:pPr>
              <w:pStyle w:val="WW-NormalWeb1"/>
              <w:numPr>
                <w:ilvl w:val="0"/>
                <w:numId w:val="41"/>
              </w:numPr>
              <w:contextualSpacing/>
              <w:jc w:val="both"/>
              <w:rPr>
                <w:rFonts w:ascii="Arial" w:hAnsi="Arial" w:cs="Arial"/>
                <w:color w:val="000000"/>
                <w:sz w:val="18"/>
                <w:szCs w:val="18"/>
              </w:rPr>
            </w:pPr>
            <w:r w:rsidRPr="007A2DB8">
              <w:rPr>
                <w:rFonts w:ascii="Arial" w:hAnsi="Arial" w:cs="Arial"/>
                <w:color w:val="000000"/>
                <w:sz w:val="18"/>
                <w:szCs w:val="18"/>
              </w:rPr>
              <w:t>..</w:t>
            </w:r>
            <w:r w:rsidRPr="007A2DB8">
              <w:rPr>
                <w:rFonts w:ascii="Arial" w:hAnsi="Arial" w:cs="Arial"/>
                <w:b/>
                <w:bCs/>
                <w:color w:val="000000"/>
                <w:sz w:val="18"/>
                <w:szCs w:val="18"/>
              </w:rPr>
              <w:t xml:space="preserve">. Plastikler ayrıca deniz, tatlı su ve karasal sistemlerde plankton ve birincil üretim üzerindeki etkileriyle küresel karbon döngüsünü değiştirebilir. Deniz ekosistemleri, özellikle </w:t>
            </w:r>
            <w:proofErr w:type="spellStart"/>
            <w:r w:rsidRPr="007A2DB8">
              <w:rPr>
                <w:rFonts w:ascii="Arial" w:hAnsi="Arial" w:cs="Arial"/>
                <w:b/>
                <w:bCs/>
                <w:color w:val="000000"/>
                <w:sz w:val="18"/>
                <w:szCs w:val="18"/>
              </w:rPr>
              <w:t>mangrovlar</w:t>
            </w:r>
            <w:proofErr w:type="spellEnd"/>
            <w:r w:rsidRPr="007A2DB8">
              <w:rPr>
                <w:rFonts w:ascii="Arial" w:hAnsi="Arial" w:cs="Arial"/>
                <w:b/>
                <w:bCs/>
                <w:color w:val="000000"/>
                <w:sz w:val="18"/>
                <w:szCs w:val="18"/>
              </w:rPr>
              <w:t>, deniz çayırları, mercanlar ve tuz bataklıkları karbonun tutulmasında önemli bir rol oynamaktadır. Okyanuslara ve kıyı bölge ekosistemlerine plastik kirliliğinin verdiği zarar, iklim değişikliğinin hem dengelenmesine hem de bu ekosistemlerinin iklim değişikliğine karşı dirençli kalmasını zorlaştırmaktadır.</w:t>
            </w:r>
          </w:p>
          <w:p w14:paraId="595208BA" w14:textId="77777777" w:rsidR="007A2DB8" w:rsidRPr="007A2DB8" w:rsidRDefault="007A2DB8" w:rsidP="00AC00B6">
            <w:pPr>
              <w:pStyle w:val="WW-NormalWeb1"/>
              <w:numPr>
                <w:ilvl w:val="0"/>
                <w:numId w:val="41"/>
              </w:numPr>
              <w:contextualSpacing/>
              <w:jc w:val="both"/>
              <w:rPr>
                <w:rFonts w:ascii="Arial" w:hAnsi="Arial" w:cs="Arial"/>
                <w:color w:val="000000"/>
                <w:sz w:val="18"/>
                <w:szCs w:val="18"/>
              </w:rPr>
            </w:pPr>
            <w:r w:rsidRPr="007A2DB8">
              <w:rPr>
                <w:rFonts w:ascii="Arial" w:hAnsi="Arial" w:cs="Arial"/>
                <w:b/>
                <w:bCs/>
                <w:color w:val="000000"/>
                <w:sz w:val="18"/>
                <w:szCs w:val="18"/>
              </w:rPr>
              <w:t>Deniz çöpü ve plastiklerin oluşturduğu çoklu ve kademeli riskler, onları tehdit çarpanları haline getirmektedir. İklim değişikliği ve deniz kaynaklarının aşırı kullanımı gibi diğer stres etkenleri ile birlikte hareket ederek, tek başına meydana gelmelerinden çok daha büyük hasara neden olabilirler. Deniz çöpü ve plastiklerin doğrudan etkilerinin neden olduğu önemli kıyı ekosistemlerinde habitat değişiklikleri, yerel gıda üretimini etkiler ve kıyı yapılarına zarar vererek, aşırı olaylara karşı dayanıklılık kaybı ve kıyı topluluklarında iklim değişikliği gibi geniş kapsamlı ve öngörülemeyen sonuçlara yol açmaktadır. </w:t>
            </w:r>
            <w:r w:rsidRPr="007A2DB8">
              <w:rPr>
                <w:rFonts w:ascii="Arial" w:hAnsi="Arial" w:cs="Arial"/>
                <w:color w:val="000000"/>
                <w:sz w:val="18"/>
                <w:szCs w:val="18"/>
              </w:rPr>
              <w:t>…</w:t>
            </w:r>
          </w:p>
          <w:p w14:paraId="3B25B9FD" w14:textId="522A0190" w:rsidR="007A2DB8" w:rsidRPr="007A2DB8" w:rsidRDefault="007A2DB8" w:rsidP="00AC00B6">
            <w:pPr>
              <w:pStyle w:val="WW-NormalWeb1"/>
              <w:numPr>
                <w:ilvl w:val="0"/>
                <w:numId w:val="41"/>
              </w:numPr>
              <w:contextualSpacing/>
              <w:jc w:val="both"/>
              <w:rPr>
                <w:rFonts w:ascii="Arial" w:hAnsi="Arial" w:cs="Arial"/>
                <w:color w:val="000000"/>
                <w:sz w:val="18"/>
                <w:szCs w:val="18"/>
              </w:rPr>
            </w:pPr>
            <w:r w:rsidRPr="007A2DB8">
              <w:rPr>
                <w:rFonts w:ascii="Arial" w:hAnsi="Arial" w:cs="Arial"/>
                <w:b/>
                <w:bCs/>
                <w:color w:val="000000"/>
                <w:sz w:val="18"/>
                <w:szCs w:val="18"/>
              </w:rPr>
              <w:t>Deniz çöplerinin ve plastiklerin denizde hareketi okyanus gelgitleri, akıntılar, dalgalar ve rüzgarlar tarafından kontrol edilir.  </w:t>
            </w:r>
            <w:r w:rsidRPr="007A2DB8">
              <w:rPr>
                <w:rFonts w:ascii="Arial" w:hAnsi="Arial" w:cs="Arial"/>
                <w:color w:val="000000"/>
                <w:sz w:val="18"/>
                <w:szCs w:val="18"/>
              </w:rPr>
              <w:t>…</w:t>
            </w:r>
            <w:r w:rsidRPr="007A2DB8">
              <w:rPr>
                <w:rFonts w:ascii="Arial" w:hAnsi="Arial" w:cs="Arial"/>
                <w:b/>
                <w:bCs/>
                <w:color w:val="000000"/>
                <w:sz w:val="18"/>
                <w:szCs w:val="18"/>
              </w:rPr>
              <w:t> Bu nedenle, ekosistem işleyişine ve insan sağlığına yönelik uzun vadeli, büyük ölçekli risk potansiyeli olan artan sayıda sıcak noktalar oluşmuştur. Başlıca kaynaklar arasında, kapalı yapısı nedeniyle büyük miktarlarda deniz çöpü ve plastiğin biriktiği ve milyonlarca insan için risk oluşturan Akdeniz; </w:t>
            </w:r>
            <w:r w:rsidRPr="007A2DB8">
              <w:rPr>
                <w:rFonts w:ascii="Arial" w:hAnsi="Arial" w:cs="Arial"/>
                <w:color w:val="000000"/>
                <w:sz w:val="18"/>
                <w:szCs w:val="18"/>
              </w:rPr>
              <w:t>…</w:t>
            </w:r>
            <w:r w:rsidRPr="007A2DB8">
              <w:rPr>
                <w:rFonts w:ascii="Arial" w:hAnsi="Arial" w:cs="Arial"/>
                <w:b/>
                <w:bCs/>
                <w:color w:val="000000"/>
                <w:sz w:val="18"/>
                <w:szCs w:val="18"/>
              </w:rPr>
              <w:t>bölgesi gelmektedir.</w:t>
            </w:r>
            <w:r w:rsidRPr="007A2DB8">
              <w:rPr>
                <w:rFonts w:ascii="Arial" w:hAnsi="Arial" w:cs="Arial"/>
                <w:color w:val="000000"/>
                <w:sz w:val="18"/>
                <w:szCs w:val="18"/>
              </w:rPr>
              <w:t> </w:t>
            </w:r>
          </w:p>
          <w:p w14:paraId="315CE066" w14:textId="77777777" w:rsidR="007A2DB8" w:rsidRPr="007A2DB8" w:rsidRDefault="007A2DB8" w:rsidP="007A2DB8">
            <w:pPr>
              <w:pStyle w:val="WW-NormalWeb1"/>
              <w:contextualSpacing/>
              <w:jc w:val="both"/>
              <w:rPr>
                <w:rFonts w:ascii="Arial" w:hAnsi="Arial" w:cs="Arial"/>
                <w:color w:val="000000"/>
                <w:sz w:val="18"/>
                <w:szCs w:val="18"/>
              </w:rPr>
            </w:pPr>
            <w:r w:rsidRPr="007A2DB8">
              <w:rPr>
                <w:rFonts w:ascii="Arial" w:hAnsi="Arial" w:cs="Arial"/>
                <w:color w:val="000000"/>
                <w:sz w:val="18"/>
                <w:szCs w:val="18"/>
              </w:rPr>
              <w:t>Bu nedenle plastik atıkların oluşabileceği sıcak noktaların belirlenmesi kıyı yönetim planları için önemli bir bilgidir. Bu noktada sayısal taşınım modelleri devreye girmektedir. Taşınım modellerinin başarısını direk etkileyen en önemli parametrelerden biri çökelme hızı denklemidir. Önerilen proje bu nedenle Yeşil Mutabakat Uyum kapsamında TÜBİTAK öncelikli Ar-Ge ve yenilik konularında “İklim Değişikliği, Çevre ve Biyoçeşitlilik”  başlığına katkı sağlamaktadır.</w:t>
            </w:r>
          </w:p>
          <w:p w14:paraId="57E1B6DC" w14:textId="77777777" w:rsidR="007A2DB8" w:rsidRPr="000335C5" w:rsidRDefault="007A2DB8" w:rsidP="000F1C70">
            <w:pPr>
              <w:pStyle w:val="WW-NormalWeb1"/>
              <w:spacing w:before="0" w:after="0"/>
              <w:contextualSpacing/>
              <w:jc w:val="both"/>
              <w:rPr>
                <w:rFonts w:ascii="Arial" w:hAnsi="Arial" w:cs="Arial"/>
                <w:color w:val="000000"/>
                <w:sz w:val="18"/>
                <w:szCs w:val="18"/>
              </w:rPr>
            </w:pPr>
          </w:p>
          <w:p w14:paraId="7DAD7BAC" w14:textId="77777777" w:rsidR="00FA71F9" w:rsidRPr="000335C5" w:rsidRDefault="00FA71F9" w:rsidP="000F1C70">
            <w:pPr>
              <w:pStyle w:val="WW-NormalWeb1"/>
              <w:spacing w:before="0" w:after="0"/>
              <w:contextualSpacing/>
              <w:jc w:val="both"/>
              <w:rPr>
                <w:rFonts w:ascii="Arial" w:hAnsi="Arial" w:cs="Arial"/>
                <w:color w:val="000000"/>
                <w:sz w:val="18"/>
                <w:szCs w:val="18"/>
              </w:rPr>
            </w:pPr>
          </w:p>
        </w:tc>
      </w:tr>
    </w:tbl>
    <w:p w14:paraId="407A691D" w14:textId="77777777" w:rsidR="00FA71F9" w:rsidRPr="000335C5" w:rsidRDefault="00FA71F9" w:rsidP="00FA71F9">
      <w:pPr>
        <w:pStyle w:val="WW-NormalWeb1"/>
        <w:spacing w:before="0" w:after="0"/>
        <w:ind w:left="360" w:hanging="360"/>
        <w:contextualSpacing/>
        <w:rPr>
          <w:rFonts w:ascii="Arial" w:hAnsi="Arial" w:cs="Arial"/>
          <w:sz w:val="18"/>
          <w:szCs w:val="18"/>
          <w:lang w:eastAsia="tr-TR"/>
        </w:rPr>
      </w:pPr>
    </w:p>
    <w:p w14:paraId="331F5FD8" w14:textId="77777777" w:rsidR="00FA71F9" w:rsidRPr="000335C5" w:rsidRDefault="00FA71F9" w:rsidP="00FA71F9">
      <w:pPr>
        <w:pStyle w:val="WW-NormalWeb1"/>
        <w:spacing w:before="0" w:after="0"/>
        <w:contextualSpacing/>
        <w:jc w:val="both"/>
        <w:rPr>
          <w:rFonts w:ascii="Arial" w:hAnsi="Arial" w:cs="Arial"/>
          <w:b/>
          <w:bCs/>
          <w:sz w:val="18"/>
          <w:szCs w:val="18"/>
        </w:rPr>
      </w:pPr>
    </w:p>
    <w:p w14:paraId="4ADC5763" w14:textId="77777777" w:rsidR="00FA71F9" w:rsidRPr="000335C5" w:rsidRDefault="00FA71F9" w:rsidP="00FA71F9">
      <w:pPr>
        <w:pStyle w:val="WW-NormalWeb1"/>
        <w:spacing w:before="0" w:after="0"/>
        <w:contextualSpacing/>
        <w:jc w:val="both"/>
        <w:rPr>
          <w:rFonts w:ascii="Arial" w:hAnsi="Arial" w:cs="Arial"/>
          <w:b/>
          <w:bCs/>
          <w:sz w:val="18"/>
          <w:szCs w:val="18"/>
        </w:rPr>
      </w:pPr>
      <w:r w:rsidRPr="000335C5">
        <w:rPr>
          <w:rFonts w:ascii="Arial" w:hAnsi="Arial" w:cs="Arial"/>
          <w:b/>
          <w:bCs/>
          <w:sz w:val="18"/>
          <w:szCs w:val="18"/>
        </w:rPr>
        <w:t>BAŞVURU FORMU EKLERİ</w:t>
      </w:r>
    </w:p>
    <w:p w14:paraId="021154C6" w14:textId="77777777" w:rsidR="00FA71F9" w:rsidRPr="000335C5" w:rsidRDefault="00FA71F9" w:rsidP="00FA71F9">
      <w:pPr>
        <w:pStyle w:val="WW-NormalWeb1"/>
        <w:spacing w:before="0" w:after="0"/>
        <w:contextualSpacing/>
        <w:jc w:val="both"/>
        <w:rPr>
          <w:rFonts w:ascii="Arial" w:hAnsi="Arial" w:cs="Arial"/>
          <w:b/>
          <w:bCs/>
          <w:sz w:val="18"/>
          <w:szCs w:val="18"/>
        </w:rPr>
      </w:pPr>
    </w:p>
    <w:p w14:paraId="6DEDE14E" w14:textId="77777777" w:rsidR="00FA71F9" w:rsidRPr="000335C5" w:rsidRDefault="00FA71F9" w:rsidP="00FA71F9">
      <w:pPr>
        <w:pStyle w:val="WW-NormalWeb1"/>
        <w:spacing w:before="0" w:after="0"/>
        <w:contextualSpacing/>
        <w:jc w:val="both"/>
        <w:rPr>
          <w:rFonts w:ascii="Arial" w:hAnsi="Arial" w:cs="Arial"/>
          <w:b/>
          <w:bCs/>
          <w:sz w:val="18"/>
          <w:szCs w:val="18"/>
        </w:rPr>
      </w:pPr>
      <w:r w:rsidRPr="000335C5">
        <w:rPr>
          <w:rFonts w:ascii="Arial" w:hAnsi="Arial" w:cs="Arial"/>
          <w:b/>
          <w:bCs/>
          <w:sz w:val="18"/>
          <w:szCs w:val="18"/>
        </w:rPr>
        <w:t>EK-1: KAYNAKLAR</w:t>
      </w:r>
    </w:p>
    <w:p w14:paraId="59E96213" w14:textId="77777777" w:rsidR="00FA71F9" w:rsidRPr="000335C5" w:rsidRDefault="00FA71F9" w:rsidP="00FA71F9">
      <w:pPr>
        <w:pStyle w:val="WW-NormalWeb1"/>
        <w:spacing w:before="0" w:after="0"/>
        <w:contextualSpacing/>
        <w:jc w:val="both"/>
        <w:rPr>
          <w:rFonts w:ascii="Arial" w:hAnsi="Arial" w:cs="Arial"/>
          <w:b/>
          <w:bCs/>
          <w:sz w:val="18"/>
          <w:szCs w:val="18"/>
        </w:rPr>
      </w:pPr>
      <w:r w:rsidRPr="000335C5">
        <w:rPr>
          <w:rFonts w:ascii="Arial" w:hAnsi="Arial" w:cs="Arial"/>
          <w:b/>
          <w:bCs/>
          <w:sz w:val="18"/>
          <w:szCs w:val="18"/>
        </w:rPr>
        <w:t>EK-2: BÜTÇE VE GEREKÇESİ</w:t>
      </w:r>
    </w:p>
    <w:p w14:paraId="4B507F1F" w14:textId="46FACF3E" w:rsidR="00BB4D28" w:rsidRPr="000335C5" w:rsidRDefault="00FA71F9" w:rsidP="00FA71F9">
      <w:pPr>
        <w:pStyle w:val="WW-NormalWeb1"/>
        <w:spacing w:before="0" w:after="0"/>
        <w:contextualSpacing/>
        <w:jc w:val="both"/>
        <w:rPr>
          <w:rFonts w:ascii="Arial" w:hAnsi="Arial" w:cs="Arial"/>
          <w:b/>
          <w:bCs/>
          <w:sz w:val="18"/>
          <w:szCs w:val="18"/>
        </w:rPr>
      </w:pPr>
      <w:r w:rsidRPr="000335C5">
        <w:rPr>
          <w:rFonts w:ascii="Arial" w:hAnsi="Arial" w:cs="Arial"/>
          <w:b/>
          <w:bCs/>
          <w:sz w:val="18"/>
          <w:szCs w:val="18"/>
        </w:rPr>
        <w:t>EK-3: PROJE EKİBİNİN DİĞER PROJELERİ VE GÜNCEL YAYINLARI (Proje Başvuru Sistemi (PBS)’ne girilen bilgiler doğrultusunda Sistem tarafından otomatik olarak oluşturulmaktadır.)</w:t>
      </w:r>
    </w:p>
    <w:sectPr w:rsidR="00BB4D28" w:rsidRPr="000335C5" w:rsidSect="0083573E">
      <w:footnotePr>
        <w:pos w:val="beneathText"/>
      </w:footnotePr>
      <w:pgSz w:w="11899" w:h="16837" w:code="9"/>
      <w:pgMar w:top="1440" w:right="1077" w:bottom="1440" w:left="1077"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58B399" w14:textId="77777777" w:rsidR="00462A5B" w:rsidRDefault="00462A5B">
      <w:r>
        <w:separator/>
      </w:r>
    </w:p>
  </w:endnote>
  <w:endnote w:type="continuationSeparator" w:id="0">
    <w:p w14:paraId="1C8E5599" w14:textId="77777777" w:rsidR="00462A5B" w:rsidRDefault="00462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C7AF2" w14:textId="77777777" w:rsidR="00FE0708" w:rsidRPr="002447D8" w:rsidRDefault="00FE0708">
    <w:pPr>
      <w:pStyle w:val="Footer"/>
      <w:rPr>
        <w:sz w:val="16"/>
        <w:szCs w:val="16"/>
      </w:rPr>
    </w:pPr>
    <w:r w:rsidRPr="002447D8">
      <w:rPr>
        <w:sz w:val="16"/>
        <w:szCs w:val="16"/>
      </w:rPr>
      <w:t>1001BF-</w:t>
    </w:r>
    <w:proofErr w:type="gramStart"/>
    <w:r w:rsidRPr="002447D8">
      <w:rPr>
        <w:sz w:val="16"/>
        <w:szCs w:val="16"/>
      </w:rPr>
      <w:t xml:space="preserve">01  </w:t>
    </w:r>
    <w:proofErr w:type="spellStart"/>
    <w:r w:rsidRPr="002447D8">
      <w:rPr>
        <w:sz w:val="16"/>
        <w:szCs w:val="16"/>
      </w:rPr>
      <w:t>Güncelleme</w:t>
    </w:r>
    <w:proofErr w:type="spellEnd"/>
    <w:proofErr w:type="gramEnd"/>
    <w:r w:rsidRPr="002447D8">
      <w:rPr>
        <w:sz w:val="16"/>
        <w:szCs w:val="16"/>
      </w:rPr>
      <w:t xml:space="preserve"> </w:t>
    </w:r>
    <w:proofErr w:type="spellStart"/>
    <w:r w:rsidRPr="002447D8">
      <w:rPr>
        <w:sz w:val="16"/>
        <w:szCs w:val="16"/>
      </w:rPr>
      <w:t>Tarihi</w:t>
    </w:r>
    <w:proofErr w:type="spellEnd"/>
    <w:r w:rsidRPr="002447D8">
      <w:rPr>
        <w:sz w:val="16"/>
        <w:szCs w:val="16"/>
      </w:rPr>
      <w:t xml:space="preserve">: </w:t>
    </w:r>
    <w:r>
      <w:rPr>
        <w:sz w:val="16"/>
        <w:szCs w:val="16"/>
      </w:rPr>
      <w:t>07</w:t>
    </w:r>
    <w:r w:rsidRPr="002447D8">
      <w:rPr>
        <w:sz w:val="16"/>
        <w:szCs w:val="16"/>
      </w:rPr>
      <w:t>/0</w:t>
    </w:r>
    <w:r>
      <w:rPr>
        <w:sz w:val="16"/>
        <w:szCs w:val="16"/>
      </w:rPr>
      <w:t>4/2020</w:t>
    </w:r>
  </w:p>
  <w:p w14:paraId="030561D2" w14:textId="77777777" w:rsidR="00FE0708" w:rsidRPr="002447D8" w:rsidRDefault="00FE0708">
    <w:pPr>
      <w:pStyle w:val="Footer"/>
      <w:rPr>
        <w:sz w:val="16"/>
        <w:szCs w:val="16"/>
      </w:rPr>
    </w:pPr>
  </w:p>
  <w:p w14:paraId="008668D8" w14:textId="77777777" w:rsidR="00FE0708" w:rsidRPr="002447D8" w:rsidRDefault="00FE0708" w:rsidP="002447D8">
    <w:pPr>
      <w:pStyle w:val="Footer"/>
      <w:jc w:val="center"/>
      <w:rPr>
        <w:sz w:val="16"/>
        <w:szCs w:val="16"/>
      </w:rPr>
    </w:pPr>
    <w:r w:rsidRPr="002447D8">
      <w:rPr>
        <w:sz w:val="16"/>
        <w:szCs w:val="16"/>
      </w:rPr>
      <w:fldChar w:fldCharType="begin"/>
    </w:r>
    <w:r w:rsidRPr="002447D8">
      <w:rPr>
        <w:sz w:val="16"/>
        <w:szCs w:val="16"/>
      </w:rPr>
      <w:instrText>PAGE   \* MERGEFORMAT</w:instrText>
    </w:r>
    <w:r w:rsidRPr="002447D8">
      <w:rPr>
        <w:sz w:val="16"/>
        <w:szCs w:val="16"/>
      </w:rPr>
      <w:fldChar w:fldCharType="separate"/>
    </w:r>
    <w:r w:rsidR="00695DB5" w:rsidRPr="00695DB5">
      <w:rPr>
        <w:noProof/>
        <w:sz w:val="16"/>
        <w:szCs w:val="16"/>
        <w:lang w:val="tr-TR"/>
      </w:rPr>
      <w:t>2</w:t>
    </w:r>
    <w:r w:rsidRPr="002447D8">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803A6" w14:textId="77777777" w:rsidR="00FE0708" w:rsidRPr="002447D8" w:rsidRDefault="00FE0708" w:rsidP="002447D8">
    <w:pPr>
      <w:pStyle w:val="Footer"/>
      <w:rPr>
        <w:sz w:val="16"/>
        <w:szCs w:val="16"/>
      </w:rPr>
    </w:pPr>
    <w:r w:rsidRPr="002447D8">
      <w:rPr>
        <w:sz w:val="16"/>
        <w:szCs w:val="16"/>
      </w:rPr>
      <w:t>1001BF-</w:t>
    </w:r>
    <w:proofErr w:type="gramStart"/>
    <w:r w:rsidRPr="002447D8">
      <w:rPr>
        <w:sz w:val="16"/>
        <w:szCs w:val="16"/>
      </w:rPr>
      <w:t xml:space="preserve">01  </w:t>
    </w:r>
    <w:proofErr w:type="spellStart"/>
    <w:r w:rsidRPr="002447D8">
      <w:rPr>
        <w:sz w:val="16"/>
        <w:szCs w:val="16"/>
      </w:rPr>
      <w:t>Güncelleme</w:t>
    </w:r>
    <w:proofErr w:type="spellEnd"/>
    <w:proofErr w:type="gramEnd"/>
    <w:r w:rsidRPr="002447D8">
      <w:rPr>
        <w:sz w:val="16"/>
        <w:szCs w:val="16"/>
      </w:rPr>
      <w:t xml:space="preserve"> </w:t>
    </w:r>
    <w:proofErr w:type="spellStart"/>
    <w:r w:rsidRPr="002447D8">
      <w:rPr>
        <w:sz w:val="16"/>
        <w:szCs w:val="16"/>
      </w:rPr>
      <w:t>Tarihi</w:t>
    </w:r>
    <w:proofErr w:type="spellEnd"/>
    <w:r w:rsidRPr="002447D8">
      <w:rPr>
        <w:sz w:val="16"/>
        <w:szCs w:val="16"/>
      </w:rPr>
      <w:t xml:space="preserve">: </w:t>
    </w:r>
    <w:r>
      <w:rPr>
        <w:sz w:val="16"/>
        <w:szCs w:val="16"/>
      </w:rPr>
      <w:t>05/03/2020</w:t>
    </w:r>
  </w:p>
  <w:p w14:paraId="6AF0F675" w14:textId="77777777" w:rsidR="00FE0708" w:rsidRPr="002447D8" w:rsidRDefault="00FE0708" w:rsidP="002447D8">
    <w:pPr>
      <w:pStyle w:val="Footer"/>
      <w:rPr>
        <w:sz w:val="16"/>
        <w:szCs w:val="16"/>
      </w:rPr>
    </w:pPr>
  </w:p>
  <w:p w14:paraId="392BC9B6" w14:textId="77777777" w:rsidR="00FE0708" w:rsidRPr="002447D8" w:rsidRDefault="00FE0708" w:rsidP="002447D8">
    <w:pPr>
      <w:pStyle w:val="Footer"/>
      <w:jc w:val="center"/>
    </w:pPr>
    <w:r w:rsidRPr="002447D8">
      <w:rPr>
        <w:sz w:val="16"/>
        <w:szCs w:val="16"/>
      </w:rPr>
      <w:fldChar w:fldCharType="begin"/>
    </w:r>
    <w:r w:rsidRPr="002447D8">
      <w:rPr>
        <w:sz w:val="16"/>
        <w:szCs w:val="16"/>
      </w:rPr>
      <w:instrText>PAGE   \* MERGEFORMAT</w:instrText>
    </w:r>
    <w:r w:rsidRPr="002447D8">
      <w:rPr>
        <w:sz w:val="16"/>
        <w:szCs w:val="16"/>
      </w:rPr>
      <w:fldChar w:fldCharType="separate"/>
    </w:r>
    <w:r w:rsidR="000D4CAA" w:rsidRPr="000D4CAA">
      <w:rPr>
        <w:noProof/>
        <w:sz w:val="16"/>
        <w:szCs w:val="16"/>
        <w:lang w:val="tr-TR"/>
      </w:rPr>
      <w:t>28</w:t>
    </w:r>
    <w:r w:rsidRPr="002447D8">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4F7336" w14:textId="77777777" w:rsidR="00462A5B" w:rsidRDefault="00462A5B">
      <w:r>
        <w:separator/>
      </w:r>
    </w:p>
  </w:footnote>
  <w:footnote w:type="continuationSeparator" w:id="0">
    <w:p w14:paraId="4C5562DC" w14:textId="77777777" w:rsidR="00462A5B" w:rsidRDefault="00462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F6A4D" w14:textId="08C1BF99" w:rsidR="00FE0708" w:rsidRDefault="00FE0708" w:rsidP="00BB4D28">
    <w:pPr>
      <w:pStyle w:val="Header"/>
      <w:spacing w:after="20"/>
      <w:jc w:val="center"/>
      <w:rPr>
        <w:rFonts w:ascii="Arial" w:hAnsi="Arial" w:cs="Arial"/>
        <w:b/>
        <w:noProof/>
        <w:szCs w:val="24"/>
        <w:lang w:val="tr-TR" w:eastAsia="en-US"/>
      </w:rPr>
    </w:pPr>
    <w:r>
      <w:rPr>
        <w:rFonts w:ascii="Arial" w:hAnsi="Arial" w:cs="Arial"/>
        <w:b/>
        <w:noProof/>
        <w:szCs w:val="24"/>
        <w:lang w:val="en-US" w:eastAsia="en-US"/>
      </w:rPr>
      <w:drawing>
        <wp:inline distT="0" distB="0" distL="0" distR="0" wp14:anchorId="17E4746D" wp14:editId="03C3C74E">
          <wp:extent cx="279400" cy="38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400" cy="381000"/>
                  </a:xfrm>
                  <a:prstGeom prst="rect">
                    <a:avLst/>
                  </a:prstGeom>
                  <a:noFill/>
                  <a:ln>
                    <a:noFill/>
                  </a:ln>
                </pic:spPr>
              </pic:pic>
            </a:graphicData>
          </a:graphic>
        </wp:inline>
      </w:drawing>
    </w:r>
  </w:p>
  <w:p w14:paraId="571DFD30" w14:textId="77777777" w:rsidR="00FE0708" w:rsidRPr="00651A66" w:rsidRDefault="00FE0708" w:rsidP="00BB4D28">
    <w:pPr>
      <w:pStyle w:val="Header"/>
      <w:spacing w:after="20"/>
      <w:jc w:val="center"/>
      <w:rPr>
        <w:rFonts w:ascii="Arial" w:hAnsi="Arial" w:cs="Arial"/>
        <w:b/>
        <w:noProof/>
        <w:szCs w:val="24"/>
        <w:lang w:val="tr-TR"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1"/>
    <w:name w:val="WW8Num10"/>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16"/>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25"/>
    <w:lvl w:ilvl="0">
      <w:start w:val="1"/>
      <w:numFmt w:val="bullet"/>
      <w:lvlText w:val=""/>
      <w:lvlJc w:val="left"/>
      <w:pPr>
        <w:tabs>
          <w:tab w:val="num" w:pos="1004"/>
        </w:tabs>
        <w:ind w:left="1004" w:hanging="360"/>
      </w:pPr>
      <w:rPr>
        <w:rFonts w:ascii="Symbol" w:hAnsi="Symbol"/>
      </w:rPr>
    </w:lvl>
  </w:abstractNum>
  <w:abstractNum w:abstractNumId="3" w15:restartNumberingAfterBreak="0">
    <w:nsid w:val="00000004"/>
    <w:multiLevelType w:val="multilevel"/>
    <w:tmpl w:val="0000000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6440AE2"/>
    <w:multiLevelType w:val="hybridMultilevel"/>
    <w:tmpl w:val="60C4C554"/>
    <w:lvl w:ilvl="0" w:tplc="041F0001">
      <w:start w:val="1"/>
      <w:numFmt w:val="bullet"/>
      <w:lvlText w:val=""/>
      <w:lvlJc w:val="left"/>
      <w:pPr>
        <w:tabs>
          <w:tab w:val="num" w:pos="720"/>
        </w:tabs>
        <w:ind w:left="720" w:hanging="360"/>
      </w:pPr>
      <w:rPr>
        <w:rFonts w:ascii="Symbol" w:hAnsi="Symbol" w:hint="default"/>
      </w:rPr>
    </w:lvl>
    <w:lvl w:ilvl="1" w:tplc="C040074C" w:tentative="1">
      <w:start w:val="1"/>
      <w:numFmt w:val="bullet"/>
      <w:lvlText w:val="•"/>
      <w:lvlJc w:val="left"/>
      <w:pPr>
        <w:tabs>
          <w:tab w:val="num" w:pos="1440"/>
        </w:tabs>
        <w:ind w:left="1440" w:hanging="360"/>
      </w:pPr>
      <w:rPr>
        <w:rFonts w:ascii="Arial" w:hAnsi="Arial" w:hint="default"/>
      </w:rPr>
    </w:lvl>
    <w:lvl w:ilvl="2" w:tplc="3820A5B0" w:tentative="1">
      <w:start w:val="1"/>
      <w:numFmt w:val="bullet"/>
      <w:lvlText w:val="•"/>
      <w:lvlJc w:val="left"/>
      <w:pPr>
        <w:tabs>
          <w:tab w:val="num" w:pos="2160"/>
        </w:tabs>
        <w:ind w:left="2160" w:hanging="360"/>
      </w:pPr>
      <w:rPr>
        <w:rFonts w:ascii="Arial" w:hAnsi="Arial" w:hint="default"/>
      </w:rPr>
    </w:lvl>
    <w:lvl w:ilvl="3" w:tplc="C4D814E8" w:tentative="1">
      <w:start w:val="1"/>
      <w:numFmt w:val="bullet"/>
      <w:lvlText w:val="•"/>
      <w:lvlJc w:val="left"/>
      <w:pPr>
        <w:tabs>
          <w:tab w:val="num" w:pos="2880"/>
        </w:tabs>
        <w:ind w:left="2880" w:hanging="360"/>
      </w:pPr>
      <w:rPr>
        <w:rFonts w:ascii="Arial" w:hAnsi="Arial" w:hint="default"/>
      </w:rPr>
    </w:lvl>
    <w:lvl w:ilvl="4" w:tplc="5524B7AE" w:tentative="1">
      <w:start w:val="1"/>
      <w:numFmt w:val="bullet"/>
      <w:lvlText w:val="•"/>
      <w:lvlJc w:val="left"/>
      <w:pPr>
        <w:tabs>
          <w:tab w:val="num" w:pos="3600"/>
        </w:tabs>
        <w:ind w:left="3600" w:hanging="360"/>
      </w:pPr>
      <w:rPr>
        <w:rFonts w:ascii="Arial" w:hAnsi="Arial" w:hint="default"/>
      </w:rPr>
    </w:lvl>
    <w:lvl w:ilvl="5" w:tplc="0D3066F8" w:tentative="1">
      <w:start w:val="1"/>
      <w:numFmt w:val="bullet"/>
      <w:lvlText w:val="•"/>
      <w:lvlJc w:val="left"/>
      <w:pPr>
        <w:tabs>
          <w:tab w:val="num" w:pos="4320"/>
        </w:tabs>
        <w:ind w:left="4320" w:hanging="360"/>
      </w:pPr>
      <w:rPr>
        <w:rFonts w:ascii="Arial" w:hAnsi="Arial" w:hint="default"/>
      </w:rPr>
    </w:lvl>
    <w:lvl w:ilvl="6" w:tplc="C9CC4660" w:tentative="1">
      <w:start w:val="1"/>
      <w:numFmt w:val="bullet"/>
      <w:lvlText w:val="•"/>
      <w:lvlJc w:val="left"/>
      <w:pPr>
        <w:tabs>
          <w:tab w:val="num" w:pos="5040"/>
        </w:tabs>
        <w:ind w:left="5040" w:hanging="360"/>
      </w:pPr>
      <w:rPr>
        <w:rFonts w:ascii="Arial" w:hAnsi="Arial" w:hint="default"/>
      </w:rPr>
    </w:lvl>
    <w:lvl w:ilvl="7" w:tplc="34669D0C" w:tentative="1">
      <w:start w:val="1"/>
      <w:numFmt w:val="bullet"/>
      <w:lvlText w:val="•"/>
      <w:lvlJc w:val="left"/>
      <w:pPr>
        <w:tabs>
          <w:tab w:val="num" w:pos="5760"/>
        </w:tabs>
        <w:ind w:left="5760" w:hanging="360"/>
      </w:pPr>
      <w:rPr>
        <w:rFonts w:ascii="Arial" w:hAnsi="Arial" w:hint="default"/>
      </w:rPr>
    </w:lvl>
    <w:lvl w:ilvl="8" w:tplc="61AC5A0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451EE5"/>
    <w:multiLevelType w:val="multilevel"/>
    <w:tmpl w:val="59EC0F44"/>
    <w:lvl w:ilvl="0">
      <w:start w:val="3"/>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6" w15:restartNumberingAfterBreak="0">
    <w:nsid w:val="075161AD"/>
    <w:multiLevelType w:val="hybridMultilevel"/>
    <w:tmpl w:val="9BAE0F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C071F61"/>
    <w:multiLevelType w:val="hybridMultilevel"/>
    <w:tmpl w:val="AD647580"/>
    <w:lvl w:ilvl="0" w:tplc="19728594">
      <w:start w:val="1"/>
      <w:numFmt w:val="decimal"/>
      <w:lvlText w:val="%1."/>
      <w:lvlJc w:val="left"/>
      <w:pPr>
        <w:ind w:left="720" w:hanging="360"/>
      </w:pPr>
      <w:rPr>
        <w:rFonts w:ascii="Arial" w:eastAsia="Times New Roman" w:hAnsi="Arial" w:cs="Arial"/>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0FCD6D63"/>
    <w:multiLevelType w:val="hybridMultilevel"/>
    <w:tmpl w:val="F1C6BB5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A223BAF"/>
    <w:multiLevelType w:val="multilevel"/>
    <w:tmpl w:val="B8A292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0A638A3"/>
    <w:multiLevelType w:val="hybridMultilevel"/>
    <w:tmpl w:val="0756E4A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4174FD9"/>
    <w:multiLevelType w:val="multilevel"/>
    <w:tmpl w:val="2DB008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46A3D1E"/>
    <w:multiLevelType w:val="hybridMultilevel"/>
    <w:tmpl w:val="BA7CD85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5AA15A6"/>
    <w:multiLevelType w:val="multilevel"/>
    <w:tmpl w:val="B92A167E"/>
    <w:lvl w:ilvl="0">
      <w:start w:val="1"/>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4" w15:restartNumberingAfterBreak="0">
    <w:nsid w:val="26774C00"/>
    <w:multiLevelType w:val="multilevel"/>
    <w:tmpl w:val="D0D29254"/>
    <w:lvl w:ilvl="0">
      <w:start w:val="3"/>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5" w15:restartNumberingAfterBreak="0">
    <w:nsid w:val="26D452BC"/>
    <w:multiLevelType w:val="hybridMultilevel"/>
    <w:tmpl w:val="8444B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2F2FF4"/>
    <w:multiLevelType w:val="multilevel"/>
    <w:tmpl w:val="25AC7B46"/>
    <w:lvl w:ilvl="0">
      <w:start w:val="3"/>
      <w:numFmt w:val="decimal"/>
      <w:lvlText w:val="%1."/>
      <w:lvlJc w:val="left"/>
      <w:pPr>
        <w:ind w:left="360" w:hanging="360"/>
      </w:pPr>
      <w:rPr>
        <w:rFonts w:hint="default"/>
        <w:b/>
      </w:rPr>
    </w:lvl>
    <w:lvl w:ilvl="1">
      <w:start w:val="1"/>
      <w:numFmt w:val="decimal"/>
      <w:lvlText w:val="%1.%2."/>
      <w:lvlJc w:val="left"/>
      <w:pPr>
        <w:ind w:left="716"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332C29"/>
    <w:multiLevelType w:val="multilevel"/>
    <w:tmpl w:val="D4CAF8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0F96C57"/>
    <w:multiLevelType w:val="hybridMultilevel"/>
    <w:tmpl w:val="1BA6037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A6027A2"/>
    <w:multiLevelType w:val="multilevel"/>
    <w:tmpl w:val="AC1C2E9C"/>
    <w:lvl w:ilvl="0">
      <w:start w:val="1"/>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20" w15:restartNumberingAfterBreak="0">
    <w:nsid w:val="3D220438"/>
    <w:multiLevelType w:val="hybridMultilevel"/>
    <w:tmpl w:val="0890F932"/>
    <w:lvl w:ilvl="0" w:tplc="2D068AC4">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E8B0E2A"/>
    <w:multiLevelType w:val="hybridMultilevel"/>
    <w:tmpl w:val="28F8129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F6D7621"/>
    <w:multiLevelType w:val="hybridMultilevel"/>
    <w:tmpl w:val="AD647580"/>
    <w:lvl w:ilvl="0" w:tplc="FFFFFFFF">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B37955"/>
    <w:multiLevelType w:val="hybridMultilevel"/>
    <w:tmpl w:val="977039C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40FD75FE"/>
    <w:multiLevelType w:val="hybridMultilevel"/>
    <w:tmpl w:val="CBD2E6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MS Mincho"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MS Mincho"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MS Mincho"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3765A6A"/>
    <w:multiLevelType w:val="hybridMultilevel"/>
    <w:tmpl w:val="B386A392"/>
    <w:lvl w:ilvl="0" w:tplc="3DD80748">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191602D"/>
    <w:multiLevelType w:val="multilevel"/>
    <w:tmpl w:val="5F00F1EC"/>
    <w:lvl w:ilvl="0">
      <w:start w:val="4"/>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27" w15:restartNumberingAfterBreak="0">
    <w:nsid w:val="5462680C"/>
    <w:multiLevelType w:val="multilevel"/>
    <w:tmpl w:val="A7004598"/>
    <w:lvl w:ilvl="0">
      <w:start w:val="1"/>
      <w:numFmt w:val="decimal"/>
      <w:suff w:val="space"/>
      <w:lvlText w:val="%1."/>
      <w:lvlJc w:val="left"/>
      <w:pPr>
        <w:ind w:left="720" w:hanging="323"/>
      </w:pPr>
      <w:rPr>
        <w:rFonts w:hint="default"/>
        <w:b/>
      </w:rPr>
    </w:lvl>
    <w:lvl w:ilvl="1">
      <w:start w:val="2"/>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28" w15:restartNumberingAfterBreak="0">
    <w:nsid w:val="55A44609"/>
    <w:multiLevelType w:val="multilevel"/>
    <w:tmpl w:val="FEEE878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9" w15:restartNumberingAfterBreak="0">
    <w:nsid w:val="563E4D85"/>
    <w:multiLevelType w:val="hybridMultilevel"/>
    <w:tmpl w:val="7BDE557E"/>
    <w:lvl w:ilvl="0" w:tplc="041F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0" w15:restartNumberingAfterBreak="0">
    <w:nsid w:val="5A0130E1"/>
    <w:multiLevelType w:val="hybridMultilevel"/>
    <w:tmpl w:val="AEF6AAF0"/>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4470AF"/>
    <w:multiLevelType w:val="multilevel"/>
    <w:tmpl w:val="19EE1BA0"/>
    <w:lvl w:ilvl="0">
      <w:start w:val="1"/>
      <w:numFmt w:val="decimal"/>
      <w:lvlText w:val="%1."/>
      <w:lvlJc w:val="left"/>
      <w:pPr>
        <w:ind w:left="360" w:hanging="360"/>
      </w:pPr>
      <w:rPr>
        <w:b/>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9D4FCA"/>
    <w:multiLevelType w:val="hybridMultilevel"/>
    <w:tmpl w:val="6B1471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5F17332E"/>
    <w:multiLevelType w:val="multilevel"/>
    <w:tmpl w:val="2DB008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FB60C63"/>
    <w:multiLevelType w:val="hybridMultilevel"/>
    <w:tmpl w:val="E2A6A8A4"/>
    <w:lvl w:ilvl="0" w:tplc="4DD0A9C2">
      <w:numFmt w:val="bullet"/>
      <w:lvlText w:val=""/>
      <w:lvlJc w:val="left"/>
      <w:pPr>
        <w:ind w:left="720" w:hanging="360"/>
      </w:pPr>
      <w:rPr>
        <w:rFonts w:ascii="Symbol" w:eastAsia="Calibri" w:hAnsi="Symbol" w:cs="MS Mincho" w:hint="default"/>
      </w:rPr>
    </w:lvl>
    <w:lvl w:ilvl="1" w:tplc="041F0003" w:tentative="1">
      <w:start w:val="1"/>
      <w:numFmt w:val="bullet"/>
      <w:lvlText w:val="o"/>
      <w:lvlJc w:val="left"/>
      <w:pPr>
        <w:ind w:left="1440" w:hanging="360"/>
      </w:pPr>
      <w:rPr>
        <w:rFonts w:ascii="Courier New" w:hAnsi="Courier New" w:cs="MS Mincho"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MS Mincho"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MS Mincho"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0864C99"/>
    <w:multiLevelType w:val="multilevel"/>
    <w:tmpl w:val="99C8347E"/>
    <w:lvl w:ilvl="0">
      <w:start w:val="6"/>
      <w:numFmt w:val="decimal"/>
      <w:lvlText w:val="%1"/>
      <w:lvlJc w:val="left"/>
      <w:pPr>
        <w:ind w:left="405" w:hanging="405"/>
      </w:pPr>
      <w:rPr>
        <w:rFonts w:hint="default"/>
        <w:b/>
        <w:bCs/>
        <w:color w:val="auto"/>
      </w:rPr>
    </w:lvl>
    <w:lvl w:ilvl="1">
      <w:start w:val="1"/>
      <w:numFmt w:val="decimal"/>
      <w:lvlText w:val="%1.%2"/>
      <w:lvlJc w:val="left"/>
      <w:pPr>
        <w:ind w:left="585" w:hanging="4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6" w15:restartNumberingAfterBreak="0">
    <w:nsid w:val="60BD0A86"/>
    <w:multiLevelType w:val="hybridMultilevel"/>
    <w:tmpl w:val="EC9A7CC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7" w15:restartNumberingAfterBreak="0">
    <w:nsid w:val="625B7762"/>
    <w:multiLevelType w:val="hybridMultilevel"/>
    <w:tmpl w:val="215645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65B51A37"/>
    <w:multiLevelType w:val="hybridMultilevel"/>
    <w:tmpl w:val="6DA0047A"/>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6A64484A"/>
    <w:multiLevelType w:val="hybridMultilevel"/>
    <w:tmpl w:val="F47830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6AFA4040"/>
    <w:multiLevelType w:val="hybridMultilevel"/>
    <w:tmpl w:val="25C45BCC"/>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41" w15:restartNumberingAfterBreak="0">
    <w:nsid w:val="71BB640E"/>
    <w:multiLevelType w:val="multilevel"/>
    <w:tmpl w:val="9ED82E8C"/>
    <w:lvl w:ilvl="0">
      <w:start w:val="2"/>
      <w:numFmt w:val="decimal"/>
      <w:lvlText w:val="%1."/>
      <w:lvlJc w:val="left"/>
      <w:pPr>
        <w:ind w:left="360" w:hanging="360"/>
      </w:pPr>
      <w:rPr>
        <w:rFonts w:hint="default"/>
        <w:b/>
      </w:rPr>
    </w:lvl>
    <w:lvl w:ilvl="1">
      <w:start w:val="1"/>
      <w:numFmt w:val="decimal"/>
      <w:lvlText w:val="%1.%2."/>
      <w:lvlJc w:val="left"/>
      <w:pPr>
        <w:ind w:left="716"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5893"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6403C01"/>
    <w:multiLevelType w:val="hybridMultilevel"/>
    <w:tmpl w:val="B26C4864"/>
    <w:lvl w:ilvl="0" w:tplc="D1983BA6">
      <w:start w:val="6"/>
      <w:numFmt w:val="bullet"/>
      <w:lvlText w:val=""/>
      <w:lvlJc w:val="left"/>
      <w:pPr>
        <w:ind w:left="720" w:hanging="360"/>
      </w:pPr>
      <w:rPr>
        <w:rFonts w:ascii="Symbol" w:eastAsia="Calibri" w:hAnsi="Symbol" w:cs="MS Mincho" w:hint="default"/>
        <w:b/>
      </w:rPr>
    </w:lvl>
    <w:lvl w:ilvl="1" w:tplc="041F0003">
      <w:start w:val="1"/>
      <w:numFmt w:val="bullet"/>
      <w:lvlText w:val="o"/>
      <w:lvlJc w:val="left"/>
      <w:pPr>
        <w:ind w:left="1440" w:hanging="360"/>
      </w:pPr>
      <w:rPr>
        <w:rFonts w:ascii="Courier New" w:hAnsi="Courier New" w:cs="MS Mincho"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MS Mincho"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MS Mincho"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6FD16DB"/>
    <w:multiLevelType w:val="hybridMultilevel"/>
    <w:tmpl w:val="00D41A8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4" w15:restartNumberingAfterBreak="0">
    <w:nsid w:val="7A393673"/>
    <w:multiLevelType w:val="hybridMultilevel"/>
    <w:tmpl w:val="40708E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7CE66A2D"/>
    <w:multiLevelType w:val="hybridMultilevel"/>
    <w:tmpl w:val="186E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E336FB"/>
    <w:multiLevelType w:val="hybridMultilevel"/>
    <w:tmpl w:val="873EFE7E"/>
    <w:lvl w:ilvl="0" w:tplc="0F405FD2">
      <w:start w:val="1"/>
      <w:numFmt w:val="lowerRoman"/>
      <w:lvlText w:val="%1)"/>
      <w:lvlJc w:val="left"/>
      <w:pPr>
        <w:ind w:left="1440" w:hanging="72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846479708">
    <w:abstractNumId w:val="0"/>
  </w:num>
  <w:num w:numId="2" w16cid:durableId="1263563873">
    <w:abstractNumId w:val="1"/>
  </w:num>
  <w:num w:numId="3" w16cid:durableId="1669481054">
    <w:abstractNumId w:val="2"/>
  </w:num>
  <w:num w:numId="4" w16cid:durableId="488061834">
    <w:abstractNumId w:val="3"/>
  </w:num>
  <w:num w:numId="5" w16cid:durableId="328140536">
    <w:abstractNumId w:val="42"/>
  </w:num>
  <w:num w:numId="6" w16cid:durableId="1526140753">
    <w:abstractNumId w:val="34"/>
  </w:num>
  <w:num w:numId="7" w16cid:durableId="1689915806">
    <w:abstractNumId w:val="24"/>
  </w:num>
  <w:num w:numId="8" w16cid:durableId="353120879">
    <w:abstractNumId w:val="41"/>
  </w:num>
  <w:num w:numId="9" w16cid:durableId="316954510">
    <w:abstractNumId w:val="12"/>
  </w:num>
  <w:num w:numId="10" w16cid:durableId="1016886168">
    <w:abstractNumId w:val="39"/>
  </w:num>
  <w:num w:numId="11" w16cid:durableId="696155010">
    <w:abstractNumId w:val="21"/>
  </w:num>
  <w:num w:numId="12" w16cid:durableId="2116171833">
    <w:abstractNumId w:val="35"/>
  </w:num>
  <w:num w:numId="13" w16cid:durableId="2146115839">
    <w:abstractNumId w:val="31"/>
  </w:num>
  <w:num w:numId="14" w16cid:durableId="2106342575">
    <w:abstractNumId w:val="38"/>
  </w:num>
  <w:num w:numId="15" w16cid:durableId="961303037">
    <w:abstractNumId w:val="36"/>
  </w:num>
  <w:num w:numId="16" w16cid:durableId="1448505894">
    <w:abstractNumId w:val="18"/>
  </w:num>
  <w:num w:numId="17" w16cid:durableId="858081565">
    <w:abstractNumId w:val="27"/>
  </w:num>
  <w:num w:numId="18" w16cid:durableId="635910036">
    <w:abstractNumId w:val="16"/>
  </w:num>
  <w:num w:numId="19" w16cid:durableId="632635582">
    <w:abstractNumId w:val="19"/>
  </w:num>
  <w:num w:numId="20" w16cid:durableId="1806964283">
    <w:abstractNumId w:val="5"/>
  </w:num>
  <w:num w:numId="21" w16cid:durableId="241306260">
    <w:abstractNumId w:val="26"/>
  </w:num>
  <w:num w:numId="22" w16cid:durableId="729618655">
    <w:abstractNumId w:val="13"/>
  </w:num>
  <w:num w:numId="23" w16cid:durableId="888802964">
    <w:abstractNumId w:val="14"/>
  </w:num>
  <w:num w:numId="24" w16cid:durableId="1939481596">
    <w:abstractNumId w:val="40"/>
  </w:num>
  <w:num w:numId="25" w16cid:durableId="1227766449">
    <w:abstractNumId w:val="4"/>
  </w:num>
  <w:num w:numId="26" w16cid:durableId="1053196171">
    <w:abstractNumId w:val="29"/>
  </w:num>
  <w:num w:numId="27" w16cid:durableId="1858033328">
    <w:abstractNumId w:val="30"/>
  </w:num>
  <w:num w:numId="28" w16cid:durableId="1871454456">
    <w:abstractNumId w:val="32"/>
  </w:num>
  <w:num w:numId="29" w16cid:durableId="1018504333">
    <w:abstractNumId w:val="10"/>
  </w:num>
  <w:num w:numId="30" w16cid:durableId="1716923586">
    <w:abstractNumId w:val="23"/>
  </w:num>
  <w:num w:numId="31" w16cid:durableId="1710371722">
    <w:abstractNumId w:val="8"/>
  </w:num>
  <w:num w:numId="32" w16cid:durableId="2027630725">
    <w:abstractNumId w:val="6"/>
  </w:num>
  <w:num w:numId="33" w16cid:durableId="958217888">
    <w:abstractNumId w:val="44"/>
  </w:num>
  <w:num w:numId="34" w16cid:durableId="1272785837">
    <w:abstractNumId w:val="45"/>
  </w:num>
  <w:num w:numId="35" w16cid:durableId="1479881620">
    <w:abstractNumId w:val="33"/>
  </w:num>
  <w:num w:numId="36" w16cid:durableId="313488970">
    <w:abstractNumId w:val="11"/>
  </w:num>
  <w:num w:numId="37" w16cid:durableId="416441913">
    <w:abstractNumId w:val="7"/>
  </w:num>
  <w:num w:numId="38" w16cid:durableId="800418272">
    <w:abstractNumId w:val="46"/>
  </w:num>
  <w:num w:numId="39" w16cid:durableId="1888452220">
    <w:abstractNumId w:val="37"/>
  </w:num>
  <w:num w:numId="40" w16cid:durableId="189799961">
    <w:abstractNumId w:val="28"/>
  </w:num>
  <w:num w:numId="41" w16cid:durableId="1251548986">
    <w:abstractNumId w:val="43"/>
  </w:num>
  <w:num w:numId="42" w16cid:durableId="802309658">
    <w:abstractNumId w:val="20"/>
  </w:num>
  <w:num w:numId="43" w16cid:durableId="959262075">
    <w:abstractNumId w:val="25"/>
  </w:num>
  <w:num w:numId="44" w16cid:durableId="977106567">
    <w:abstractNumId w:val="9"/>
  </w:num>
  <w:num w:numId="45" w16cid:durableId="1189758753">
    <w:abstractNumId w:val="17"/>
  </w:num>
  <w:num w:numId="46" w16cid:durableId="1899851896">
    <w:abstractNumId w:val="22"/>
  </w:num>
  <w:num w:numId="47" w16cid:durableId="87747248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lı Numanoğlu Genç">
    <w15:presenceInfo w15:providerId="AD" w15:userId="S::asli.genc@tedu.edu.tr::a58dea38-5f72-4b63-aa03-e6c722caad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displayBackgroundShape/>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B8"/>
    <w:rsid w:val="0000035B"/>
    <w:rsid w:val="000005BF"/>
    <w:rsid w:val="00001384"/>
    <w:rsid w:val="00003E87"/>
    <w:rsid w:val="000044EF"/>
    <w:rsid w:val="00005EBD"/>
    <w:rsid w:val="00007EA2"/>
    <w:rsid w:val="0001008A"/>
    <w:rsid w:val="000126C4"/>
    <w:rsid w:val="000141C4"/>
    <w:rsid w:val="000149B6"/>
    <w:rsid w:val="00015FB4"/>
    <w:rsid w:val="0001622C"/>
    <w:rsid w:val="000165D1"/>
    <w:rsid w:val="0001675D"/>
    <w:rsid w:val="000169E6"/>
    <w:rsid w:val="00016B74"/>
    <w:rsid w:val="0002011F"/>
    <w:rsid w:val="00021C6A"/>
    <w:rsid w:val="000250EF"/>
    <w:rsid w:val="00026486"/>
    <w:rsid w:val="0002792E"/>
    <w:rsid w:val="00027ED9"/>
    <w:rsid w:val="00030408"/>
    <w:rsid w:val="0003224B"/>
    <w:rsid w:val="000335C5"/>
    <w:rsid w:val="0003419C"/>
    <w:rsid w:val="000355DB"/>
    <w:rsid w:val="00036A41"/>
    <w:rsid w:val="00036AF3"/>
    <w:rsid w:val="000370E1"/>
    <w:rsid w:val="00037A15"/>
    <w:rsid w:val="00040743"/>
    <w:rsid w:val="00041B7A"/>
    <w:rsid w:val="00042409"/>
    <w:rsid w:val="00042C9A"/>
    <w:rsid w:val="00043E43"/>
    <w:rsid w:val="00045ACC"/>
    <w:rsid w:val="000475BA"/>
    <w:rsid w:val="00050067"/>
    <w:rsid w:val="00050130"/>
    <w:rsid w:val="0005078A"/>
    <w:rsid w:val="000520B1"/>
    <w:rsid w:val="000522D6"/>
    <w:rsid w:val="00053250"/>
    <w:rsid w:val="0005370C"/>
    <w:rsid w:val="000549DB"/>
    <w:rsid w:val="00054BDE"/>
    <w:rsid w:val="000556AB"/>
    <w:rsid w:val="00061211"/>
    <w:rsid w:val="000637B4"/>
    <w:rsid w:val="00064B3E"/>
    <w:rsid w:val="00064BC2"/>
    <w:rsid w:val="00065E59"/>
    <w:rsid w:val="00067443"/>
    <w:rsid w:val="00067FDB"/>
    <w:rsid w:val="00070F56"/>
    <w:rsid w:val="00071D87"/>
    <w:rsid w:val="00072144"/>
    <w:rsid w:val="00072B0E"/>
    <w:rsid w:val="00073440"/>
    <w:rsid w:val="00074A53"/>
    <w:rsid w:val="000761B8"/>
    <w:rsid w:val="00076C35"/>
    <w:rsid w:val="000771BB"/>
    <w:rsid w:val="0008061A"/>
    <w:rsid w:val="00080B90"/>
    <w:rsid w:val="00082B6E"/>
    <w:rsid w:val="000831F6"/>
    <w:rsid w:val="00083C21"/>
    <w:rsid w:val="00083CD0"/>
    <w:rsid w:val="00086586"/>
    <w:rsid w:val="00086FD0"/>
    <w:rsid w:val="0009177D"/>
    <w:rsid w:val="00091785"/>
    <w:rsid w:val="000917DD"/>
    <w:rsid w:val="000939B6"/>
    <w:rsid w:val="0009736C"/>
    <w:rsid w:val="000976B2"/>
    <w:rsid w:val="00097E7E"/>
    <w:rsid w:val="000A02A3"/>
    <w:rsid w:val="000A13AD"/>
    <w:rsid w:val="000A2D68"/>
    <w:rsid w:val="000A30D8"/>
    <w:rsid w:val="000A3C8E"/>
    <w:rsid w:val="000A444C"/>
    <w:rsid w:val="000A459D"/>
    <w:rsid w:val="000A4944"/>
    <w:rsid w:val="000A4F33"/>
    <w:rsid w:val="000A54E6"/>
    <w:rsid w:val="000A596F"/>
    <w:rsid w:val="000A5A00"/>
    <w:rsid w:val="000A72F8"/>
    <w:rsid w:val="000A7328"/>
    <w:rsid w:val="000A7495"/>
    <w:rsid w:val="000B13C6"/>
    <w:rsid w:val="000B1433"/>
    <w:rsid w:val="000B31AE"/>
    <w:rsid w:val="000B46E3"/>
    <w:rsid w:val="000B4C20"/>
    <w:rsid w:val="000B58E8"/>
    <w:rsid w:val="000B5A27"/>
    <w:rsid w:val="000B6179"/>
    <w:rsid w:val="000B6D41"/>
    <w:rsid w:val="000B71B3"/>
    <w:rsid w:val="000B7247"/>
    <w:rsid w:val="000C2240"/>
    <w:rsid w:val="000C323E"/>
    <w:rsid w:val="000C3307"/>
    <w:rsid w:val="000C51F7"/>
    <w:rsid w:val="000C7172"/>
    <w:rsid w:val="000C7ACA"/>
    <w:rsid w:val="000C7F18"/>
    <w:rsid w:val="000D25DB"/>
    <w:rsid w:val="000D4C5B"/>
    <w:rsid w:val="000D4CAA"/>
    <w:rsid w:val="000D68AB"/>
    <w:rsid w:val="000D7BD9"/>
    <w:rsid w:val="000D7DD3"/>
    <w:rsid w:val="000E0E78"/>
    <w:rsid w:val="000E1993"/>
    <w:rsid w:val="000E3B04"/>
    <w:rsid w:val="000E4921"/>
    <w:rsid w:val="000E625C"/>
    <w:rsid w:val="000F0E61"/>
    <w:rsid w:val="000F128D"/>
    <w:rsid w:val="000F1C70"/>
    <w:rsid w:val="000F33C4"/>
    <w:rsid w:val="000F3B5B"/>
    <w:rsid w:val="000F5A5A"/>
    <w:rsid w:val="000F6252"/>
    <w:rsid w:val="000F6367"/>
    <w:rsid w:val="000F6CE7"/>
    <w:rsid w:val="000F7453"/>
    <w:rsid w:val="000F7588"/>
    <w:rsid w:val="000F7EA6"/>
    <w:rsid w:val="00100E0A"/>
    <w:rsid w:val="001014D8"/>
    <w:rsid w:val="00101820"/>
    <w:rsid w:val="001038D0"/>
    <w:rsid w:val="00104040"/>
    <w:rsid w:val="001047DC"/>
    <w:rsid w:val="00104DBC"/>
    <w:rsid w:val="00110E47"/>
    <w:rsid w:val="00111533"/>
    <w:rsid w:val="00111DAF"/>
    <w:rsid w:val="00111E1E"/>
    <w:rsid w:val="00111EFF"/>
    <w:rsid w:val="001124BF"/>
    <w:rsid w:val="00112EE7"/>
    <w:rsid w:val="00114507"/>
    <w:rsid w:val="00116ABA"/>
    <w:rsid w:val="00116EC5"/>
    <w:rsid w:val="00117022"/>
    <w:rsid w:val="00117763"/>
    <w:rsid w:val="00120FFA"/>
    <w:rsid w:val="0012184A"/>
    <w:rsid w:val="0012309A"/>
    <w:rsid w:val="001236CC"/>
    <w:rsid w:val="00123825"/>
    <w:rsid w:val="0012585C"/>
    <w:rsid w:val="0012600C"/>
    <w:rsid w:val="001261D7"/>
    <w:rsid w:val="00126DC2"/>
    <w:rsid w:val="0013112A"/>
    <w:rsid w:val="00133C6B"/>
    <w:rsid w:val="001341A8"/>
    <w:rsid w:val="001344A3"/>
    <w:rsid w:val="001355CD"/>
    <w:rsid w:val="0013620D"/>
    <w:rsid w:val="001364D1"/>
    <w:rsid w:val="00136DD7"/>
    <w:rsid w:val="00137CA2"/>
    <w:rsid w:val="00140CAD"/>
    <w:rsid w:val="00142692"/>
    <w:rsid w:val="00143001"/>
    <w:rsid w:val="00143AD3"/>
    <w:rsid w:val="00143B76"/>
    <w:rsid w:val="00145F2F"/>
    <w:rsid w:val="00146559"/>
    <w:rsid w:val="00153821"/>
    <w:rsid w:val="00153D57"/>
    <w:rsid w:val="001548BD"/>
    <w:rsid w:val="001578EB"/>
    <w:rsid w:val="00160FFC"/>
    <w:rsid w:val="0016467B"/>
    <w:rsid w:val="00164D35"/>
    <w:rsid w:val="00165437"/>
    <w:rsid w:val="00165CEC"/>
    <w:rsid w:val="00167E63"/>
    <w:rsid w:val="00167E86"/>
    <w:rsid w:val="0017087C"/>
    <w:rsid w:val="001724E1"/>
    <w:rsid w:val="00174AAC"/>
    <w:rsid w:val="00175827"/>
    <w:rsid w:val="001812D0"/>
    <w:rsid w:val="00181A1C"/>
    <w:rsid w:val="00181D01"/>
    <w:rsid w:val="001829E6"/>
    <w:rsid w:val="001838D9"/>
    <w:rsid w:val="0018632C"/>
    <w:rsid w:val="00191C5E"/>
    <w:rsid w:val="0019264A"/>
    <w:rsid w:val="0019266B"/>
    <w:rsid w:val="0019401A"/>
    <w:rsid w:val="001947C2"/>
    <w:rsid w:val="001A00FA"/>
    <w:rsid w:val="001A093C"/>
    <w:rsid w:val="001A1A03"/>
    <w:rsid w:val="001A1AD6"/>
    <w:rsid w:val="001A1EF6"/>
    <w:rsid w:val="001A305D"/>
    <w:rsid w:val="001A3390"/>
    <w:rsid w:val="001A4850"/>
    <w:rsid w:val="001A5708"/>
    <w:rsid w:val="001A59CC"/>
    <w:rsid w:val="001B09AC"/>
    <w:rsid w:val="001B4FEF"/>
    <w:rsid w:val="001C0CAA"/>
    <w:rsid w:val="001C295D"/>
    <w:rsid w:val="001C7491"/>
    <w:rsid w:val="001D1245"/>
    <w:rsid w:val="001D2381"/>
    <w:rsid w:val="001D2C05"/>
    <w:rsid w:val="001D3D8A"/>
    <w:rsid w:val="001D416B"/>
    <w:rsid w:val="001D581D"/>
    <w:rsid w:val="001D5A42"/>
    <w:rsid w:val="001D6697"/>
    <w:rsid w:val="001E0968"/>
    <w:rsid w:val="001E0B19"/>
    <w:rsid w:val="001E2625"/>
    <w:rsid w:val="001E2AD0"/>
    <w:rsid w:val="001E45FD"/>
    <w:rsid w:val="001E4707"/>
    <w:rsid w:val="001E5D25"/>
    <w:rsid w:val="001E7FEA"/>
    <w:rsid w:val="001F1A9D"/>
    <w:rsid w:val="001F3596"/>
    <w:rsid w:val="001F3780"/>
    <w:rsid w:val="001F4102"/>
    <w:rsid w:val="001F41D3"/>
    <w:rsid w:val="001F41F3"/>
    <w:rsid w:val="001F7784"/>
    <w:rsid w:val="001F7C27"/>
    <w:rsid w:val="00201131"/>
    <w:rsid w:val="00201757"/>
    <w:rsid w:val="00201BE6"/>
    <w:rsid w:val="00202418"/>
    <w:rsid w:val="00205065"/>
    <w:rsid w:val="00205CC7"/>
    <w:rsid w:val="00206079"/>
    <w:rsid w:val="0020651B"/>
    <w:rsid w:val="00206672"/>
    <w:rsid w:val="00211158"/>
    <w:rsid w:val="00212032"/>
    <w:rsid w:val="00214A80"/>
    <w:rsid w:val="00214D4F"/>
    <w:rsid w:val="00215D4E"/>
    <w:rsid w:val="00217171"/>
    <w:rsid w:val="00222F37"/>
    <w:rsid w:val="00224158"/>
    <w:rsid w:val="0022531C"/>
    <w:rsid w:val="0022546C"/>
    <w:rsid w:val="00227D29"/>
    <w:rsid w:val="00231C44"/>
    <w:rsid w:val="00232F0C"/>
    <w:rsid w:val="00234DC7"/>
    <w:rsid w:val="00235EF8"/>
    <w:rsid w:val="002361E4"/>
    <w:rsid w:val="00237428"/>
    <w:rsid w:val="00237CA8"/>
    <w:rsid w:val="00237E7D"/>
    <w:rsid w:val="002419A8"/>
    <w:rsid w:val="00242271"/>
    <w:rsid w:val="00242455"/>
    <w:rsid w:val="002447D8"/>
    <w:rsid w:val="00244D2F"/>
    <w:rsid w:val="002477B2"/>
    <w:rsid w:val="002510F7"/>
    <w:rsid w:val="00251D8A"/>
    <w:rsid w:val="00251F45"/>
    <w:rsid w:val="00251FE7"/>
    <w:rsid w:val="00252120"/>
    <w:rsid w:val="00252EE1"/>
    <w:rsid w:val="00254C44"/>
    <w:rsid w:val="00256BA7"/>
    <w:rsid w:val="002651D6"/>
    <w:rsid w:val="002704CD"/>
    <w:rsid w:val="002730AF"/>
    <w:rsid w:val="00275950"/>
    <w:rsid w:val="00275F67"/>
    <w:rsid w:val="00276067"/>
    <w:rsid w:val="0027759B"/>
    <w:rsid w:val="00282F38"/>
    <w:rsid w:val="00284D90"/>
    <w:rsid w:val="00285787"/>
    <w:rsid w:val="00286BDF"/>
    <w:rsid w:val="00290379"/>
    <w:rsid w:val="00293572"/>
    <w:rsid w:val="00296035"/>
    <w:rsid w:val="0029635A"/>
    <w:rsid w:val="00296F5A"/>
    <w:rsid w:val="00297571"/>
    <w:rsid w:val="002A032B"/>
    <w:rsid w:val="002A086E"/>
    <w:rsid w:val="002A1124"/>
    <w:rsid w:val="002A24D8"/>
    <w:rsid w:val="002A42AA"/>
    <w:rsid w:val="002A5E5E"/>
    <w:rsid w:val="002A64E2"/>
    <w:rsid w:val="002A64FE"/>
    <w:rsid w:val="002A7213"/>
    <w:rsid w:val="002B06EA"/>
    <w:rsid w:val="002B1B28"/>
    <w:rsid w:val="002B30DF"/>
    <w:rsid w:val="002B6A0E"/>
    <w:rsid w:val="002B7040"/>
    <w:rsid w:val="002B7D3D"/>
    <w:rsid w:val="002C011C"/>
    <w:rsid w:val="002C193F"/>
    <w:rsid w:val="002C20F3"/>
    <w:rsid w:val="002C2E03"/>
    <w:rsid w:val="002C30C6"/>
    <w:rsid w:val="002C3CD5"/>
    <w:rsid w:val="002C4A45"/>
    <w:rsid w:val="002C4C1A"/>
    <w:rsid w:val="002C577F"/>
    <w:rsid w:val="002C6D24"/>
    <w:rsid w:val="002D1A5F"/>
    <w:rsid w:val="002D2F9E"/>
    <w:rsid w:val="002D7890"/>
    <w:rsid w:val="002E11F3"/>
    <w:rsid w:val="002E3C25"/>
    <w:rsid w:val="002E3CCD"/>
    <w:rsid w:val="002E6E6C"/>
    <w:rsid w:val="002F01FE"/>
    <w:rsid w:val="002F03A6"/>
    <w:rsid w:val="002F1B50"/>
    <w:rsid w:val="002F1E40"/>
    <w:rsid w:val="002F3ADB"/>
    <w:rsid w:val="002F66EA"/>
    <w:rsid w:val="002F7D26"/>
    <w:rsid w:val="00300F0F"/>
    <w:rsid w:val="003018EE"/>
    <w:rsid w:val="003039F7"/>
    <w:rsid w:val="003055B6"/>
    <w:rsid w:val="00305836"/>
    <w:rsid w:val="00310370"/>
    <w:rsid w:val="00311E79"/>
    <w:rsid w:val="00312225"/>
    <w:rsid w:val="003141C8"/>
    <w:rsid w:val="00315910"/>
    <w:rsid w:val="003169BD"/>
    <w:rsid w:val="00316E2C"/>
    <w:rsid w:val="0031703C"/>
    <w:rsid w:val="00317F69"/>
    <w:rsid w:val="00320666"/>
    <w:rsid w:val="00321DFA"/>
    <w:rsid w:val="00324E4C"/>
    <w:rsid w:val="0032602E"/>
    <w:rsid w:val="00326749"/>
    <w:rsid w:val="0032767E"/>
    <w:rsid w:val="00330EDA"/>
    <w:rsid w:val="00333580"/>
    <w:rsid w:val="00333E4C"/>
    <w:rsid w:val="003342A2"/>
    <w:rsid w:val="0033776A"/>
    <w:rsid w:val="0034041C"/>
    <w:rsid w:val="00340BB0"/>
    <w:rsid w:val="00341652"/>
    <w:rsid w:val="0034239D"/>
    <w:rsid w:val="003435E6"/>
    <w:rsid w:val="00343A0D"/>
    <w:rsid w:val="00346640"/>
    <w:rsid w:val="0034715C"/>
    <w:rsid w:val="00350142"/>
    <w:rsid w:val="00350C22"/>
    <w:rsid w:val="00351402"/>
    <w:rsid w:val="00356173"/>
    <w:rsid w:val="003561FB"/>
    <w:rsid w:val="00357CB8"/>
    <w:rsid w:val="003601A0"/>
    <w:rsid w:val="003604AA"/>
    <w:rsid w:val="00360D3F"/>
    <w:rsid w:val="00361B43"/>
    <w:rsid w:val="00361FD8"/>
    <w:rsid w:val="003641D0"/>
    <w:rsid w:val="00364485"/>
    <w:rsid w:val="0036458F"/>
    <w:rsid w:val="00365ADF"/>
    <w:rsid w:val="00370478"/>
    <w:rsid w:val="003709D3"/>
    <w:rsid w:val="00371049"/>
    <w:rsid w:val="00371D32"/>
    <w:rsid w:val="00372CFE"/>
    <w:rsid w:val="00372F67"/>
    <w:rsid w:val="00373BFD"/>
    <w:rsid w:val="00374255"/>
    <w:rsid w:val="00375FFC"/>
    <w:rsid w:val="003764BB"/>
    <w:rsid w:val="0037654B"/>
    <w:rsid w:val="00376890"/>
    <w:rsid w:val="00376B7F"/>
    <w:rsid w:val="00376E83"/>
    <w:rsid w:val="00381F21"/>
    <w:rsid w:val="0038279B"/>
    <w:rsid w:val="0038310F"/>
    <w:rsid w:val="00385C30"/>
    <w:rsid w:val="00386594"/>
    <w:rsid w:val="0038699F"/>
    <w:rsid w:val="00386B23"/>
    <w:rsid w:val="00386B74"/>
    <w:rsid w:val="00387CBA"/>
    <w:rsid w:val="00390158"/>
    <w:rsid w:val="00391EBD"/>
    <w:rsid w:val="003934C7"/>
    <w:rsid w:val="00394F8F"/>
    <w:rsid w:val="00396FB9"/>
    <w:rsid w:val="0039725B"/>
    <w:rsid w:val="0039794E"/>
    <w:rsid w:val="003A013C"/>
    <w:rsid w:val="003A0203"/>
    <w:rsid w:val="003A0760"/>
    <w:rsid w:val="003A0CFE"/>
    <w:rsid w:val="003A31CA"/>
    <w:rsid w:val="003A3D1A"/>
    <w:rsid w:val="003A4E54"/>
    <w:rsid w:val="003A5344"/>
    <w:rsid w:val="003A7DC8"/>
    <w:rsid w:val="003B2C59"/>
    <w:rsid w:val="003B4006"/>
    <w:rsid w:val="003B4158"/>
    <w:rsid w:val="003B4EA0"/>
    <w:rsid w:val="003B52A5"/>
    <w:rsid w:val="003B5304"/>
    <w:rsid w:val="003C02CC"/>
    <w:rsid w:val="003C06B8"/>
    <w:rsid w:val="003C2305"/>
    <w:rsid w:val="003C4583"/>
    <w:rsid w:val="003C5097"/>
    <w:rsid w:val="003C58B4"/>
    <w:rsid w:val="003C592C"/>
    <w:rsid w:val="003C6B3A"/>
    <w:rsid w:val="003D1326"/>
    <w:rsid w:val="003D35CA"/>
    <w:rsid w:val="003D688C"/>
    <w:rsid w:val="003D6A97"/>
    <w:rsid w:val="003E0C8B"/>
    <w:rsid w:val="003E412B"/>
    <w:rsid w:val="003E5CAF"/>
    <w:rsid w:val="003E6F52"/>
    <w:rsid w:val="003E7121"/>
    <w:rsid w:val="003E751B"/>
    <w:rsid w:val="003E75E0"/>
    <w:rsid w:val="003F0122"/>
    <w:rsid w:val="003F082B"/>
    <w:rsid w:val="003F125E"/>
    <w:rsid w:val="003F20BD"/>
    <w:rsid w:val="003F2E17"/>
    <w:rsid w:val="003F457B"/>
    <w:rsid w:val="003F5CDB"/>
    <w:rsid w:val="003F7D8C"/>
    <w:rsid w:val="003F7DDA"/>
    <w:rsid w:val="003F7FAA"/>
    <w:rsid w:val="00400A16"/>
    <w:rsid w:val="004025F6"/>
    <w:rsid w:val="00403408"/>
    <w:rsid w:val="00404DDE"/>
    <w:rsid w:val="004075C3"/>
    <w:rsid w:val="00407D1D"/>
    <w:rsid w:val="00412671"/>
    <w:rsid w:val="00412781"/>
    <w:rsid w:val="00412CB2"/>
    <w:rsid w:val="00413F74"/>
    <w:rsid w:val="004143DC"/>
    <w:rsid w:val="00414C13"/>
    <w:rsid w:val="00415931"/>
    <w:rsid w:val="0042279F"/>
    <w:rsid w:val="00422C07"/>
    <w:rsid w:val="004236DD"/>
    <w:rsid w:val="004246F1"/>
    <w:rsid w:val="00426089"/>
    <w:rsid w:val="0042756B"/>
    <w:rsid w:val="00432AFD"/>
    <w:rsid w:val="00434F2D"/>
    <w:rsid w:val="00434FCB"/>
    <w:rsid w:val="004353E5"/>
    <w:rsid w:val="0043695D"/>
    <w:rsid w:val="00436F40"/>
    <w:rsid w:val="004374FF"/>
    <w:rsid w:val="00440E83"/>
    <w:rsid w:val="00442958"/>
    <w:rsid w:val="00442C55"/>
    <w:rsid w:val="00442F0D"/>
    <w:rsid w:val="00445D22"/>
    <w:rsid w:val="00446A0A"/>
    <w:rsid w:val="0044726B"/>
    <w:rsid w:val="00447813"/>
    <w:rsid w:val="004478BD"/>
    <w:rsid w:val="00450210"/>
    <w:rsid w:val="00450742"/>
    <w:rsid w:val="00451658"/>
    <w:rsid w:val="00452EA9"/>
    <w:rsid w:val="0045462D"/>
    <w:rsid w:val="00454AC2"/>
    <w:rsid w:val="00456080"/>
    <w:rsid w:val="004576F9"/>
    <w:rsid w:val="00460300"/>
    <w:rsid w:val="00460EEE"/>
    <w:rsid w:val="0046107E"/>
    <w:rsid w:val="00461144"/>
    <w:rsid w:val="004613CD"/>
    <w:rsid w:val="004613F2"/>
    <w:rsid w:val="00462A5B"/>
    <w:rsid w:val="0046430B"/>
    <w:rsid w:val="00464D35"/>
    <w:rsid w:val="00465195"/>
    <w:rsid w:val="00465A3B"/>
    <w:rsid w:val="00466097"/>
    <w:rsid w:val="00466339"/>
    <w:rsid w:val="004667EE"/>
    <w:rsid w:val="00470E7B"/>
    <w:rsid w:val="00473CF9"/>
    <w:rsid w:val="00474B50"/>
    <w:rsid w:val="0047600A"/>
    <w:rsid w:val="00477C28"/>
    <w:rsid w:val="00480032"/>
    <w:rsid w:val="00484261"/>
    <w:rsid w:val="004849C3"/>
    <w:rsid w:val="00484A36"/>
    <w:rsid w:val="00485184"/>
    <w:rsid w:val="00485A7C"/>
    <w:rsid w:val="0048674B"/>
    <w:rsid w:val="00486B66"/>
    <w:rsid w:val="00487BDE"/>
    <w:rsid w:val="00492038"/>
    <w:rsid w:val="004926A1"/>
    <w:rsid w:val="004935C5"/>
    <w:rsid w:val="00496979"/>
    <w:rsid w:val="00497CCE"/>
    <w:rsid w:val="004A305F"/>
    <w:rsid w:val="004A57E5"/>
    <w:rsid w:val="004B0C39"/>
    <w:rsid w:val="004B15A8"/>
    <w:rsid w:val="004B3474"/>
    <w:rsid w:val="004B377C"/>
    <w:rsid w:val="004B3D72"/>
    <w:rsid w:val="004B3E9A"/>
    <w:rsid w:val="004B6E71"/>
    <w:rsid w:val="004B7503"/>
    <w:rsid w:val="004B763F"/>
    <w:rsid w:val="004C0481"/>
    <w:rsid w:val="004C0CD9"/>
    <w:rsid w:val="004C10B1"/>
    <w:rsid w:val="004C168B"/>
    <w:rsid w:val="004C19A7"/>
    <w:rsid w:val="004C3ED5"/>
    <w:rsid w:val="004C3FD5"/>
    <w:rsid w:val="004C4157"/>
    <w:rsid w:val="004C42A2"/>
    <w:rsid w:val="004C576D"/>
    <w:rsid w:val="004D0629"/>
    <w:rsid w:val="004D6D1C"/>
    <w:rsid w:val="004D79CC"/>
    <w:rsid w:val="004E2592"/>
    <w:rsid w:val="004E2D28"/>
    <w:rsid w:val="004E4530"/>
    <w:rsid w:val="004E4F4C"/>
    <w:rsid w:val="004E565E"/>
    <w:rsid w:val="004E7AC7"/>
    <w:rsid w:val="004F24B1"/>
    <w:rsid w:val="004F556F"/>
    <w:rsid w:val="004F5ADD"/>
    <w:rsid w:val="004F6688"/>
    <w:rsid w:val="004F7105"/>
    <w:rsid w:val="004F73DF"/>
    <w:rsid w:val="004F7BEB"/>
    <w:rsid w:val="004F7D88"/>
    <w:rsid w:val="00500BED"/>
    <w:rsid w:val="00501215"/>
    <w:rsid w:val="00504177"/>
    <w:rsid w:val="005042A0"/>
    <w:rsid w:val="0050588D"/>
    <w:rsid w:val="00511B52"/>
    <w:rsid w:val="005128F7"/>
    <w:rsid w:val="0051300E"/>
    <w:rsid w:val="00516606"/>
    <w:rsid w:val="0051793F"/>
    <w:rsid w:val="00517C83"/>
    <w:rsid w:val="005209EE"/>
    <w:rsid w:val="0052482A"/>
    <w:rsid w:val="005272E9"/>
    <w:rsid w:val="00530A9A"/>
    <w:rsid w:val="0053160E"/>
    <w:rsid w:val="00531AD2"/>
    <w:rsid w:val="00531F61"/>
    <w:rsid w:val="00534BAB"/>
    <w:rsid w:val="005353CF"/>
    <w:rsid w:val="0053627A"/>
    <w:rsid w:val="00536D0C"/>
    <w:rsid w:val="00536FC7"/>
    <w:rsid w:val="0053755A"/>
    <w:rsid w:val="005408A8"/>
    <w:rsid w:val="00540FFF"/>
    <w:rsid w:val="0054188F"/>
    <w:rsid w:val="00544D01"/>
    <w:rsid w:val="00550C0C"/>
    <w:rsid w:val="0055227A"/>
    <w:rsid w:val="00552EB8"/>
    <w:rsid w:val="005539EA"/>
    <w:rsid w:val="00554108"/>
    <w:rsid w:val="005567E8"/>
    <w:rsid w:val="00556C16"/>
    <w:rsid w:val="00557CA1"/>
    <w:rsid w:val="00561AB0"/>
    <w:rsid w:val="00563C48"/>
    <w:rsid w:val="00563D32"/>
    <w:rsid w:val="005650D3"/>
    <w:rsid w:val="00565978"/>
    <w:rsid w:val="005660AD"/>
    <w:rsid w:val="00567390"/>
    <w:rsid w:val="00572C15"/>
    <w:rsid w:val="00573F17"/>
    <w:rsid w:val="00574EB4"/>
    <w:rsid w:val="00575907"/>
    <w:rsid w:val="00575BE5"/>
    <w:rsid w:val="00575EED"/>
    <w:rsid w:val="005774F9"/>
    <w:rsid w:val="00577FCA"/>
    <w:rsid w:val="00580950"/>
    <w:rsid w:val="00580BF3"/>
    <w:rsid w:val="00582ABD"/>
    <w:rsid w:val="005860D5"/>
    <w:rsid w:val="005875DA"/>
    <w:rsid w:val="00587F92"/>
    <w:rsid w:val="00591387"/>
    <w:rsid w:val="005925A9"/>
    <w:rsid w:val="005935A4"/>
    <w:rsid w:val="00595D57"/>
    <w:rsid w:val="00595D97"/>
    <w:rsid w:val="0059634F"/>
    <w:rsid w:val="00597460"/>
    <w:rsid w:val="00597748"/>
    <w:rsid w:val="005A1CD1"/>
    <w:rsid w:val="005A317D"/>
    <w:rsid w:val="005A3A77"/>
    <w:rsid w:val="005A6212"/>
    <w:rsid w:val="005B1E7F"/>
    <w:rsid w:val="005B3020"/>
    <w:rsid w:val="005B3BAA"/>
    <w:rsid w:val="005B4F30"/>
    <w:rsid w:val="005B4F40"/>
    <w:rsid w:val="005B5BA7"/>
    <w:rsid w:val="005B5E4E"/>
    <w:rsid w:val="005B7802"/>
    <w:rsid w:val="005B7E61"/>
    <w:rsid w:val="005C0065"/>
    <w:rsid w:val="005C049D"/>
    <w:rsid w:val="005C1000"/>
    <w:rsid w:val="005C3DDD"/>
    <w:rsid w:val="005C4B21"/>
    <w:rsid w:val="005C58F2"/>
    <w:rsid w:val="005C6FA8"/>
    <w:rsid w:val="005C74BB"/>
    <w:rsid w:val="005C7846"/>
    <w:rsid w:val="005D1A93"/>
    <w:rsid w:val="005D1DD2"/>
    <w:rsid w:val="005D2177"/>
    <w:rsid w:val="005D22E0"/>
    <w:rsid w:val="005D2EC2"/>
    <w:rsid w:val="005D592D"/>
    <w:rsid w:val="005E205A"/>
    <w:rsid w:val="005E5431"/>
    <w:rsid w:val="005E6148"/>
    <w:rsid w:val="005F0C66"/>
    <w:rsid w:val="005F2810"/>
    <w:rsid w:val="005F29C0"/>
    <w:rsid w:val="005F4692"/>
    <w:rsid w:val="005F555E"/>
    <w:rsid w:val="005F61B7"/>
    <w:rsid w:val="005F6487"/>
    <w:rsid w:val="005F6A23"/>
    <w:rsid w:val="005F6E00"/>
    <w:rsid w:val="005F7301"/>
    <w:rsid w:val="005F7F87"/>
    <w:rsid w:val="00601454"/>
    <w:rsid w:val="006019C6"/>
    <w:rsid w:val="00601D1E"/>
    <w:rsid w:val="00602AD3"/>
    <w:rsid w:val="00604E4A"/>
    <w:rsid w:val="006064BD"/>
    <w:rsid w:val="006072FB"/>
    <w:rsid w:val="00607C55"/>
    <w:rsid w:val="00610F66"/>
    <w:rsid w:val="006112A0"/>
    <w:rsid w:val="00611DC3"/>
    <w:rsid w:val="00614378"/>
    <w:rsid w:val="00616355"/>
    <w:rsid w:val="0062046D"/>
    <w:rsid w:val="00620C04"/>
    <w:rsid w:val="00623B74"/>
    <w:rsid w:val="00624608"/>
    <w:rsid w:val="0062469E"/>
    <w:rsid w:val="00626089"/>
    <w:rsid w:val="006263F1"/>
    <w:rsid w:val="00630887"/>
    <w:rsid w:val="006311F9"/>
    <w:rsid w:val="00631C44"/>
    <w:rsid w:val="00633C6B"/>
    <w:rsid w:val="0063464A"/>
    <w:rsid w:val="006366BA"/>
    <w:rsid w:val="0064054C"/>
    <w:rsid w:val="006427C9"/>
    <w:rsid w:val="006459E0"/>
    <w:rsid w:val="00646C6B"/>
    <w:rsid w:val="006477B5"/>
    <w:rsid w:val="0064780A"/>
    <w:rsid w:val="0065193E"/>
    <w:rsid w:val="00651A66"/>
    <w:rsid w:val="00653A21"/>
    <w:rsid w:val="00654C96"/>
    <w:rsid w:val="006558C7"/>
    <w:rsid w:val="006601C8"/>
    <w:rsid w:val="00660830"/>
    <w:rsid w:val="00661E6C"/>
    <w:rsid w:val="006625FE"/>
    <w:rsid w:val="00670A0F"/>
    <w:rsid w:val="00670BE7"/>
    <w:rsid w:val="006729C2"/>
    <w:rsid w:val="00673A77"/>
    <w:rsid w:val="00673C65"/>
    <w:rsid w:val="00674C24"/>
    <w:rsid w:val="0067529F"/>
    <w:rsid w:val="0067586C"/>
    <w:rsid w:val="00676A7B"/>
    <w:rsid w:val="006770E0"/>
    <w:rsid w:val="00677668"/>
    <w:rsid w:val="006826F9"/>
    <w:rsid w:val="00682BBC"/>
    <w:rsid w:val="00682D00"/>
    <w:rsid w:val="00684E9B"/>
    <w:rsid w:val="00687316"/>
    <w:rsid w:val="0068747F"/>
    <w:rsid w:val="0069191A"/>
    <w:rsid w:val="006923E0"/>
    <w:rsid w:val="00692812"/>
    <w:rsid w:val="00693B6A"/>
    <w:rsid w:val="00695DB5"/>
    <w:rsid w:val="006970A5"/>
    <w:rsid w:val="006A1146"/>
    <w:rsid w:val="006A187C"/>
    <w:rsid w:val="006A3CAB"/>
    <w:rsid w:val="006A3E37"/>
    <w:rsid w:val="006A5165"/>
    <w:rsid w:val="006A52FC"/>
    <w:rsid w:val="006A6A87"/>
    <w:rsid w:val="006A6C13"/>
    <w:rsid w:val="006A7081"/>
    <w:rsid w:val="006A70A0"/>
    <w:rsid w:val="006B062A"/>
    <w:rsid w:val="006B2968"/>
    <w:rsid w:val="006B6A9F"/>
    <w:rsid w:val="006B7DC8"/>
    <w:rsid w:val="006B7EE2"/>
    <w:rsid w:val="006C01D2"/>
    <w:rsid w:val="006C22CE"/>
    <w:rsid w:val="006C70B8"/>
    <w:rsid w:val="006C73F2"/>
    <w:rsid w:val="006D03C1"/>
    <w:rsid w:val="006D2841"/>
    <w:rsid w:val="006D3062"/>
    <w:rsid w:val="006D4508"/>
    <w:rsid w:val="006D5163"/>
    <w:rsid w:val="006D7E47"/>
    <w:rsid w:val="006E0C56"/>
    <w:rsid w:val="006E0DD0"/>
    <w:rsid w:val="006E2A76"/>
    <w:rsid w:val="006E4E3D"/>
    <w:rsid w:val="006E5638"/>
    <w:rsid w:val="006E639B"/>
    <w:rsid w:val="006E69F1"/>
    <w:rsid w:val="006E6BE9"/>
    <w:rsid w:val="006F06C8"/>
    <w:rsid w:val="006F078E"/>
    <w:rsid w:val="006F0E6B"/>
    <w:rsid w:val="006F360E"/>
    <w:rsid w:val="006F4646"/>
    <w:rsid w:val="006F4C46"/>
    <w:rsid w:val="006F549D"/>
    <w:rsid w:val="006F6CB6"/>
    <w:rsid w:val="007012AD"/>
    <w:rsid w:val="007028CB"/>
    <w:rsid w:val="00703CE6"/>
    <w:rsid w:val="00705093"/>
    <w:rsid w:val="0070563F"/>
    <w:rsid w:val="00706A30"/>
    <w:rsid w:val="007070F1"/>
    <w:rsid w:val="0071031A"/>
    <w:rsid w:val="00710ED1"/>
    <w:rsid w:val="00711C8B"/>
    <w:rsid w:val="00714FFB"/>
    <w:rsid w:val="00716194"/>
    <w:rsid w:val="0071781F"/>
    <w:rsid w:val="007219A6"/>
    <w:rsid w:val="007248AB"/>
    <w:rsid w:val="00725B37"/>
    <w:rsid w:val="00725DC2"/>
    <w:rsid w:val="00725EDC"/>
    <w:rsid w:val="00725F6F"/>
    <w:rsid w:val="007265F9"/>
    <w:rsid w:val="00732397"/>
    <w:rsid w:val="00733EB3"/>
    <w:rsid w:val="00733FDD"/>
    <w:rsid w:val="007342B4"/>
    <w:rsid w:val="00737550"/>
    <w:rsid w:val="00737ACF"/>
    <w:rsid w:val="0074034F"/>
    <w:rsid w:val="007407D8"/>
    <w:rsid w:val="00741D42"/>
    <w:rsid w:val="00742329"/>
    <w:rsid w:val="0074444E"/>
    <w:rsid w:val="0074789A"/>
    <w:rsid w:val="00747DE8"/>
    <w:rsid w:val="00750B6A"/>
    <w:rsid w:val="00751B04"/>
    <w:rsid w:val="00752044"/>
    <w:rsid w:val="007523E7"/>
    <w:rsid w:val="00752882"/>
    <w:rsid w:val="0075353A"/>
    <w:rsid w:val="007548B0"/>
    <w:rsid w:val="00754A33"/>
    <w:rsid w:val="00755A5B"/>
    <w:rsid w:val="00755B81"/>
    <w:rsid w:val="007605B8"/>
    <w:rsid w:val="00762679"/>
    <w:rsid w:val="0076296C"/>
    <w:rsid w:val="00762FE9"/>
    <w:rsid w:val="00765048"/>
    <w:rsid w:val="007656A3"/>
    <w:rsid w:val="00765781"/>
    <w:rsid w:val="00765C57"/>
    <w:rsid w:val="007663C9"/>
    <w:rsid w:val="00775EC9"/>
    <w:rsid w:val="00775F6A"/>
    <w:rsid w:val="00776A6D"/>
    <w:rsid w:val="0077791F"/>
    <w:rsid w:val="00777F16"/>
    <w:rsid w:val="007804B2"/>
    <w:rsid w:val="00782511"/>
    <w:rsid w:val="0078268B"/>
    <w:rsid w:val="00783298"/>
    <w:rsid w:val="007835E2"/>
    <w:rsid w:val="00784A48"/>
    <w:rsid w:val="0078682D"/>
    <w:rsid w:val="00790829"/>
    <w:rsid w:val="0079174B"/>
    <w:rsid w:val="0079181D"/>
    <w:rsid w:val="00791837"/>
    <w:rsid w:val="00791DEE"/>
    <w:rsid w:val="007930E4"/>
    <w:rsid w:val="00793B8D"/>
    <w:rsid w:val="00794BFE"/>
    <w:rsid w:val="00795550"/>
    <w:rsid w:val="00795AD9"/>
    <w:rsid w:val="007962CB"/>
    <w:rsid w:val="007976A7"/>
    <w:rsid w:val="007A0969"/>
    <w:rsid w:val="007A1127"/>
    <w:rsid w:val="007A1F03"/>
    <w:rsid w:val="007A2DB8"/>
    <w:rsid w:val="007A4648"/>
    <w:rsid w:val="007A6E56"/>
    <w:rsid w:val="007A708A"/>
    <w:rsid w:val="007B2383"/>
    <w:rsid w:val="007B2C0E"/>
    <w:rsid w:val="007B3047"/>
    <w:rsid w:val="007B3504"/>
    <w:rsid w:val="007B37FA"/>
    <w:rsid w:val="007B4B50"/>
    <w:rsid w:val="007B5A72"/>
    <w:rsid w:val="007B66A4"/>
    <w:rsid w:val="007C10D1"/>
    <w:rsid w:val="007C1115"/>
    <w:rsid w:val="007C1601"/>
    <w:rsid w:val="007C2143"/>
    <w:rsid w:val="007C3695"/>
    <w:rsid w:val="007C5335"/>
    <w:rsid w:val="007C586F"/>
    <w:rsid w:val="007C6594"/>
    <w:rsid w:val="007C6670"/>
    <w:rsid w:val="007C7EF4"/>
    <w:rsid w:val="007D0EFC"/>
    <w:rsid w:val="007D21FD"/>
    <w:rsid w:val="007D341F"/>
    <w:rsid w:val="007D6B3C"/>
    <w:rsid w:val="007D6D60"/>
    <w:rsid w:val="007E1327"/>
    <w:rsid w:val="007E21D9"/>
    <w:rsid w:val="007E231E"/>
    <w:rsid w:val="007E33F6"/>
    <w:rsid w:val="007E369B"/>
    <w:rsid w:val="007E3CE1"/>
    <w:rsid w:val="007E60E8"/>
    <w:rsid w:val="007E74A3"/>
    <w:rsid w:val="007F0C48"/>
    <w:rsid w:val="007F330C"/>
    <w:rsid w:val="007F3AC1"/>
    <w:rsid w:val="007F5955"/>
    <w:rsid w:val="007F70D5"/>
    <w:rsid w:val="007F7863"/>
    <w:rsid w:val="007F7BCC"/>
    <w:rsid w:val="00800080"/>
    <w:rsid w:val="00800B67"/>
    <w:rsid w:val="00801CE0"/>
    <w:rsid w:val="008023BD"/>
    <w:rsid w:val="00802BA7"/>
    <w:rsid w:val="00803321"/>
    <w:rsid w:val="00803498"/>
    <w:rsid w:val="00804463"/>
    <w:rsid w:val="00805B21"/>
    <w:rsid w:val="00805EA8"/>
    <w:rsid w:val="00811C87"/>
    <w:rsid w:val="00813492"/>
    <w:rsid w:val="0081353C"/>
    <w:rsid w:val="008177E7"/>
    <w:rsid w:val="00820FDB"/>
    <w:rsid w:val="00821B5C"/>
    <w:rsid w:val="0082205F"/>
    <w:rsid w:val="008235C5"/>
    <w:rsid w:val="00824C87"/>
    <w:rsid w:val="00825ED6"/>
    <w:rsid w:val="008265C7"/>
    <w:rsid w:val="00827E63"/>
    <w:rsid w:val="008308A3"/>
    <w:rsid w:val="008309CD"/>
    <w:rsid w:val="00831217"/>
    <w:rsid w:val="00831F76"/>
    <w:rsid w:val="008349F0"/>
    <w:rsid w:val="0083573E"/>
    <w:rsid w:val="0083659E"/>
    <w:rsid w:val="00837CC3"/>
    <w:rsid w:val="0084125C"/>
    <w:rsid w:val="008417E9"/>
    <w:rsid w:val="00845320"/>
    <w:rsid w:val="008505B2"/>
    <w:rsid w:val="00851ADC"/>
    <w:rsid w:val="008532A9"/>
    <w:rsid w:val="00855261"/>
    <w:rsid w:val="00855447"/>
    <w:rsid w:val="00856175"/>
    <w:rsid w:val="00856A95"/>
    <w:rsid w:val="008579DF"/>
    <w:rsid w:val="00860028"/>
    <w:rsid w:val="00861042"/>
    <w:rsid w:val="0086150D"/>
    <w:rsid w:val="00862B24"/>
    <w:rsid w:val="00862C9A"/>
    <w:rsid w:val="008635E7"/>
    <w:rsid w:val="00872BAE"/>
    <w:rsid w:val="008765B8"/>
    <w:rsid w:val="00881833"/>
    <w:rsid w:val="00882381"/>
    <w:rsid w:val="008833E1"/>
    <w:rsid w:val="00883478"/>
    <w:rsid w:val="00883654"/>
    <w:rsid w:val="008837BB"/>
    <w:rsid w:val="00884654"/>
    <w:rsid w:val="00884C55"/>
    <w:rsid w:val="00885D90"/>
    <w:rsid w:val="00887315"/>
    <w:rsid w:val="008910EC"/>
    <w:rsid w:val="00892E35"/>
    <w:rsid w:val="00893157"/>
    <w:rsid w:val="0089320A"/>
    <w:rsid w:val="008942C1"/>
    <w:rsid w:val="0089468D"/>
    <w:rsid w:val="00895DA1"/>
    <w:rsid w:val="00895E8D"/>
    <w:rsid w:val="008A0886"/>
    <w:rsid w:val="008A1E3F"/>
    <w:rsid w:val="008A3807"/>
    <w:rsid w:val="008A5B65"/>
    <w:rsid w:val="008B1911"/>
    <w:rsid w:val="008B54DA"/>
    <w:rsid w:val="008C1FE5"/>
    <w:rsid w:val="008C22F5"/>
    <w:rsid w:val="008C27A9"/>
    <w:rsid w:val="008C2A35"/>
    <w:rsid w:val="008C2E71"/>
    <w:rsid w:val="008C3F44"/>
    <w:rsid w:val="008C5444"/>
    <w:rsid w:val="008C55B5"/>
    <w:rsid w:val="008D3D9B"/>
    <w:rsid w:val="008D4217"/>
    <w:rsid w:val="008D4291"/>
    <w:rsid w:val="008D4D88"/>
    <w:rsid w:val="008D56EA"/>
    <w:rsid w:val="008D5E22"/>
    <w:rsid w:val="008D5EF8"/>
    <w:rsid w:val="008D6475"/>
    <w:rsid w:val="008D663F"/>
    <w:rsid w:val="008D7004"/>
    <w:rsid w:val="008E10F2"/>
    <w:rsid w:val="008E15EB"/>
    <w:rsid w:val="008E276A"/>
    <w:rsid w:val="008E2D03"/>
    <w:rsid w:val="008E435D"/>
    <w:rsid w:val="008E4C9F"/>
    <w:rsid w:val="008E651D"/>
    <w:rsid w:val="008F0E30"/>
    <w:rsid w:val="008F2D9A"/>
    <w:rsid w:val="008F2E3B"/>
    <w:rsid w:val="008F5AB7"/>
    <w:rsid w:val="008F5D47"/>
    <w:rsid w:val="00901F18"/>
    <w:rsid w:val="009032D9"/>
    <w:rsid w:val="009040DA"/>
    <w:rsid w:val="009106AD"/>
    <w:rsid w:val="00910895"/>
    <w:rsid w:val="00911DE9"/>
    <w:rsid w:val="00911F8B"/>
    <w:rsid w:val="0091253F"/>
    <w:rsid w:val="00912611"/>
    <w:rsid w:val="00912A98"/>
    <w:rsid w:val="009142EF"/>
    <w:rsid w:val="00916DBD"/>
    <w:rsid w:val="00917693"/>
    <w:rsid w:val="0091781F"/>
    <w:rsid w:val="00917E5E"/>
    <w:rsid w:val="00920812"/>
    <w:rsid w:val="00921EE2"/>
    <w:rsid w:val="00923F9C"/>
    <w:rsid w:val="009241C3"/>
    <w:rsid w:val="00925D75"/>
    <w:rsid w:val="00926ECF"/>
    <w:rsid w:val="00932D25"/>
    <w:rsid w:val="00933672"/>
    <w:rsid w:val="00933D10"/>
    <w:rsid w:val="00933DDC"/>
    <w:rsid w:val="009340B4"/>
    <w:rsid w:val="009359DD"/>
    <w:rsid w:val="00936FB2"/>
    <w:rsid w:val="00937DCB"/>
    <w:rsid w:val="0094429B"/>
    <w:rsid w:val="009465A9"/>
    <w:rsid w:val="009500AB"/>
    <w:rsid w:val="00953D8B"/>
    <w:rsid w:val="009572FE"/>
    <w:rsid w:val="00963A91"/>
    <w:rsid w:val="009657B6"/>
    <w:rsid w:val="00966636"/>
    <w:rsid w:val="00967705"/>
    <w:rsid w:val="00967D28"/>
    <w:rsid w:val="00967FB5"/>
    <w:rsid w:val="0097092A"/>
    <w:rsid w:val="00970A42"/>
    <w:rsid w:val="009723E2"/>
    <w:rsid w:val="00972CCE"/>
    <w:rsid w:val="00972EB3"/>
    <w:rsid w:val="00973813"/>
    <w:rsid w:val="00973AAD"/>
    <w:rsid w:val="009744CC"/>
    <w:rsid w:val="009807CC"/>
    <w:rsid w:val="00983EF6"/>
    <w:rsid w:val="009840D9"/>
    <w:rsid w:val="00985A9C"/>
    <w:rsid w:val="00990C10"/>
    <w:rsid w:val="00991903"/>
    <w:rsid w:val="00994442"/>
    <w:rsid w:val="00994B59"/>
    <w:rsid w:val="00994BEF"/>
    <w:rsid w:val="009955E2"/>
    <w:rsid w:val="009957C1"/>
    <w:rsid w:val="0099600B"/>
    <w:rsid w:val="00996F2E"/>
    <w:rsid w:val="009A0372"/>
    <w:rsid w:val="009A1F5D"/>
    <w:rsid w:val="009A5AAB"/>
    <w:rsid w:val="009A7551"/>
    <w:rsid w:val="009B0C38"/>
    <w:rsid w:val="009B1957"/>
    <w:rsid w:val="009B2BD0"/>
    <w:rsid w:val="009B30BF"/>
    <w:rsid w:val="009B4E84"/>
    <w:rsid w:val="009B58D1"/>
    <w:rsid w:val="009B6064"/>
    <w:rsid w:val="009B65B5"/>
    <w:rsid w:val="009B6F44"/>
    <w:rsid w:val="009B7C5F"/>
    <w:rsid w:val="009C0B56"/>
    <w:rsid w:val="009C139E"/>
    <w:rsid w:val="009C1823"/>
    <w:rsid w:val="009C2818"/>
    <w:rsid w:val="009C42F1"/>
    <w:rsid w:val="009C516E"/>
    <w:rsid w:val="009C5372"/>
    <w:rsid w:val="009C53CE"/>
    <w:rsid w:val="009C5419"/>
    <w:rsid w:val="009C7E0D"/>
    <w:rsid w:val="009D0A3C"/>
    <w:rsid w:val="009D0B93"/>
    <w:rsid w:val="009D11B3"/>
    <w:rsid w:val="009D22C8"/>
    <w:rsid w:val="009D2310"/>
    <w:rsid w:val="009D33EC"/>
    <w:rsid w:val="009D3F02"/>
    <w:rsid w:val="009D5F30"/>
    <w:rsid w:val="009D67E0"/>
    <w:rsid w:val="009E029F"/>
    <w:rsid w:val="009E0A19"/>
    <w:rsid w:val="009E1422"/>
    <w:rsid w:val="009E1AE8"/>
    <w:rsid w:val="009E4D95"/>
    <w:rsid w:val="009E63A1"/>
    <w:rsid w:val="009F0704"/>
    <w:rsid w:val="009F1132"/>
    <w:rsid w:val="009F1409"/>
    <w:rsid w:val="009F1C0C"/>
    <w:rsid w:val="009F2F96"/>
    <w:rsid w:val="009F536F"/>
    <w:rsid w:val="009F64BD"/>
    <w:rsid w:val="009F6D76"/>
    <w:rsid w:val="009F7069"/>
    <w:rsid w:val="00A00C9E"/>
    <w:rsid w:val="00A00EC0"/>
    <w:rsid w:val="00A01A74"/>
    <w:rsid w:val="00A02274"/>
    <w:rsid w:val="00A024E1"/>
    <w:rsid w:val="00A027FE"/>
    <w:rsid w:val="00A10E34"/>
    <w:rsid w:val="00A11B38"/>
    <w:rsid w:val="00A11FA4"/>
    <w:rsid w:val="00A12D03"/>
    <w:rsid w:val="00A1470E"/>
    <w:rsid w:val="00A1499E"/>
    <w:rsid w:val="00A17C55"/>
    <w:rsid w:val="00A21D81"/>
    <w:rsid w:val="00A25F48"/>
    <w:rsid w:val="00A27FE1"/>
    <w:rsid w:val="00A31ACB"/>
    <w:rsid w:val="00A321E1"/>
    <w:rsid w:val="00A35ECF"/>
    <w:rsid w:val="00A35F1A"/>
    <w:rsid w:val="00A37353"/>
    <w:rsid w:val="00A37D24"/>
    <w:rsid w:val="00A37FDE"/>
    <w:rsid w:val="00A37FE2"/>
    <w:rsid w:val="00A42144"/>
    <w:rsid w:val="00A4279F"/>
    <w:rsid w:val="00A437DD"/>
    <w:rsid w:val="00A43844"/>
    <w:rsid w:val="00A43FCA"/>
    <w:rsid w:val="00A44CF8"/>
    <w:rsid w:val="00A47BBF"/>
    <w:rsid w:val="00A47DB3"/>
    <w:rsid w:val="00A50371"/>
    <w:rsid w:val="00A51CC9"/>
    <w:rsid w:val="00A52114"/>
    <w:rsid w:val="00A53E19"/>
    <w:rsid w:val="00A5590C"/>
    <w:rsid w:val="00A5721C"/>
    <w:rsid w:val="00A5782F"/>
    <w:rsid w:val="00A57AA8"/>
    <w:rsid w:val="00A60339"/>
    <w:rsid w:val="00A6377A"/>
    <w:rsid w:val="00A63DCD"/>
    <w:rsid w:val="00A640C8"/>
    <w:rsid w:val="00A655BA"/>
    <w:rsid w:val="00A65E49"/>
    <w:rsid w:val="00A7002B"/>
    <w:rsid w:val="00A7043D"/>
    <w:rsid w:val="00A705EE"/>
    <w:rsid w:val="00A714E7"/>
    <w:rsid w:val="00A71874"/>
    <w:rsid w:val="00A721EE"/>
    <w:rsid w:val="00A7223E"/>
    <w:rsid w:val="00A7256C"/>
    <w:rsid w:val="00A72E8E"/>
    <w:rsid w:val="00A753E0"/>
    <w:rsid w:val="00A760E7"/>
    <w:rsid w:val="00A77233"/>
    <w:rsid w:val="00A776A0"/>
    <w:rsid w:val="00A821A3"/>
    <w:rsid w:val="00A822EB"/>
    <w:rsid w:val="00A84F1B"/>
    <w:rsid w:val="00A84F51"/>
    <w:rsid w:val="00A85105"/>
    <w:rsid w:val="00A85B26"/>
    <w:rsid w:val="00A85B66"/>
    <w:rsid w:val="00A866D7"/>
    <w:rsid w:val="00A86883"/>
    <w:rsid w:val="00A910FE"/>
    <w:rsid w:val="00A93078"/>
    <w:rsid w:val="00A93CF3"/>
    <w:rsid w:val="00A943A2"/>
    <w:rsid w:val="00A94ECF"/>
    <w:rsid w:val="00A950F6"/>
    <w:rsid w:val="00A968A6"/>
    <w:rsid w:val="00AA037B"/>
    <w:rsid w:val="00AA063B"/>
    <w:rsid w:val="00AA0A5F"/>
    <w:rsid w:val="00AA0F04"/>
    <w:rsid w:val="00AA2233"/>
    <w:rsid w:val="00AA4F6B"/>
    <w:rsid w:val="00AA6FA2"/>
    <w:rsid w:val="00AB040A"/>
    <w:rsid w:val="00AB0425"/>
    <w:rsid w:val="00AB0B3E"/>
    <w:rsid w:val="00AB3794"/>
    <w:rsid w:val="00AB461A"/>
    <w:rsid w:val="00AB5F01"/>
    <w:rsid w:val="00AB6096"/>
    <w:rsid w:val="00AB7B65"/>
    <w:rsid w:val="00AC00B6"/>
    <w:rsid w:val="00AC1835"/>
    <w:rsid w:val="00AC1B90"/>
    <w:rsid w:val="00AC1CB4"/>
    <w:rsid w:val="00AC22D3"/>
    <w:rsid w:val="00AC29C1"/>
    <w:rsid w:val="00AC58A6"/>
    <w:rsid w:val="00AC6895"/>
    <w:rsid w:val="00AC7614"/>
    <w:rsid w:val="00AD4D9B"/>
    <w:rsid w:val="00AE1BA8"/>
    <w:rsid w:val="00AE1D7D"/>
    <w:rsid w:val="00AE1EC3"/>
    <w:rsid w:val="00AE303A"/>
    <w:rsid w:val="00AE509A"/>
    <w:rsid w:val="00AE66D3"/>
    <w:rsid w:val="00AE7246"/>
    <w:rsid w:val="00AF012E"/>
    <w:rsid w:val="00AF013E"/>
    <w:rsid w:val="00AF01B5"/>
    <w:rsid w:val="00AF0F13"/>
    <w:rsid w:val="00AF154B"/>
    <w:rsid w:val="00AF64BC"/>
    <w:rsid w:val="00AF66D8"/>
    <w:rsid w:val="00AF69A9"/>
    <w:rsid w:val="00AF6A20"/>
    <w:rsid w:val="00AF7D92"/>
    <w:rsid w:val="00B003B6"/>
    <w:rsid w:val="00B00800"/>
    <w:rsid w:val="00B00FD1"/>
    <w:rsid w:val="00B01CFE"/>
    <w:rsid w:val="00B026D6"/>
    <w:rsid w:val="00B05B86"/>
    <w:rsid w:val="00B105AD"/>
    <w:rsid w:val="00B11019"/>
    <w:rsid w:val="00B113F2"/>
    <w:rsid w:val="00B125FF"/>
    <w:rsid w:val="00B13B36"/>
    <w:rsid w:val="00B14A77"/>
    <w:rsid w:val="00B15E52"/>
    <w:rsid w:val="00B1696A"/>
    <w:rsid w:val="00B17663"/>
    <w:rsid w:val="00B17C1C"/>
    <w:rsid w:val="00B20327"/>
    <w:rsid w:val="00B2093C"/>
    <w:rsid w:val="00B21A9F"/>
    <w:rsid w:val="00B24628"/>
    <w:rsid w:val="00B24A1A"/>
    <w:rsid w:val="00B25A9E"/>
    <w:rsid w:val="00B27997"/>
    <w:rsid w:val="00B279A5"/>
    <w:rsid w:val="00B3028A"/>
    <w:rsid w:val="00B3115B"/>
    <w:rsid w:val="00B311AD"/>
    <w:rsid w:val="00B315B9"/>
    <w:rsid w:val="00B33A36"/>
    <w:rsid w:val="00B3653C"/>
    <w:rsid w:val="00B37D11"/>
    <w:rsid w:val="00B407ED"/>
    <w:rsid w:val="00B411EF"/>
    <w:rsid w:val="00B4328E"/>
    <w:rsid w:val="00B438D5"/>
    <w:rsid w:val="00B44217"/>
    <w:rsid w:val="00B44D0F"/>
    <w:rsid w:val="00B45049"/>
    <w:rsid w:val="00B4774F"/>
    <w:rsid w:val="00B47E95"/>
    <w:rsid w:val="00B47EAA"/>
    <w:rsid w:val="00B50380"/>
    <w:rsid w:val="00B50F30"/>
    <w:rsid w:val="00B52486"/>
    <w:rsid w:val="00B53A56"/>
    <w:rsid w:val="00B53A9E"/>
    <w:rsid w:val="00B53DA1"/>
    <w:rsid w:val="00B566DB"/>
    <w:rsid w:val="00B60696"/>
    <w:rsid w:val="00B61D9A"/>
    <w:rsid w:val="00B62674"/>
    <w:rsid w:val="00B64977"/>
    <w:rsid w:val="00B650F6"/>
    <w:rsid w:val="00B65D22"/>
    <w:rsid w:val="00B6620C"/>
    <w:rsid w:val="00B670BF"/>
    <w:rsid w:val="00B67A15"/>
    <w:rsid w:val="00B70595"/>
    <w:rsid w:val="00B7571A"/>
    <w:rsid w:val="00B778FB"/>
    <w:rsid w:val="00B803CF"/>
    <w:rsid w:val="00B809E0"/>
    <w:rsid w:val="00B8194F"/>
    <w:rsid w:val="00B83D9E"/>
    <w:rsid w:val="00B84D3D"/>
    <w:rsid w:val="00B854C0"/>
    <w:rsid w:val="00B86A22"/>
    <w:rsid w:val="00B86DD9"/>
    <w:rsid w:val="00B87EE0"/>
    <w:rsid w:val="00B90202"/>
    <w:rsid w:val="00B935F5"/>
    <w:rsid w:val="00B93B8B"/>
    <w:rsid w:val="00B978BF"/>
    <w:rsid w:val="00BA2403"/>
    <w:rsid w:val="00BA499A"/>
    <w:rsid w:val="00BA6B5B"/>
    <w:rsid w:val="00BB0E7F"/>
    <w:rsid w:val="00BB1BDF"/>
    <w:rsid w:val="00BB348C"/>
    <w:rsid w:val="00BB35B3"/>
    <w:rsid w:val="00BB3692"/>
    <w:rsid w:val="00BB3F4A"/>
    <w:rsid w:val="00BB4D28"/>
    <w:rsid w:val="00BB5F13"/>
    <w:rsid w:val="00BB6EAC"/>
    <w:rsid w:val="00BB76CD"/>
    <w:rsid w:val="00BB78B3"/>
    <w:rsid w:val="00BB7F43"/>
    <w:rsid w:val="00BC0295"/>
    <w:rsid w:val="00BC1070"/>
    <w:rsid w:val="00BC14E1"/>
    <w:rsid w:val="00BC28CB"/>
    <w:rsid w:val="00BC535F"/>
    <w:rsid w:val="00BC6934"/>
    <w:rsid w:val="00BC7511"/>
    <w:rsid w:val="00BC79C1"/>
    <w:rsid w:val="00BC7DA3"/>
    <w:rsid w:val="00BD008B"/>
    <w:rsid w:val="00BD1F44"/>
    <w:rsid w:val="00BD3828"/>
    <w:rsid w:val="00BD3868"/>
    <w:rsid w:val="00BD4BB2"/>
    <w:rsid w:val="00BD69D7"/>
    <w:rsid w:val="00BD6C13"/>
    <w:rsid w:val="00BD7FAC"/>
    <w:rsid w:val="00BE0318"/>
    <w:rsid w:val="00BE0968"/>
    <w:rsid w:val="00BE5F5C"/>
    <w:rsid w:val="00BE63CE"/>
    <w:rsid w:val="00BE75D7"/>
    <w:rsid w:val="00BE7BFC"/>
    <w:rsid w:val="00BF03E5"/>
    <w:rsid w:val="00BF0642"/>
    <w:rsid w:val="00BF0BA6"/>
    <w:rsid w:val="00BF129F"/>
    <w:rsid w:val="00BF2965"/>
    <w:rsid w:val="00BF46EE"/>
    <w:rsid w:val="00BF7BDA"/>
    <w:rsid w:val="00C02C7D"/>
    <w:rsid w:val="00C034ED"/>
    <w:rsid w:val="00C037D4"/>
    <w:rsid w:val="00C046BE"/>
    <w:rsid w:val="00C05C5F"/>
    <w:rsid w:val="00C10094"/>
    <w:rsid w:val="00C1103F"/>
    <w:rsid w:val="00C11FB3"/>
    <w:rsid w:val="00C12034"/>
    <w:rsid w:val="00C12F32"/>
    <w:rsid w:val="00C147F9"/>
    <w:rsid w:val="00C152CF"/>
    <w:rsid w:val="00C15750"/>
    <w:rsid w:val="00C201BF"/>
    <w:rsid w:val="00C2391C"/>
    <w:rsid w:val="00C23EDF"/>
    <w:rsid w:val="00C2560E"/>
    <w:rsid w:val="00C25FFE"/>
    <w:rsid w:val="00C31313"/>
    <w:rsid w:val="00C3227B"/>
    <w:rsid w:val="00C330BC"/>
    <w:rsid w:val="00C33EFA"/>
    <w:rsid w:val="00C350A4"/>
    <w:rsid w:val="00C379D7"/>
    <w:rsid w:val="00C37E13"/>
    <w:rsid w:val="00C4122D"/>
    <w:rsid w:val="00C459D3"/>
    <w:rsid w:val="00C45A95"/>
    <w:rsid w:val="00C46464"/>
    <w:rsid w:val="00C466EC"/>
    <w:rsid w:val="00C4786B"/>
    <w:rsid w:val="00C50698"/>
    <w:rsid w:val="00C50C58"/>
    <w:rsid w:val="00C538C6"/>
    <w:rsid w:val="00C54CD4"/>
    <w:rsid w:val="00C5637B"/>
    <w:rsid w:val="00C57505"/>
    <w:rsid w:val="00C57AEE"/>
    <w:rsid w:val="00C64D8D"/>
    <w:rsid w:val="00C672E5"/>
    <w:rsid w:val="00C714AF"/>
    <w:rsid w:val="00C71BF8"/>
    <w:rsid w:val="00C727B3"/>
    <w:rsid w:val="00C72C93"/>
    <w:rsid w:val="00C72E4B"/>
    <w:rsid w:val="00C73325"/>
    <w:rsid w:val="00C733C3"/>
    <w:rsid w:val="00C75170"/>
    <w:rsid w:val="00C755AF"/>
    <w:rsid w:val="00C766D1"/>
    <w:rsid w:val="00C80B57"/>
    <w:rsid w:val="00C810A7"/>
    <w:rsid w:val="00C8172E"/>
    <w:rsid w:val="00C8193C"/>
    <w:rsid w:val="00C82815"/>
    <w:rsid w:val="00C844C2"/>
    <w:rsid w:val="00C874A7"/>
    <w:rsid w:val="00C875FB"/>
    <w:rsid w:val="00C90002"/>
    <w:rsid w:val="00C9033A"/>
    <w:rsid w:val="00C90A78"/>
    <w:rsid w:val="00C90D42"/>
    <w:rsid w:val="00C9167F"/>
    <w:rsid w:val="00C92652"/>
    <w:rsid w:val="00C93F5B"/>
    <w:rsid w:val="00C94D01"/>
    <w:rsid w:val="00C97B72"/>
    <w:rsid w:val="00CA281B"/>
    <w:rsid w:val="00CA428D"/>
    <w:rsid w:val="00CA48A0"/>
    <w:rsid w:val="00CA6092"/>
    <w:rsid w:val="00CA7811"/>
    <w:rsid w:val="00CB13F4"/>
    <w:rsid w:val="00CB18D7"/>
    <w:rsid w:val="00CB388D"/>
    <w:rsid w:val="00CB4C66"/>
    <w:rsid w:val="00CB51A3"/>
    <w:rsid w:val="00CB54D7"/>
    <w:rsid w:val="00CB574B"/>
    <w:rsid w:val="00CB5D1F"/>
    <w:rsid w:val="00CB6902"/>
    <w:rsid w:val="00CC0F8D"/>
    <w:rsid w:val="00CC40D7"/>
    <w:rsid w:val="00CC6076"/>
    <w:rsid w:val="00CC7E88"/>
    <w:rsid w:val="00CD0384"/>
    <w:rsid w:val="00CD1B93"/>
    <w:rsid w:val="00CD2FFB"/>
    <w:rsid w:val="00CD3D75"/>
    <w:rsid w:val="00CD77B4"/>
    <w:rsid w:val="00CD7A11"/>
    <w:rsid w:val="00CD7DB7"/>
    <w:rsid w:val="00CE21CF"/>
    <w:rsid w:val="00CE4672"/>
    <w:rsid w:val="00CE46C8"/>
    <w:rsid w:val="00CE4A4A"/>
    <w:rsid w:val="00CE4B19"/>
    <w:rsid w:val="00CE599E"/>
    <w:rsid w:val="00CE5B3D"/>
    <w:rsid w:val="00CE5E5E"/>
    <w:rsid w:val="00CE6E56"/>
    <w:rsid w:val="00CE7069"/>
    <w:rsid w:val="00CF4F4F"/>
    <w:rsid w:val="00CF5149"/>
    <w:rsid w:val="00D011B7"/>
    <w:rsid w:val="00D016EA"/>
    <w:rsid w:val="00D01A82"/>
    <w:rsid w:val="00D02C63"/>
    <w:rsid w:val="00D02DAD"/>
    <w:rsid w:val="00D030AB"/>
    <w:rsid w:val="00D055E3"/>
    <w:rsid w:val="00D057E5"/>
    <w:rsid w:val="00D0589F"/>
    <w:rsid w:val="00D07741"/>
    <w:rsid w:val="00D07804"/>
    <w:rsid w:val="00D0791E"/>
    <w:rsid w:val="00D13214"/>
    <w:rsid w:val="00D14916"/>
    <w:rsid w:val="00D15538"/>
    <w:rsid w:val="00D15AD9"/>
    <w:rsid w:val="00D15F59"/>
    <w:rsid w:val="00D2057E"/>
    <w:rsid w:val="00D21D65"/>
    <w:rsid w:val="00D25B1C"/>
    <w:rsid w:val="00D261CF"/>
    <w:rsid w:val="00D26232"/>
    <w:rsid w:val="00D31714"/>
    <w:rsid w:val="00D3217E"/>
    <w:rsid w:val="00D32FD0"/>
    <w:rsid w:val="00D353CE"/>
    <w:rsid w:val="00D355D7"/>
    <w:rsid w:val="00D36806"/>
    <w:rsid w:val="00D36B1E"/>
    <w:rsid w:val="00D378B9"/>
    <w:rsid w:val="00D41BC6"/>
    <w:rsid w:val="00D44177"/>
    <w:rsid w:val="00D46C30"/>
    <w:rsid w:val="00D509DB"/>
    <w:rsid w:val="00D51414"/>
    <w:rsid w:val="00D51C4E"/>
    <w:rsid w:val="00D52257"/>
    <w:rsid w:val="00D52E84"/>
    <w:rsid w:val="00D530D5"/>
    <w:rsid w:val="00D5386F"/>
    <w:rsid w:val="00D5406C"/>
    <w:rsid w:val="00D56714"/>
    <w:rsid w:val="00D5758F"/>
    <w:rsid w:val="00D617D8"/>
    <w:rsid w:val="00D630F1"/>
    <w:rsid w:val="00D653CD"/>
    <w:rsid w:val="00D6654F"/>
    <w:rsid w:val="00D67017"/>
    <w:rsid w:val="00D67524"/>
    <w:rsid w:val="00D67D75"/>
    <w:rsid w:val="00D73E59"/>
    <w:rsid w:val="00D74533"/>
    <w:rsid w:val="00D7489C"/>
    <w:rsid w:val="00D77246"/>
    <w:rsid w:val="00D77DE5"/>
    <w:rsid w:val="00D80049"/>
    <w:rsid w:val="00D81077"/>
    <w:rsid w:val="00D81F18"/>
    <w:rsid w:val="00D827DB"/>
    <w:rsid w:val="00D83190"/>
    <w:rsid w:val="00D8413B"/>
    <w:rsid w:val="00D8425D"/>
    <w:rsid w:val="00D848D0"/>
    <w:rsid w:val="00D85953"/>
    <w:rsid w:val="00D869B1"/>
    <w:rsid w:val="00D869F1"/>
    <w:rsid w:val="00D90F8D"/>
    <w:rsid w:val="00D90F8F"/>
    <w:rsid w:val="00D92455"/>
    <w:rsid w:val="00D93811"/>
    <w:rsid w:val="00D95302"/>
    <w:rsid w:val="00D9564C"/>
    <w:rsid w:val="00D95DA5"/>
    <w:rsid w:val="00D96C5B"/>
    <w:rsid w:val="00D96C75"/>
    <w:rsid w:val="00DA0AA2"/>
    <w:rsid w:val="00DA1C44"/>
    <w:rsid w:val="00DA58A9"/>
    <w:rsid w:val="00DA72D2"/>
    <w:rsid w:val="00DA7DDE"/>
    <w:rsid w:val="00DB018F"/>
    <w:rsid w:val="00DB1E84"/>
    <w:rsid w:val="00DB3F87"/>
    <w:rsid w:val="00DB6501"/>
    <w:rsid w:val="00DB6A1F"/>
    <w:rsid w:val="00DC0C2A"/>
    <w:rsid w:val="00DC3C5E"/>
    <w:rsid w:val="00DC48D8"/>
    <w:rsid w:val="00DC51CA"/>
    <w:rsid w:val="00DC66D3"/>
    <w:rsid w:val="00DD263D"/>
    <w:rsid w:val="00DD37C9"/>
    <w:rsid w:val="00DD3A1A"/>
    <w:rsid w:val="00DD4B23"/>
    <w:rsid w:val="00DD51E1"/>
    <w:rsid w:val="00DD76AC"/>
    <w:rsid w:val="00DE18C0"/>
    <w:rsid w:val="00DE24FC"/>
    <w:rsid w:val="00DE278F"/>
    <w:rsid w:val="00DE48D8"/>
    <w:rsid w:val="00DE678F"/>
    <w:rsid w:val="00DE69FC"/>
    <w:rsid w:val="00DE7242"/>
    <w:rsid w:val="00DE7F48"/>
    <w:rsid w:val="00DF03AA"/>
    <w:rsid w:val="00DF03B5"/>
    <w:rsid w:val="00DF4D75"/>
    <w:rsid w:val="00DF74DE"/>
    <w:rsid w:val="00E0170B"/>
    <w:rsid w:val="00E0268F"/>
    <w:rsid w:val="00E04AA4"/>
    <w:rsid w:val="00E04D63"/>
    <w:rsid w:val="00E06529"/>
    <w:rsid w:val="00E122A7"/>
    <w:rsid w:val="00E14FA4"/>
    <w:rsid w:val="00E15B58"/>
    <w:rsid w:val="00E17189"/>
    <w:rsid w:val="00E17FFE"/>
    <w:rsid w:val="00E208BC"/>
    <w:rsid w:val="00E2150C"/>
    <w:rsid w:val="00E21792"/>
    <w:rsid w:val="00E219B6"/>
    <w:rsid w:val="00E229C1"/>
    <w:rsid w:val="00E2405D"/>
    <w:rsid w:val="00E258E4"/>
    <w:rsid w:val="00E2678C"/>
    <w:rsid w:val="00E27C75"/>
    <w:rsid w:val="00E27CD1"/>
    <w:rsid w:val="00E316AC"/>
    <w:rsid w:val="00E316EC"/>
    <w:rsid w:val="00E32252"/>
    <w:rsid w:val="00E32925"/>
    <w:rsid w:val="00E33525"/>
    <w:rsid w:val="00E3571D"/>
    <w:rsid w:val="00E36AD9"/>
    <w:rsid w:val="00E3741A"/>
    <w:rsid w:val="00E379A3"/>
    <w:rsid w:val="00E46E95"/>
    <w:rsid w:val="00E4799E"/>
    <w:rsid w:val="00E47F05"/>
    <w:rsid w:val="00E51D9B"/>
    <w:rsid w:val="00E521B6"/>
    <w:rsid w:val="00E52315"/>
    <w:rsid w:val="00E52BB4"/>
    <w:rsid w:val="00E53045"/>
    <w:rsid w:val="00E5337A"/>
    <w:rsid w:val="00E5361A"/>
    <w:rsid w:val="00E53AD0"/>
    <w:rsid w:val="00E53BD9"/>
    <w:rsid w:val="00E55B2F"/>
    <w:rsid w:val="00E5640D"/>
    <w:rsid w:val="00E56806"/>
    <w:rsid w:val="00E604E5"/>
    <w:rsid w:val="00E60B66"/>
    <w:rsid w:val="00E6450A"/>
    <w:rsid w:val="00E64CA5"/>
    <w:rsid w:val="00E67448"/>
    <w:rsid w:val="00E676C8"/>
    <w:rsid w:val="00E67C70"/>
    <w:rsid w:val="00E7366B"/>
    <w:rsid w:val="00E7442F"/>
    <w:rsid w:val="00E7491E"/>
    <w:rsid w:val="00E777E8"/>
    <w:rsid w:val="00E81EB3"/>
    <w:rsid w:val="00E82AFB"/>
    <w:rsid w:val="00E83169"/>
    <w:rsid w:val="00E86A32"/>
    <w:rsid w:val="00E86BAE"/>
    <w:rsid w:val="00E921AD"/>
    <w:rsid w:val="00E950C7"/>
    <w:rsid w:val="00E963DD"/>
    <w:rsid w:val="00E96FA5"/>
    <w:rsid w:val="00E97800"/>
    <w:rsid w:val="00EA0AD1"/>
    <w:rsid w:val="00EA1304"/>
    <w:rsid w:val="00EA1B55"/>
    <w:rsid w:val="00EA1D0F"/>
    <w:rsid w:val="00EA2E6A"/>
    <w:rsid w:val="00EA36E7"/>
    <w:rsid w:val="00EA3762"/>
    <w:rsid w:val="00EA5644"/>
    <w:rsid w:val="00EA626B"/>
    <w:rsid w:val="00EA7E8E"/>
    <w:rsid w:val="00EB04A0"/>
    <w:rsid w:val="00EB0C70"/>
    <w:rsid w:val="00EB2527"/>
    <w:rsid w:val="00EB26B1"/>
    <w:rsid w:val="00EB27FC"/>
    <w:rsid w:val="00EB52D2"/>
    <w:rsid w:val="00EB7125"/>
    <w:rsid w:val="00EC055A"/>
    <w:rsid w:val="00EC1BCE"/>
    <w:rsid w:val="00EC362B"/>
    <w:rsid w:val="00EC39D0"/>
    <w:rsid w:val="00EC451C"/>
    <w:rsid w:val="00EC4AA8"/>
    <w:rsid w:val="00ED0A98"/>
    <w:rsid w:val="00ED1581"/>
    <w:rsid w:val="00ED2F0E"/>
    <w:rsid w:val="00ED6B18"/>
    <w:rsid w:val="00ED7137"/>
    <w:rsid w:val="00ED727D"/>
    <w:rsid w:val="00ED7388"/>
    <w:rsid w:val="00ED7D02"/>
    <w:rsid w:val="00EE2200"/>
    <w:rsid w:val="00EE3D82"/>
    <w:rsid w:val="00EE584D"/>
    <w:rsid w:val="00EE6E0D"/>
    <w:rsid w:val="00EF03E5"/>
    <w:rsid w:val="00EF088E"/>
    <w:rsid w:val="00EF37B0"/>
    <w:rsid w:val="00EF3F3E"/>
    <w:rsid w:val="00EF540D"/>
    <w:rsid w:val="00EF5E01"/>
    <w:rsid w:val="00EF60B7"/>
    <w:rsid w:val="00EF67A7"/>
    <w:rsid w:val="00EF70A8"/>
    <w:rsid w:val="00EF7DF9"/>
    <w:rsid w:val="00F00FAF"/>
    <w:rsid w:val="00F017B9"/>
    <w:rsid w:val="00F04542"/>
    <w:rsid w:val="00F0704D"/>
    <w:rsid w:val="00F11E48"/>
    <w:rsid w:val="00F13278"/>
    <w:rsid w:val="00F13430"/>
    <w:rsid w:val="00F13B9B"/>
    <w:rsid w:val="00F15DBE"/>
    <w:rsid w:val="00F2029F"/>
    <w:rsid w:val="00F209AE"/>
    <w:rsid w:val="00F2215D"/>
    <w:rsid w:val="00F24E5D"/>
    <w:rsid w:val="00F25202"/>
    <w:rsid w:val="00F254C4"/>
    <w:rsid w:val="00F276AE"/>
    <w:rsid w:val="00F30B04"/>
    <w:rsid w:val="00F3270E"/>
    <w:rsid w:val="00F33057"/>
    <w:rsid w:val="00F33181"/>
    <w:rsid w:val="00F345D1"/>
    <w:rsid w:val="00F34CC8"/>
    <w:rsid w:val="00F41D8B"/>
    <w:rsid w:val="00F43786"/>
    <w:rsid w:val="00F4514A"/>
    <w:rsid w:val="00F472FF"/>
    <w:rsid w:val="00F5042A"/>
    <w:rsid w:val="00F50514"/>
    <w:rsid w:val="00F51D6B"/>
    <w:rsid w:val="00F52E96"/>
    <w:rsid w:val="00F55199"/>
    <w:rsid w:val="00F55700"/>
    <w:rsid w:val="00F566CC"/>
    <w:rsid w:val="00F601D3"/>
    <w:rsid w:val="00F60BAF"/>
    <w:rsid w:val="00F60DAB"/>
    <w:rsid w:val="00F616DC"/>
    <w:rsid w:val="00F6174E"/>
    <w:rsid w:val="00F64220"/>
    <w:rsid w:val="00F66A9D"/>
    <w:rsid w:val="00F67D39"/>
    <w:rsid w:val="00F713DB"/>
    <w:rsid w:val="00F71E7B"/>
    <w:rsid w:val="00F7369C"/>
    <w:rsid w:val="00F74888"/>
    <w:rsid w:val="00F74AC2"/>
    <w:rsid w:val="00F754F6"/>
    <w:rsid w:val="00F75E3E"/>
    <w:rsid w:val="00F7710F"/>
    <w:rsid w:val="00F80732"/>
    <w:rsid w:val="00F822D2"/>
    <w:rsid w:val="00F8303D"/>
    <w:rsid w:val="00F83ABD"/>
    <w:rsid w:val="00F8421B"/>
    <w:rsid w:val="00F85CBC"/>
    <w:rsid w:val="00F85D86"/>
    <w:rsid w:val="00F86428"/>
    <w:rsid w:val="00F86948"/>
    <w:rsid w:val="00F9054F"/>
    <w:rsid w:val="00F90AB2"/>
    <w:rsid w:val="00F90E29"/>
    <w:rsid w:val="00F92AA9"/>
    <w:rsid w:val="00F94355"/>
    <w:rsid w:val="00F96659"/>
    <w:rsid w:val="00F96DAE"/>
    <w:rsid w:val="00F9714A"/>
    <w:rsid w:val="00F97F70"/>
    <w:rsid w:val="00FA02B2"/>
    <w:rsid w:val="00FA0E9A"/>
    <w:rsid w:val="00FA10B5"/>
    <w:rsid w:val="00FA1FB5"/>
    <w:rsid w:val="00FA3684"/>
    <w:rsid w:val="00FA47ED"/>
    <w:rsid w:val="00FA586A"/>
    <w:rsid w:val="00FA5A0D"/>
    <w:rsid w:val="00FA66F2"/>
    <w:rsid w:val="00FA71F9"/>
    <w:rsid w:val="00FB52F3"/>
    <w:rsid w:val="00FB53FA"/>
    <w:rsid w:val="00FB54CF"/>
    <w:rsid w:val="00FB5E4D"/>
    <w:rsid w:val="00FB7532"/>
    <w:rsid w:val="00FB757B"/>
    <w:rsid w:val="00FC1968"/>
    <w:rsid w:val="00FC3308"/>
    <w:rsid w:val="00FC77F1"/>
    <w:rsid w:val="00FD0032"/>
    <w:rsid w:val="00FD0767"/>
    <w:rsid w:val="00FD342F"/>
    <w:rsid w:val="00FD55B8"/>
    <w:rsid w:val="00FE0708"/>
    <w:rsid w:val="00FE2C4C"/>
    <w:rsid w:val="00FE366D"/>
    <w:rsid w:val="00FE41E0"/>
    <w:rsid w:val="00FE5520"/>
    <w:rsid w:val="00FE6468"/>
    <w:rsid w:val="00FE7434"/>
    <w:rsid w:val="00FF0315"/>
    <w:rsid w:val="00FF06B7"/>
    <w:rsid w:val="00FF1747"/>
    <w:rsid w:val="00FF186A"/>
    <w:rsid w:val="00FF2051"/>
    <w:rsid w:val="00FF246F"/>
    <w:rsid w:val="00FF54F5"/>
    <w:rsid w:val="00FF56F0"/>
    <w:rsid w:val="00FF5F80"/>
    <w:rsid w:val="00FF5FEA"/>
    <w:rsid w:val="00FF62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C51C7"/>
  <w15:docId w15:val="{7F47F30B-FC81-AE4B-B642-0A8EE3094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58E8"/>
    <w:pPr>
      <w:widowControl w:val="0"/>
      <w:suppressAutoHyphens/>
    </w:pPr>
    <w:rPr>
      <w:sz w:val="24"/>
      <w:lang w:val="en-US" w:eastAsia="ar-SA"/>
    </w:rPr>
  </w:style>
  <w:style w:type="paragraph" w:styleId="Heading1">
    <w:name w:val="heading 1"/>
    <w:basedOn w:val="Normal"/>
    <w:next w:val="Normal"/>
    <w:qFormat/>
    <w:pPr>
      <w:keepNext/>
      <w:numPr>
        <w:numId w:val="4"/>
      </w:numPr>
      <w:outlineLvl w:val="0"/>
    </w:pPr>
    <w:rPr>
      <w:b/>
      <w:bCs/>
      <w:szCs w:val="24"/>
      <w:lang w:val="tr-TR"/>
    </w:rPr>
  </w:style>
  <w:style w:type="paragraph" w:styleId="Heading2">
    <w:name w:val="heading 2"/>
    <w:basedOn w:val="Normal"/>
    <w:next w:val="Normal"/>
    <w:link w:val="Heading2Char"/>
    <w:qFormat/>
    <w:rsid w:val="00EA2CB6"/>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eastAsia="Times New Roman" w:hAnsi="Symbol" w:cs="Times New Roman"/>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Symbol" w:hAnsi="Symbol"/>
      <w:sz w:val="20"/>
    </w:rPr>
  </w:style>
  <w:style w:type="character" w:customStyle="1" w:styleId="WW8Num22z1">
    <w:name w:val="WW8Num22z1"/>
    <w:rPr>
      <w:rFonts w:ascii="Courier New" w:hAnsi="Courier New"/>
      <w:sz w:val="20"/>
    </w:rPr>
  </w:style>
  <w:style w:type="character" w:customStyle="1" w:styleId="WW8Num22z2">
    <w:name w:val="WW8Num22z2"/>
    <w:rPr>
      <w:rFonts w:ascii="Wingdings" w:hAnsi="Wingdings"/>
      <w:sz w:val="20"/>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5">
    <w:name w:val="WW8Num26z5"/>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VarsaylanParagrafYazTipi3">
    <w:name w:val="Varsayılan Paragraf Yazı Tipi3"/>
  </w:style>
  <w:style w:type="character" w:styleId="Hyperlink">
    <w:name w:val="Hyperlink"/>
    <w:rPr>
      <w:color w:val="0000FF"/>
      <w:u w:val="single"/>
    </w:rPr>
  </w:style>
  <w:style w:type="character" w:styleId="PageNumber">
    <w:name w:val="page number"/>
    <w:basedOn w:val="VarsaylanParagrafYazTipi3"/>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Absatz-Standardschriftart">
    <w:name w:val="Absatz-Standardschriftart"/>
  </w:style>
  <w:style w:type="character" w:customStyle="1" w:styleId="WW-DefaultParagraphFont11">
    <w:name w:val="WW-Default Paragraph Font11"/>
  </w:style>
  <w:style w:type="character" w:customStyle="1" w:styleId="VarsaylanParagrafYazTipi2">
    <w:name w:val="Varsayılan Paragraf Yazı Tipi2"/>
  </w:style>
  <w:style w:type="character" w:customStyle="1" w:styleId="WW-Absatz-Standardschriftart">
    <w:name w:val="WW-Absatz-Standardschriftart"/>
  </w:style>
  <w:style w:type="character" w:customStyle="1" w:styleId="WW-VarsaylanParagrafYazTipi">
    <w:name w:val="WW-Varsayılan Paragraf Yazı Tipi"/>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VarsaylanParagrafYazTipi1">
    <w:name w:val="Varsayılan Paragraf Yazı Tipi1"/>
  </w:style>
  <w:style w:type="character" w:customStyle="1" w:styleId="WW-Absatz-Standardschriftart1">
    <w:name w:val="WW-Absatz-Standardschriftart1"/>
  </w:style>
  <w:style w:type="character" w:customStyle="1" w:styleId="WW-DefaultParagraphFont111">
    <w:name w:val="WW-Default Paragraph Font111"/>
  </w:style>
  <w:style w:type="character" w:customStyle="1" w:styleId="WW-DefaultParagraphFont1111">
    <w:name w:val="WW-Default Paragraph Font1111"/>
  </w:style>
  <w:style w:type="character" w:customStyle="1" w:styleId="WW-DefaultParagraphFont11111">
    <w:name w:val="WW-Default Paragraph Font111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DefaultParagraphFont111111">
    <w:name w:val="WW-Default Paragraph Font111111"/>
  </w:style>
  <w:style w:type="character" w:styleId="FollowedHyperlink">
    <w:name w:val="FollowedHyperlink"/>
    <w:rPr>
      <w:color w:val="800080"/>
      <w:u w:val="single"/>
    </w:rPr>
  </w:style>
  <w:style w:type="character" w:customStyle="1" w:styleId="NumberingSymbols">
    <w:name w:val="Numbering Symbols"/>
  </w:style>
  <w:style w:type="character" w:customStyle="1" w:styleId="WW-NumberingSymbols">
    <w:name w:val="WW-Numbering Symbols"/>
  </w:style>
  <w:style w:type="character" w:styleId="Emphasis">
    <w:name w:val="Emphasis"/>
    <w:qFormat/>
    <w:rPr>
      <w:i/>
      <w:iCs/>
    </w:rPr>
  </w:style>
  <w:style w:type="character" w:customStyle="1" w:styleId="NormalkiYanaYaslaChar">
    <w:name w:val="Normal + İki Yana Yasla Char"/>
    <w:rPr>
      <w:sz w:val="24"/>
      <w:lang w:val="en-US" w:eastAsia="ar-SA" w:bidi="ar-SA"/>
    </w:rPr>
  </w:style>
  <w:style w:type="character" w:customStyle="1" w:styleId="WW8Num6z2">
    <w:name w:val="WW8Num6z2"/>
    <w:rPr>
      <w:rFonts w:ascii="Wingdings" w:hAnsi="Wingdings"/>
    </w:rPr>
  </w:style>
  <w:style w:type="character" w:styleId="CommentReference">
    <w:name w:val="annotation reference"/>
    <w:rPr>
      <w:sz w:val="16"/>
      <w:szCs w:val="16"/>
    </w:rPr>
  </w:style>
  <w:style w:type="paragraph" w:customStyle="1" w:styleId="Heading">
    <w:name w:val="Heading"/>
    <w:basedOn w:val="Normal"/>
    <w:next w:val="BodyText"/>
    <w:pPr>
      <w:keepNext/>
      <w:spacing w:before="240" w:after="120"/>
    </w:pPr>
    <w:rPr>
      <w:rFonts w:ascii="Arial" w:eastAsia="Arial Unicode MS" w:hAnsi="Arial" w:cs="Tahoma"/>
      <w:sz w:val="28"/>
      <w:szCs w:val="28"/>
    </w:rPr>
  </w:style>
  <w:style w:type="paragraph" w:styleId="BodyText">
    <w:name w:val="Body Text"/>
    <w:basedOn w:val="Normal"/>
    <w:pPr>
      <w:jc w:val="both"/>
    </w:pPr>
    <w:rPr>
      <w:rFonts w:ascii="Arial" w:hAnsi="Arial"/>
      <w:b/>
      <w:lang w:val="tr-TR"/>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0"/>
    </w:rPr>
  </w:style>
  <w:style w:type="paragraph" w:customStyle="1" w:styleId="Index">
    <w:name w:val="Index"/>
    <w:basedOn w:val="Normal"/>
    <w:pPr>
      <w:suppressLineNumbers/>
    </w:pPr>
    <w:rPr>
      <w:rFonts w:cs="Tahoma"/>
    </w:rPr>
  </w:style>
  <w:style w:type="paragraph" w:customStyle="1" w:styleId="WW-NormalWeb">
    <w:name w:val="WW-Normal (Web)"/>
    <w:basedOn w:val="Normal"/>
    <w:pPr>
      <w:spacing w:before="280" w:after="280"/>
    </w:pPr>
    <w:rPr>
      <w:rFonts w:ascii="Arial Unicode MS" w:eastAsia="Arial Unicode MS" w:hAnsi="Arial Unicode MS" w:cs="Arial Unicode MS"/>
      <w:szCs w:val="24"/>
    </w:rPr>
  </w:style>
  <w:style w:type="paragraph" w:customStyle="1" w:styleId="western">
    <w:name w:val="western"/>
    <w:basedOn w:val="Normal"/>
    <w:pPr>
      <w:widowControl/>
      <w:suppressAutoHyphens w:val="0"/>
      <w:spacing w:before="280"/>
      <w:jc w:val="both"/>
    </w:pPr>
    <w:rPr>
      <w:rFonts w:ascii="Arial" w:hAnsi="Arial" w:cs="Arial"/>
      <w:b/>
      <w:bCs/>
      <w:szCs w:val="24"/>
      <w:lang w:val="tr-TR"/>
    </w:rPr>
  </w:style>
  <w:style w:type="paragraph" w:styleId="Footer">
    <w:name w:val="footer"/>
    <w:basedOn w:val="Normal"/>
    <w:link w:val="FooterChar"/>
    <w:uiPriority w:val="99"/>
    <w:pPr>
      <w:tabs>
        <w:tab w:val="center" w:pos="4536"/>
        <w:tab w:val="right" w:pos="9072"/>
      </w:tabs>
    </w:pPr>
  </w:style>
  <w:style w:type="paragraph" w:styleId="NormalWeb">
    <w:name w:val="Normal (Web)"/>
    <w:basedOn w:val="Normal"/>
    <w:pPr>
      <w:widowControl/>
      <w:suppressAutoHyphens w:val="0"/>
      <w:spacing w:before="280" w:after="280"/>
    </w:pPr>
    <w:rPr>
      <w:szCs w:val="24"/>
      <w:lang w:val="tr-TR"/>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color w:val="000000"/>
      <w:sz w:val="20"/>
      <w:lang w:val="tr-TR"/>
    </w:rPr>
  </w:style>
  <w:style w:type="paragraph" w:customStyle="1" w:styleId="Balk">
    <w:name w:val="Başlık"/>
    <w:basedOn w:val="Normal"/>
    <w:next w:val="BodyText"/>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rFonts w:cs="Tahoma"/>
      <w:i/>
      <w:iCs/>
      <w:szCs w:val="24"/>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rFonts w:cs="Tahoma"/>
      <w:i/>
      <w:iCs/>
      <w:sz w:val="20"/>
    </w:rPr>
  </w:style>
  <w:style w:type="paragraph" w:customStyle="1" w:styleId="ResimYazs2">
    <w:name w:val="Resim Yazısı2"/>
    <w:basedOn w:val="Normal"/>
    <w:pPr>
      <w:suppressLineNumbers/>
      <w:spacing w:before="120" w:after="120"/>
    </w:pPr>
    <w:rPr>
      <w:rFonts w:cs="Tahoma"/>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BodyText"/>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rFonts w:cs="Tahoma"/>
      <w:i/>
      <w:iCs/>
      <w:sz w:val="20"/>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rFonts w:cs="Tahoma"/>
      <w:i/>
      <w:iCs/>
      <w:sz w:val="20"/>
    </w:rPr>
  </w:style>
  <w:style w:type="paragraph" w:customStyle="1" w:styleId="WW-Index1">
    <w:name w:val="WW-Index1"/>
    <w:basedOn w:val="Normal"/>
    <w:pPr>
      <w:suppressLineNumbers/>
    </w:pPr>
    <w:rPr>
      <w:rFonts w:cs="Tahoma"/>
    </w:rPr>
  </w:style>
  <w:style w:type="paragraph" w:customStyle="1" w:styleId="WW-Heading1">
    <w:name w:val="WW-Heading1"/>
    <w:basedOn w:val="Normal"/>
    <w:next w:val="BodyText"/>
    <w:pPr>
      <w:keepNext/>
      <w:spacing w:before="240" w:after="120"/>
    </w:pPr>
    <w:rPr>
      <w:rFonts w:ascii="Arial" w:eastAsia="MS Mincho" w:hAnsi="Arial" w:cs="Tahoma"/>
      <w:sz w:val="28"/>
      <w:szCs w:val="28"/>
    </w:rPr>
  </w:style>
  <w:style w:type="paragraph" w:customStyle="1" w:styleId="TableContents">
    <w:name w:val="Table Contents"/>
    <w:basedOn w:val="BodyText"/>
    <w:pPr>
      <w:suppressLineNumbers/>
    </w:pPr>
  </w:style>
  <w:style w:type="paragraph" w:customStyle="1" w:styleId="WW-TableContents">
    <w:name w:val="WW-Table Contents"/>
    <w:basedOn w:val="BodyText"/>
    <w:pPr>
      <w:suppressLineNumbers/>
    </w:pPr>
  </w:style>
  <w:style w:type="paragraph" w:customStyle="1" w:styleId="WW-TableContents1">
    <w:name w:val="WW-Table Contents1"/>
    <w:basedOn w:val="BodyText"/>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uppressAutoHyphens w:val="0"/>
      <w:spacing w:before="280" w:after="119"/>
    </w:pPr>
    <w:rPr>
      <w:szCs w:val="24"/>
      <w:lang w:val="tr-TR"/>
    </w:rPr>
  </w:style>
  <w:style w:type="paragraph" w:customStyle="1" w:styleId="Tabloierii">
    <w:name w:val="Tablo içeriği"/>
    <w:basedOn w:val="BodyText"/>
    <w:pPr>
      <w:suppressLineNumbers/>
    </w:pPr>
  </w:style>
  <w:style w:type="paragraph" w:customStyle="1" w:styleId="WW-Tabloierii">
    <w:name w:val="WW-Tablo içeriği"/>
    <w:basedOn w:val="BodyText"/>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loonText">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Header">
    <w:name w:val="header"/>
    <w:basedOn w:val="Normal"/>
    <w:link w:val="HeaderChar"/>
    <w:uiPriority w:val="99"/>
    <w:pPr>
      <w:tabs>
        <w:tab w:val="center" w:pos="4536"/>
        <w:tab w:val="right" w:pos="9072"/>
      </w:tabs>
    </w:pPr>
    <w:rPr>
      <w:lang w:val="x-none"/>
    </w:rPr>
  </w:style>
  <w:style w:type="paragraph" w:customStyle="1" w:styleId="WW-BodyText2">
    <w:name w:val="WW-Body Text 2"/>
    <w:basedOn w:val="Normal"/>
    <w:rPr>
      <w:color w:val="000000"/>
    </w:rPr>
  </w:style>
  <w:style w:type="paragraph" w:styleId="BodyTextIndent">
    <w:name w:val="Body Text Indent"/>
    <w:basedOn w:val="Normal"/>
    <w:pPr>
      <w:spacing w:after="120"/>
      <w:ind w:left="283"/>
    </w:pPr>
  </w:style>
  <w:style w:type="paragraph" w:styleId="CommentText">
    <w:name w:val="annotation text"/>
    <w:basedOn w:val="Normal"/>
    <w:link w:val="CommentTextChar"/>
    <w:rPr>
      <w:sz w:val="20"/>
    </w:rPr>
  </w:style>
  <w:style w:type="paragraph" w:styleId="CommentSubject">
    <w:name w:val="annotation subject"/>
    <w:basedOn w:val="CommentText"/>
    <w:next w:val="CommentText"/>
    <w:rPr>
      <w:b/>
      <w:bCs/>
    </w:rPr>
  </w:style>
  <w:style w:type="table" w:styleId="TableGrid">
    <w:name w:val="Table Grid"/>
    <w:basedOn w:val="TableNormal"/>
    <w:uiPriority w:val="39"/>
    <w:rsid w:val="003460DC"/>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03653"/>
    <w:rPr>
      <w:sz w:val="24"/>
      <w:lang w:eastAsia="ar-SA"/>
    </w:rPr>
  </w:style>
  <w:style w:type="paragraph" w:customStyle="1" w:styleId="MediumGrid1-Accent21">
    <w:name w:val="Medium Grid 1 - Accent 21"/>
    <w:basedOn w:val="Normal"/>
    <w:uiPriority w:val="34"/>
    <w:qFormat/>
    <w:rsid w:val="00DD197B"/>
    <w:pPr>
      <w:widowControl/>
      <w:suppressAutoHyphens w:val="0"/>
      <w:spacing w:after="200" w:line="276" w:lineRule="auto"/>
      <w:ind w:left="720"/>
      <w:contextualSpacing/>
    </w:pPr>
    <w:rPr>
      <w:rFonts w:ascii="Calibri" w:eastAsia="Calibri" w:hAnsi="Calibri"/>
      <w:sz w:val="20"/>
      <w:lang w:eastAsia="en-US"/>
    </w:rPr>
  </w:style>
  <w:style w:type="character" w:customStyle="1" w:styleId="Heading2Char">
    <w:name w:val="Heading 2 Char"/>
    <w:link w:val="Heading2"/>
    <w:rsid w:val="00EA2CB6"/>
    <w:rPr>
      <w:rFonts w:ascii="Cambria" w:eastAsia="Times New Roman" w:hAnsi="Cambria" w:cs="Times New Roman"/>
      <w:b/>
      <w:bCs/>
      <w:i/>
      <w:iCs/>
      <w:sz w:val="28"/>
      <w:szCs w:val="28"/>
      <w:lang w:val="en-US" w:eastAsia="ar-SA"/>
    </w:rPr>
  </w:style>
  <w:style w:type="paragraph" w:customStyle="1" w:styleId="MediumShading1-Accent11">
    <w:name w:val="Medium Shading 1 - Accent 11"/>
    <w:uiPriority w:val="1"/>
    <w:qFormat/>
    <w:rsid w:val="00EA2CB6"/>
    <w:rPr>
      <w:rFonts w:ascii="Calibri" w:eastAsia="Calibri" w:hAnsi="Calibri"/>
      <w:lang w:val="en-US"/>
    </w:rPr>
  </w:style>
  <w:style w:type="paragraph" w:styleId="ListParagraph">
    <w:name w:val="List Paragraph"/>
    <w:basedOn w:val="Normal"/>
    <w:uiPriority w:val="34"/>
    <w:qFormat/>
    <w:rsid w:val="00ED0A98"/>
    <w:pPr>
      <w:widowControl/>
      <w:suppressAutoHyphens w:val="0"/>
      <w:spacing w:after="200" w:line="276" w:lineRule="auto"/>
      <w:ind w:left="720"/>
      <w:contextualSpacing/>
    </w:pPr>
    <w:rPr>
      <w:rFonts w:ascii="Calibri" w:eastAsia="Calibri" w:hAnsi="Calibri"/>
      <w:sz w:val="20"/>
      <w:lang w:eastAsia="en-US"/>
    </w:rPr>
  </w:style>
  <w:style w:type="character" w:customStyle="1" w:styleId="FooterChar">
    <w:name w:val="Footer Char"/>
    <w:link w:val="Footer"/>
    <w:uiPriority w:val="99"/>
    <w:rsid w:val="002447D8"/>
    <w:rPr>
      <w:sz w:val="24"/>
      <w:lang w:val="en-US" w:eastAsia="ar-SA"/>
    </w:rPr>
  </w:style>
  <w:style w:type="paragraph" w:styleId="Revision">
    <w:name w:val="Revision"/>
    <w:hidden/>
    <w:rsid w:val="00A437DD"/>
    <w:rPr>
      <w:sz w:val="24"/>
      <w:lang w:val="en-US" w:eastAsia="ar-SA"/>
    </w:rPr>
  </w:style>
  <w:style w:type="character" w:styleId="Strong">
    <w:name w:val="Strong"/>
    <w:uiPriority w:val="22"/>
    <w:qFormat/>
    <w:rsid w:val="00A37FDE"/>
    <w:rPr>
      <w:b/>
      <w:bCs/>
    </w:rPr>
  </w:style>
  <w:style w:type="character" w:customStyle="1" w:styleId="CommentTextChar">
    <w:name w:val="Comment Text Char"/>
    <w:link w:val="CommentText"/>
    <w:rsid w:val="003A4E54"/>
    <w:rPr>
      <w:lang w:eastAsia="ar-SA"/>
    </w:rPr>
  </w:style>
  <w:style w:type="character" w:styleId="PlaceholderText">
    <w:name w:val="Placeholder Text"/>
    <w:basedOn w:val="DefaultParagraphFont"/>
    <w:rsid w:val="00167E86"/>
    <w:rPr>
      <w:color w:val="808080"/>
    </w:rPr>
  </w:style>
  <w:style w:type="character" w:customStyle="1" w:styleId="UnresolvedMention1">
    <w:name w:val="Unresolved Mention1"/>
    <w:basedOn w:val="DefaultParagraphFont"/>
    <w:uiPriority w:val="99"/>
    <w:semiHidden/>
    <w:unhideWhenUsed/>
    <w:rsid w:val="008F2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123079">
      <w:bodyDiv w:val="1"/>
      <w:marLeft w:val="0"/>
      <w:marRight w:val="0"/>
      <w:marTop w:val="0"/>
      <w:marBottom w:val="0"/>
      <w:divBdr>
        <w:top w:val="none" w:sz="0" w:space="0" w:color="auto"/>
        <w:left w:val="none" w:sz="0" w:space="0" w:color="auto"/>
        <w:bottom w:val="none" w:sz="0" w:space="0" w:color="auto"/>
        <w:right w:val="none" w:sz="0" w:space="0" w:color="auto"/>
      </w:divBdr>
    </w:div>
    <w:div w:id="195701039">
      <w:bodyDiv w:val="1"/>
      <w:marLeft w:val="0"/>
      <w:marRight w:val="0"/>
      <w:marTop w:val="0"/>
      <w:marBottom w:val="0"/>
      <w:divBdr>
        <w:top w:val="none" w:sz="0" w:space="0" w:color="auto"/>
        <w:left w:val="none" w:sz="0" w:space="0" w:color="auto"/>
        <w:bottom w:val="none" w:sz="0" w:space="0" w:color="auto"/>
        <w:right w:val="none" w:sz="0" w:space="0" w:color="auto"/>
      </w:divBdr>
    </w:div>
    <w:div w:id="331032460">
      <w:bodyDiv w:val="1"/>
      <w:marLeft w:val="0"/>
      <w:marRight w:val="0"/>
      <w:marTop w:val="0"/>
      <w:marBottom w:val="0"/>
      <w:divBdr>
        <w:top w:val="none" w:sz="0" w:space="0" w:color="auto"/>
        <w:left w:val="none" w:sz="0" w:space="0" w:color="auto"/>
        <w:bottom w:val="none" w:sz="0" w:space="0" w:color="auto"/>
        <w:right w:val="none" w:sz="0" w:space="0" w:color="auto"/>
      </w:divBdr>
    </w:div>
    <w:div w:id="611280551">
      <w:bodyDiv w:val="1"/>
      <w:marLeft w:val="0"/>
      <w:marRight w:val="0"/>
      <w:marTop w:val="0"/>
      <w:marBottom w:val="0"/>
      <w:divBdr>
        <w:top w:val="none" w:sz="0" w:space="0" w:color="auto"/>
        <w:left w:val="none" w:sz="0" w:space="0" w:color="auto"/>
        <w:bottom w:val="none" w:sz="0" w:space="0" w:color="auto"/>
        <w:right w:val="none" w:sz="0" w:space="0" w:color="auto"/>
      </w:divBdr>
      <w:divsChild>
        <w:div w:id="665986081">
          <w:marLeft w:val="0"/>
          <w:marRight w:val="0"/>
          <w:marTop w:val="0"/>
          <w:marBottom w:val="0"/>
          <w:divBdr>
            <w:top w:val="none" w:sz="0" w:space="0" w:color="auto"/>
            <w:left w:val="none" w:sz="0" w:space="0" w:color="auto"/>
            <w:bottom w:val="none" w:sz="0" w:space="0" w:color="auto"/>
            <w:right w:val="none" w:sz="0" w:space="0" w:color="auto"/>
          </w:divBdr>
        </w:div>
        <w:div w:id="496114255">
          <w:marLeft w:val="0"/>
          <w:marRight w:val="0"/>
          <w:marTop w:val="0"/>
          <w:marBottom w:val="0"/>
          <w:divBdr>
            <w:top w:val="none" w:sz="0" w:space="0" w:color="auto"/>
            <w:left w:val="none" w:sz="0" w:space="0" w:color="auto"/>
            <w:bottom w:val="none" w:sz="0" w:space="0" w:color="auto"/>
            <w:right w:val="none" w:sz="0" w:space="0" w:color="auto"/>
          </w:divBdr>
        </w:div>
        <w:div w:id="1732729021">
          <w:marLeft w:val="0"/>
          <w:marRight w:val="0"/>
          <w:marTop w:val="0"/>
          <w:marBottom w:val="0"/>
          <w:divBdr>
            <w:top w:val="none" w:sz="0" w:space="0" w:color="auto"/>
            <w:left w:val="none" w:sz="0" w:space="0" w:color="auto"/>
            <w:bottom w:val="none" w:sz="0" w:space="0" w:color="auto"/>
            <w:right w:val="none" w:sz="0" w:space="0" w:color="auto"/>
          </w:divBdr>
        </w:div>
        <w:div w:id="1982613411">
          <w:marLeft w:val="0"/>
          <w:marRight w:val="0"/>
          <w:marTop w:val="0"/>
          <w:marBottom w:val="0"/>
          <w:divBdr>
            <w:top w:val="none" w:sz="0" w:space="0" w:color="auto"/>
            <w:left w:val="none" w:sz="0" w:space="0" w:color="auto"/>
            <w:bottom w:val="none" w:sz="0" w:space="0" w:color="auto"/>
            <w:right w:val="none" w:sz="0" w:space="0" w:color="auto"/>
          </w:divBdr>
        </w:div>
        <w:div w:id="417556875">
          <w:marLeft w:val="0"/>
          <w:marRight w:val="0"/>
          <w:marTop w:val="0"/>
          <w:marBottom w:val="0"/>
          <w:divBdr>
            <w:top w:val="none" w:sz="0" w:space="0" w:color="auto"/>
            <w:left w:val="none" w:sz="0" w:space="0" w:color="auto"/>
            <w:bottom w:val="none" w:sz="0" w:space="0" w:color="auto"/>
            <w:right w:val="none" w:sz="0" w:space="0" w:color="auto"/>
          </w:divBdr>
        </w:div>
      </w:divsChild>
    </w:div>
    <w:div w:id="639964545">
      <w:bodyDiv w:val="1"/>
      <w:marLeft w:val="0"/>
      <w:marRight w:val="0"/>
      <w:marTop w:val="0"/>
      <w:marBottom w:val="0"/>
      <w:divBdr>
        <w:top w:val="none" w:sz="0" w:space="0" w:color="auto"/>
        <w:left w:val="none" w:sz="0" w:space="0" w:color="auto"/>
        <w:bottom w:val="none" w:sz="0" w:space="0" w:color="auto"/>
        <w:right w:val="none" w:sz="0" w:space="0" w:color="auto"/>
      </w:divBdr>
    </w:div>
    <w:div w:id="1122840147">
      <w:bodyDiv w:val="1"/>
      <w:marLeft w:val="0"/>
      <w:marRight w:val="0"/>
      <w:marTop w:val="0"/>
      <w:marBottom w:val="0"/>
      <w:divBdr>
        <w:top w:val="none" w:sz="0" w:space="0" w:color="auto"/>
        <w:left w:val="none" w:sz="0" w:space="0" w:color="auto"/>
        <w:bottom w:val="none" w:sz="0" w:space="0" w:color="auto"/>
        <w:right w:val="none" w:sz="0" w:space="0" w:color="auto"/>
      </w:divBdr>
    </w:div>
    <w:div w:id="1253470094">
      <w:bodyDiv w:val="1"/>
      <w:marLeft w:val="0"/>
      <w:marRight w:val="0"/>
      <w:marTop w:val="0"/>
      <w:marBottom w:val="0"/>
      <w:divBdr>
        <w:top w:val="none" w:sz="0" w:space="0" w:color="auto"/>
        <w:left w:val="none" w:sz="0" w:space="0" w:color="auto"/>
        <w:bottom w:val="none" w:sz="0" w:space="0" w:color="auto"/>
        <w:right w:val="none" w:sz="0" w:space="0" w:color="auto"/>
      </w:divBdr>
    </w:div>
    <w:div w:id="1333606843">
      <w:bodyDiv w:val="1"/>
      <w:marLeft w:val="0"/>
      <w:marRight w:val="0"/>
      <w:marTop w:val="0"/>
      <w:marBottom w:val="0"/>
      <w:divBdr>
        <w:top w:val="none" w:sz="0" w:space="0" w:color="auto"/>
        <w:left w:val="none" w:sz="0" w:space="0" w:color="auto"/>
        <w:bottom w:val="none" w:sz="0" w:space="0" w:color="auto"/>
        <w:right w:val="none" w:sz="0" w:space="0" w:color="auto"/>
      </w:divBdr>
    </w:div>
    <w:div w:id="1395933927">
      <w:bodyDiv w:val="1"/>
      <w:marLeft w:val="0"/>
      <w:marRight w:val="0"/>
      <w:marTop w:val="0"/>
      <w:marBottom w:val="0"/>
      <w:divBdr>
        <w:top w:val="none" w:sz="0" w:space="0" w:color="auto"/>
        <w:left w:val="none" w:sz="0" w:space="0" w:color="auto"/>
        <w:bottom w:val="none" w:sz="0" w:space="0" w:color="auto"/>
        <w:right w:val="none" w:sz="0" w:space="0" w:color="auto"/>
      </w:divBdr>
    </w:div>
    <w:div w:id="1434088945">
      <w:bodyDiv w:val="1"/>
      <w:marLeft w:val="0"/>
      <w:marRight w:val="0"/>
      <w:marTop w:val="0"/>
      <w:marBottom w:val="0"/>
      <w:divBdr>
        <w:top w:val="none" w:sz="0" w:space="0" w:color="auto"/>
        <w:left w:val="none" w:sz="0" w:space="0" w:color="auto"/>
        <w:bottom w:val="none" w:sz="0" w:space="0" w:color="auto"/>
        <w:right w:val="none" w:sz="0" w:space="0" w:color="auto"/>
      </w:divBdr>
    </w:div>
    <w:div w:id="183483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bitak.gov.tr/sites/default/files/20689/1001_degerlendirme_formu_panel.doc" TargetMode="Externa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ubitak.gov.tr/ardeb-kaynakca"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CDBC1-DE67-47AC-BAF2-2D982D3DA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25</Pages>
  <Words>18216</Words>
  <Characters>103833</Characters>
  <Application>Microsoft Office Word</Application>
  <DocSecurity>0</DocSecurity>
  <Lines>865</Lines>
  <Paragraphs>243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TÜBİTAK</vt:lpstr>
      <vt:lpstr>TÜBİTAK</vt:lpstr>
    </vt:vector>
  </TitlesOfParts>
  <Company>TÜBİTAK</Company>
  <LinksUpToDate>false</LinksUpToDate>
  <CharactersWithSpaces>121806</CharactersWithSpaces>
  <SharedDoc>false</SharedDoc>
  <HLinks>
    <vt:vector size="12" baseType="variant">
      <vt:variant>
        <vt:i4>5701703</vt:i4>
      </vt:variant>
      <vt:variant>
        <vt:i4>3</vt:i4>
      </vt:variant>
      <vt:variant>
        <vt:i4>0</vt:i4>
      </vt:variant>
      <vt:variant>
        <vt:i4>5</vt:i4>
      </vt:variant>
      <vt:variant>
        <vt:lpwstr>http://www.tubitak.gov.tr/ardeb-kaynakca</vt:lpwstr>
      </vt:variant>
      <vt:variant>
        <vt:lpwstr/>
      </vt:variant>
      <vt:variant>
        <vt:i4>6094962</vt:i4>
      </vt:variant>
      <vt:variant>
        <vt:i4>0</vt:i4>
      </vt:variant>
      <vt:variant>
        <vt:i4>0</vt:i4>
      </vt:variant>
      <vt:variant>
        <vt:i4>5</vt:i4>
      </vt:variant>
      <vt:variant>
        <vt:lpwstr>https://tubitak.gov.tr/sites/default/files/20689/1001_degerlendirme_formu_panel.doc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dc:title>
  <dc:subject/>
  <dc:creator>ziya.cetiner</dc:creator>
  <cp:keywords/>
  <dc:description/>
  <cp:lastModifiedBy>Aslı Numanoğlu Genç</cp:lastModifiedBy>
  <cp:revision>10</cp:revision>
  <cp:lastPrinted>2022-09-09T11:47:00Z</cp:lastPrinted>
  <dcterms:created xsi:type="dcterms:W3CDTF">2022-09-13T08:41:00Z</dcterms:created>
  <dcterms:modified xsi:type="dcterms:W3CDTF">2024-11-13T12:29:00Z</dcterms:modified>
</cp:coreProperties>
</file>